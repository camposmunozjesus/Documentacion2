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End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del w:id="2" w:author="UPC" w:date="2015-05-12T09:19:00Z">
              <w:r w:rsidRPr="000E00AD" w:rsidDel="00B223ED">
                <w:rPr>
                  <w:rFonts w:ascii="Calibri" w:hAnsi="Calibri"/>
                  <w:lang w:val="ca-ES"/>
                </w:rPr>
                <w:delText>Jesús Campos Muñoz</w:delText>
              </w:r>
            </w:del>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373C1E" w:rsidP="000C2BB4">
            <w:pPr>
              <w:spacing w:before="160" w:after="200" w:line="276" w:lineRule="auto"/>
              <w:rPr>
                <w:rFonts w:ascii="Calibri" w:hAnsi="Calibri"/>
                <w:lang w:val="ca-ES"/>
              </w:rPr>
            </w:pPr>
            <w:r>
              <w:rPr>
                <w:rFonts w:ascii="Calibri" w:hAnsi="Calibri"/>
                <w:lang w:val="ca-ES"/>
              </w:rPr>
              <w:t>S’afegeix</w:t>
            </w:r>
            <w:r w:rsidR="003B40D1">
              <w:rPr>
                <w:rFonts w:ascii="Calibri" w:hAnsi="Calibri"/>
                <w:lang w:val="ca-ES"/>
              </w:rPr>
              <w:t xml:space="preserve">en </w:t>
            </w:r>
            <w:r w:rsidR="009B4C30" w:rsidRPr="000E00AD">
              <w:rPr>
                <w:rFonts w:ascii="Calibri" w:hAnsi="Calibri"/>
                <w:lang w:val="ca-ES"/>
              </w:rPr>
              <w:t xml:space="preserve">al manual les </w:t>
            </w:r>
            <w:r w:rsidR="00C14968" w:rsidRPr="000E00AD">
              <w:rPr>
                <w:rFonts w:ascii="Calibri" w:hAnsi="Calibri"/>
                <w:lang w:val="ca-ES"/>
              </w:rPr>
              <w:t>aplicacio</w:t>
            </w:r>
            <w:r w:rsidR="009B4C30" w:rsidRPr="000E00AD">
              <w:rPr>
                <w:rFonts w:ascii="Calibri" w:hAnsi="Calibri"/>
                <w:lang w:val="ca-ES"/>
              </w:rPr>
              <w:t>n</w:t>
            </w:r>
            <w:r w:rsidR="00C14968" w:rsidRPr="000E00AD">
              <w:rPr>
                <w:rFonts w:ascii="Calibri" w:hAnsi="Calibri"/>
                <w:lang w:val="ca-ES"/>
              </w:rPr>
              <w:t>s</w:t>
            </w:r>
            <w:r w:rsidR="009B4C30" w:rsidRPr="000E00AD">
              <w:rPr>
                <w:rFonts w:ascii="Calibri" w:hAnsi="Calibri"/>
                <w:lang w:val="ca-ES"/>
              </w:rPr>
              <w:t xml:space="preserve"> RPPAS, RPPDI i RPBEC.</w:t>
            </w:r>
          </w:p>
        </w:tc>
      </w:tr>
      <w:tr w:rsidR="00373C1E" w:rsidRPr="000E00AD" w:rsidTr="0061537B">
        <w:tc>
          <w:tcPr>
            <w:tcW w:w="817" w:type="dxa"/>
          </w:tcPr>
          <w:p w:rsidR="00373C1E" w:rsidRPr="000E00AD" w:rsidRDefault="00373C1E" w:rsidP="000C2BB4">
            <w:pPr>
              <w:spacing w:before="160" w:after="200" w:line="276" w:lineRule="auto"/>
              <w:rPr>
                <w:rFonts w:ascii="Calibri" w:hAnsi="Calibri"/>
              </w:rPr>
            </w:pPr>
            <w:r>
              <w:rPr>
                <w:rFonts w:ascii="Calibri" w:hAnsi="Calibri"/>
              </w:rPr>
              <w:t>2.0</w:t>
            </w:r>
          </w:p>
        </w:tc>
        <w:tc>
          <w:tcPr>
            <w:tcW w:w="2126" w:type="dxa"/>
          </w:tcPr>
          <w:p w:rsidR="00373C1E" w:rsidRPr="000E00AD" w:rsidRDefault="00373C1E" w:rsidP="000C2BB4">
            <w:pPr>
              <w:spacing w:before="160" w:after="200" w:line="276" w:lineRule="auto"/>
              <w:rPr>
                <w:rFonts w:ascii="Calibri" w:hAnsi="Calibri"/>
              </w:rPr>
            </w:pPr>
            <w:del w:id="3" w:author="UPC" w:date="2015-05-12T09:19:00Z">
              <w:r w:rsidDel="00B223ED">
                <w:rPr>
                  <w:rFonts w:ascii="Calibri" w:hAnsi="Calibri"/>
                </w:rPr>
                <w:delText>Jesús Campos Muñoz</w:delText>
              </w:r>
            </w:del>
          </w:p>
        </w:tc>
        <w:tc>
          <w:tcPr>
            <w:tcW w:w="1276" w:type="dxa"/>
          </w:tcPr>
          <w:p w:rsidR="00373C1E" w:rsidRPr="000E00AD" w:rsidRDefault="00373C1E" w:rsidP="009B4C30">
            <w:pPr>
              <w:spacing w:before="160" w:after="200" w:line="276" w:lineRule="auto"/>
              <w:rPr>
                <w:rFonts w:ascii="Calibri" w:hAnsi="Calibri"/>
              </w:rPr>
            </w:pPr>
            <w:r>
              <w:rPr>
                <w:rFonts w:ascii="Calibri" w:hAnsi="Calibri"/>
              </w:rPr>
              <w:t>28-04-2015</w:t>
            </w:r>
          </w:p>
        </w:tc>
        <w:tc>
          <w:tcPr>
            <w:tcW w:w="869" w:type="dxa"/>
          </w:tcPr>
          <w:p w:rsidR="00373C1E" w:rsidRPr="000E00AD" w:rsidRDefault="00373C1E" w:rsidP="000C2BB4">
            <w:pPr>
              <w:spacing w:before="160" w:after="200" w:line="276" w:lineRule="auto"/>
              <w:rPr>
                <w:rFonts w:ascii="Calibri" w:hAnsi="Calibri"/>
              </w:rPr>
            </w:pPr>
          </w:p>
        </w:tc>
        <w:tc>
          <w:tcPr>
            <w:tcW w:w="3556" w:type="dxa"/>
          </w:tcPr>
          <w:p w:rsidR="00373C1E" w:rsidRPr="000E00AD" w:rsidRDefault="006F7A8D" w:rsidP="000C2BB4">
            <w:pPr>
              <w:spacing w:before="160" w:after="200" w:line="276" w:lineRule="auto"/>
              <w:rPr>
                <w:rFonts w:ascii="Calibri" w:hAnsi="Calibri"/>
              </w:rPr>
            </w:pPr>
            <w:r>
              <w:rPr>
                <w:rFonts w:ascii="Calibri" w:hAnsi="Calibri"/>
              </w:rPr>
              <w:t>Es documenta la protecció dels recursos web: imatges i fitxers amb text.</w:t>
            </w:r>
          </w:p>
        </w:tc>
      </w:tr>
      <w:tr w:rsidR="005F0B0B" w:rsidRPr="000E00AD" w:rsidTr="0061537B">
        <w:trPr>
          <w:ins w:id="4" w:author="UPC" w:date="2015-05-06T07:45:00Z"/>
        </w:trPr>
        <w:tc>
          <w:tcPr>
            <w:tcW w:w="817" w:type="dxa"/>
          </w:tcPr>
          <w:p w:rsidR="005F0B0B" w:rsidRDefault="005F0B0B" w:rsidP="000C2BB4">
            <w:pPr>
              <w:spacing w:before="160" w:after="200" w:line="276" w:lineRule="auto"/>
              <w:rPr>
                <w:ins w:id="5" w:author="UPC" w:date="2015-05-06T07:45:00Z"/>
                <w:rFonts w:ascii="Calibri" w:hAnsi="Calibri"/>
              </w:rPr>
            </w:pPr>
            <w:ins w:id="6" w:author="UPC" w:date="2015-05-06T07:45:00Z">
              <w:r>
                <w:rPr>
                  <w:rFonts w:ascii="Calibri" w:hAnsi="Calibri"/>
                </w:rPr>
                <w:t>2.1</w:t>
              </w:r>
            </w:ins>
          </w:p>
        </w:tc>
        <w:tc>
          <w:tcPr>
            <w:tcW w:w="2126" w:type="dxa"/>
          </w:tcPr>
          <w:p w:rsidR="005F0B0B" w:rsidRDefault="005F0B0B" w:rsidP="000C2BB4">
            <w:pPr>
              <w:spacing w:before="160" w:after="200" w:line="276" w:lineRule="auto"/>
              <w:rPr>
                <w:ins w:id="7" w:author="UPC" w:date="2015-05-06T07:45:00Z"/>
                <w:rFonts w:ascii="Calibri" w:hAnsi="Calibri"/>
              </w:rPr>
            </w:pPr>
          </w:p>
        </w:tc>
        <w:tc>
          <w:tcPr>
            <w:tcW w:w="1276" w:type="dxa"/>
          </w:tcPr>
          <w:p w:rsidR="005F0B0B" w:rsidRDefault="005F0B0B" w:rsidP="009B4C30">
            <w:pPr>
              <w:spacing w:before="160" w:after="200" w:line="276" w:lineRule="auto"/>
              <w:rPr>
                <w:ins w:id="8" w:author="UPC" w:date="2015-05-06T07:45:00Z"/>
                <w:rFonts w:ascii="Calibri" w:hAnsi="Calibri"/>
              </w:rPr>
            </w:pPr>
            <w:ins w:id="9" w:author="UPC" w:date="2015-05-06T07:45:00Z">
              <w:r>
                <w:rPr>
                  <w:rFonts w:ascii="Calibri" w:hAnsi="Calibri"/>
                </w:rPr>
                <w:t>06-05-2015</w:t>
              </w:r>
            </w:ins>
          </w:p>
        </w:tc>
        <w:tc>
          <w:tcPr>
            <w:tcW w:w="869" w:type="dxa"/>
          </w:tcPr>
          <w:p w:rsidR="005F0B0B" w:rsidRPr="000E00AD" w:rsidRDefault="005F0B0B" w:rsidP="000C2BB4">
            <w:pPr>
              <w:spacing w:before="160" w:after="200" w:line="276" w:lineRule="auto"/>
              <w:rPr>
                <w:ins w:id="10" w:author="UPC" w:date="2015-05-06T07:45:00Z"/>
                <w:rFonts w:ascii="Calibri" w:hAnsi="Calibri"/>
              </w:rPr>
            </w:pPr>
          </w:p>
        </w:tc>
        <w:tc>
          <w:tcPr>
            <w:tcW w:w="3556" w:type="dxa"/>
          </w:tcPr>
          <w:p w:rsidR="005F0B0B" w:rsidRDefault="005F0B0B" w:rsidP="000C2BB4">
            <w:pPr>
              <w:spacing w:before="160" w:after="200" w:line="276" w:lineRule="auto"/>
              <w:rPr>
                <w:ins w:id="11" w:author="UPC" w:date="2015-05-06T07:45:00Z"/>
                <w:rFonts w:ascii="Calibri" w:hAnsi="Calibri"/>
              </w:rPr>
            </w:pPr>
            <w:ins w:id="12" w:author="UPC" w:date="2015-05-06T07:45:00Z">
              <w:r>
                <w:rPr>
                  <w:rFonts w:ascii="Calibri" w:hAnsi="Calibri"/>
                </w:rPr>
                <w:t>Servidor de recursos dintre de l’aplicació Visor (rrhh).</w:t>
              </w:r>
            </w:ins>
          </w:p>
        </w:tc>
      </w:tr>
      <w:tr w:rsidR="00B223ED" w:rsidRPr="000E00AD" w:rsidTr="0061537B">
        <w:trPr>
          <w:ins w:id="13" w:author="UPC" w:date="2015-05-12T09:19:00Z"/>
        </w:trPr>
        <w:tc>
          <w:tcPr>
            <w:tcW w:w="817" w:type="dxa"/>
          </w:tcPr>
          <w:p w:rsidR="00B223ED" w:rsidRDefault="00B223ED" w:rsidP="000C2BB4">
            <w:pPr>
              <w:spacing w:before="160" w:after="200" w:line="276" w:lineRule="auto"/>
              <w:rPr>
                <w:ins w:id="14" w:author="UPC" w:date="2015-05-12T09:19:00Z"/>
                <w:rFonts w:ascii="Calibri" w:hAnsi="Calibri"/>
              </w:rPr>
            </w:pPr>
            <w:ins w:id="15" w:author="UPC" w:date="2015-05-12T09:19:00Z">
              <w:r>
                <w:rPr>
                  <w:rFonts w:ascii="Calibri" w:hAnsi="Calibri"/>
                </w:rPr>
                <w:t>2.2</w:t>
              </w:r>
            </w:ins>
          </w:p>
        </w:tc>
        <w:tc>
          <w:tcPr>
            <w:tcW w:w="2126" w:type="dxa"/>
          </w:tcPr>
          <w:p w:rsidR="00B223ED" w:rsidRDefault="00B223ED" w:rsidP="000C2BB4">
            <w:pPr>
              <w:spacing w:before="160" w:after="200" w:line="276" w:lineRule="auto"/>
              <w:rPr>
                <w:ins w:id="16" w:author="UPC" w:date="2015-05-12T09:19:00Z"/>
                <w:rFonts w:ascii="Calibri" w:hAnsi="Calibri"/>
              </w:rPr>
            </w:pPr>
          </w:p>
        </w:tc>
        <w:tc>
          <w:tcPr>
            <w:tcW w:w="1276" w:type="dxa"/>
          </w:tcPr>
          <w:p w:rsidR="00B223ED" w:rsidRDefault="00B223ED" w:rsidP="009B4C30">
            <w:pPr>
              <w:spacing w:before="160" w:after="200" w:line="276" w:lineRule="auto"/>
              <w:rPr>
                <w:ins w:id="17" w:author="UPC" w:date="2015-05-12T09:19:00Z"/>
                <w:rFonts w:ascii="Calibri" w:hAnsi="Calibri"/>
              </w:rPr>
            </w:pPr>
            <w:ins w:id="18" w:author="UPC" w:date="2015-05-12T09:19:00Z">
              <w:r>
                <w:rPr>
                  <w:rFonts w:ascii="Calibri" w:hAnsi="Calibri"/>
                </w:rPr>
                <w:t>12-05-2015</w:t>
              </w:r>
            </w:ins>
          </w:p>
        </w:tc>
        <w:tc>
          <w:tcPr>
            <w:tcW w:w="869" w:type="dxa"/>
          </w:tcPr>
          <w:p w:rsidR="00B223ED" w:rsidRPr="000E00AD" w:rsidRDefault="00B223ED" w:rsidP="000C2BB4">
            <w:pPr>
              <w:spacing w:before="160" w:after="200" w:line="276" w:lineRule="auto"/>
              <w:rPr>
                <w:ins w:id="19" w:author="UPC" w:date="2015-05-12T09:19:00Z"/>
                <w:rFonts w:ascii="Calibri" w:hAnsi="Calibri"/>
              </w:rPr>
            </w:pPr>
          </w:p>
        </w:tc>
        <w:tc>
          <w:tcPr>
            <w:tcW w:w="3556" w:type="dxa"/>
          </w:tcPr>
          <w:p w:rsidR="00B223ED" w:rsidRDefault="00B223ED" w:rsidP="000C2BB4">
            <w:pPr>
              <w:spacing w:before="160" w:after="200" w:line="276" w:lineRule="auto"/>
              <w:rPr>
                <w:ins w:id="20" w:author="UPC" w:date="2015-05-12T09:19:00Z"/>
                <w:rFonts w:ascii="Calibri" w:hAnsi="Calibri"/>
              </w:rPr>
            </w:pPr>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8D50D6" w:rsidRDefault="00E05685">
      <w:pPr>
        <w:pStyle w:val="IDC1"/>
        <w:tabs>
          <w:tab w:val="left" w:pos="440"/>
        </w:tabs>
        <w:rPr>
          <w:ins w:id="21" w:author="UPC" w:date="2015-06-03T09:11:00Z"/>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ins w:id="22" w:author="UPC" w:date="2015-06-03T09:11:00Z">
        <w:r w:rsidR="008D50D6" w:rsidRPr="002A4EA8">
          <w:rPr>
            <w:rStyle w:val="Enlla"/>
            <w:noProof/>
          </w:rPr>
          <w:fldChar w:fldCharType="begin"/>
        </w:r>
        <w:r w:rsidR="008D50D6" w:rsidRPr="002A4EA8">
          <w:rPr>
            <w:rStyle w:val="Enlla"/>
            <w:noProof/>
          </w:rPr>
          <w:instrText xml:space="preserve"> </w:instrText>
        </w:r>
        <w:r w:rsidR="008D50D6">
          <w:rPr>
            <w:noProof/>
          </w:rPr>
          <w:instrText>HYPERLINK \l "_Toc421086039"</w:instrText>
        </w:r>
        <w:r w:rsidR="008D50D6" w:rsidRPr="002A4EA8">
          <w:rPr>
            <w:rStyle w:val="Enlla"/>
            <w:noProof/>
          </w:rPr>
          <w:instrText xml:space="preserve"> </w:instrText>
        </w:r>
        <w:r w:rsidR="008D50D6" w:rsidRPr="002A4EA8">
          <w:rPr>
            <w:rStyle w:val="Enlla"/>
            <w:noProof/>
          </w:rPr>
          <w:fldChar w:fldCharType="separate"/>
        </w:r>
        <w:r w:rsidR="008D50D6" w:rsidRPr="002A4EA8">
          <w:rPr>
            <w:rStyle w:val="Enlla"/>
            <w:noProof/>
          </w:rPr>
          <w:t>1</w:t>
        </w:r>
        <w:r w:rsidR="008D50D6">
          <w:rPr>
            <w:rFonts w:asciiTheme="minorHAnsi" w:eastAsiaTheme="minorEastAsia" w:hAnsiTheme="minorHAnsi" w:cstheme="minorBidi"/>
            <w:b w:val="0"/>
            <w:bCs w:val="0"/>
            <w:noProof/>
            <w:szCs w:val="22"/>
            <w:lang w:eastAsia="ca-ES"/>
          </w:rPr>
          <w:tab/>
        </w:r>
        <w:r w:rsidR="008D50D6" w:rsidRPr="002A4EA8">
          <w:rPr>
            <w:rStyle w:val="Enlla"/>
            <w:noProof/>
          </w:rPr>
          <w:t>Introducció</w:t>
        </w:r>
        <w:r w:rsidR="008D50D6">
          <w:rPr>
            <w:noProof/>
            <w:webHidden/>
          </w:rPr>
          <w:tab/>
        </w:r>
        <w:r w:rsidR="008D50D6">
          <w:rPr>
            <w:noProof/>
            <w:webHidden/>
          </w:rPr>
          <w:fldChar w:fldCharType="begin"/>
        </w:r>
        <w:r w:rsidR="008D50D6">
          <w:rPr>
            <w:noProof/>
            <w:webHidden/>
          </w:rPr>
          <w:instrText xml:space="preserve"> PAGEREF _Toc421086039 \h </w:instrText>
        </w:r>
      </w:ins>
      <w:r w:rsidR="008D50D6">
        <w:rPr>
          <w:noProof/>
          <w:webHidden/>
        </w:rPr>
      </w:r>
      <w:r w:rsidR="008D50D6">
        <w:rPr>
          <w:noProof/>
          <w:webHidden/>
        </w:rPr>
        <w:fldChar w:fldCharType="separate"/>
      </w:r>
      <w:ins w:id="23" w:author="UPC" w:date="2015-06-03T09:11:00Z">
        <w:r w:rsidR="008D50D6">
          <w:rPr>
            <w:noProof/>
            <w:webHidden/>
          </w:rPr>
          <w:t>12</w:t>
        </w:r>
        <w:r w:rsidR="008D50D6">
          <w:rPr>
            <w:noProof/>
            <w:webHidden/>
          </w:rPr>
          <w:fldChar w:fldCharType="end"/>
        </w:r>
        <w:r w:rsidR="008D50D6" w:rsidRPr="002A4EA8">
          <w:rPr>
            <w:rStyle w:val="Enlla"/>
            <w:noProof/>
          </w:rPr>
          <w:fldChar w:fldCharType="end"/>
        </w:r>
      </w:ins>
    </w:p>
    <w:p w:rsidR="008D50D6" w:rsidRDefault="008D50D6">
      <w:pPr>
        <w:pStyle w:val="IDC1"/>
        <w:tabs>
          <w:tab w:val="left" w:pos="440"/>
        </w:tabs>
        <w:rPr>
          <w:ins w:id="24" w:author="UPC" w:date="2015-06-03T09:11:00Z"/>
          <w:rFonts w:asciiTheme="minorHAnsi" w:eastAsiaTheme="minorEastAsia" w:hAnsiTheme="minorHAnsi" w:cstheme="minorBidi"/>
          <w:b w:val="0"/>
          <w:bCs w:val="0"/>
          <w:noProof/>
          <w:szCs w:val="22"/>
          <w:lang w:eastAsia="ca-ES"/>
        </w:rPr>
      </w:pPr>
      <w:ins w:id="25" w:author="UPC" w:date="2015-06-03T09:11:00Z">
        <w:r w:rsidRPr="002A4EA8">
          <w:rPr>
            <w:rStyle w:val="Enlla"/>
            <w:noProof/>
          </w:rPr>
          <w:fldChar w:fldCharType="begin"/>
        </w:r>
        <w:r w:rsidRPr="002A4EA8">
          <w:rPr>
            <w:rStyle w:val="Enlla"/>
            <w:noProof/>
          </w:rPr>
          <w:instrText xml:space="preserve"> </w:instrText>
        </w:r>
        <w:r>
          <w:rPr>
            <w:noProof/>
          </w:rPr>
          <w:instrText>HYPERLINK \l "_Toc421086040"</w:instrText>
        </w:r>
        <w:r w:rsidRPr="002A4EA8">
          <w:rPr>
            <w:rStyle w:val="Enlla"/>
            <w:noProof/>
          </w:rPr>
          <w:instrText xml:space="preserve"> </w:instrText>
        </w:r>
        <w:r w:rsidRPr="002A4EA8">
          <w:rPr>
            <w:rStyle w:val="Enlla"/>
            <w:noProof/>
          </w:rPr>
          <w:fldChar w:fldCharType="separate"/>
        </w:r>
        <w:r w:rsidRPr="002A4EA8">
          <w:rPr>
            <w:rStyle w:val="Enlla"/>
            <w:noProof/>
          </w:rPr>
          <w:t>2</w:t>
        </w:r>
        <w:r>
          <w:rPr>
            <w:rFonts w:asciiTheme="minorHAnsi" w:eastAsiaTheme="minorEastAsia" w:hAnsiTheme="minorHAnsi" w:cstheme="minorBidi"/>
            <w:b w:val="0"/>
            <w:bCs w:val="0"/>
            <w:noProof/>
            <w:szCs w:val="22"/>
            <w:lang w:eastAsia="ca-ES"/>
          </w:rPr>
          <w:tab/>
        </w:r>
        <w:r w:rsidRPr="002A4EA8">
          <w:rPr>
            <w:rStyle w:val="Enlla"/>
            <w:noProof/>
          </w:rPr>
          <w:t>Canvis comuns (Editor i Visor)</w:t>
        </w:r>
        <w:r>
          <w:rPr>
            <w:noProof/>
            <w:webHidden/>
          </w:rPr>
          <w:tab/>
        </w:r>
        <w:r>
          <w:rPr>
            <w:noProof/>
            <w:webHidden/>
          </w:rPr>
          <w:fldChar w:fldCharType="begin"/>
        </w:r>
        <w:r>
          <w:rPr>
            <w:noProof/>
            <w:webHidden/>
          </w:rPr>
          <w:instrText xml:space="preserve"> PAGEREF _Toc421086040 \h </w:instrText>
        </w:r>
      </w:ins>
      <w:r>
        <w:rPr>
          <w:noProof/>
          <w:webHidden/>
        </w:rPr>
      </w:r>
      <w:r>
        <w:rPr>
          <w:noProof/>
          <w:webHidden/>
        </w:rPr>
        <w:fldChar w:fldCharType="separate"/>
      </w:r>
      <w:ins w:id="26" w:author="UPC" w:date="2015-06-03T09:11:00Z">
        <w:r>
          <w:rPr>
            <w:noProof/>
            <w:webHidden/>
          </w:rPr>
          <w:t>13</w:t>
        </w:r>
        <w:r>
          <w:rPr>
            <w:noProof/>
            <w:webHidden/>
          </w:rPr>
          <w:fldChar w:fldCharType="end"/>
        </w:r>
        <w:r w:rsidRPr="002A4EA8">
          <w:rPr>
            <w:rStyle w:val="Enlla"/>
            <w:noProof/>
          </w:rPr>
          <w:fldChar w:fldCharType="end"/>
        </w:r>
      </w:ins>
    </w:p>
    <w:p w:rsidR="008D50D6" w:rsidRDefault="008D50D6">
      <w:pPr>
        <w:pStyle w:val="IDC2"/>
        <w:rPr>
          <w:ins w:id="27" w:author="UPC" w:date="2015-06-03T09:11:00Z"/>
          <w:rFonts w:asciiTheme="minorHAnsi" w:eastAsiaTheme="minorEastAsia" w:hAnsiTheme="minorHAnsi" w:cstheme="minorBidi"/>
          <w:noProof/>
          <w:szCs w:val="22"/>
          <w:lang w:eastAsia="ca-ES"/>
        </w:rPr>
      </w:pPr>
      <w:ins w:id="28" w:author="UPC" w:date="2015-06-03T09:11:00Z">
        <w:r w:rsidRPr="002A4EA8">
          <w:rPr>
            <w:rStyle w:val="Enlla"/>
            <w:noProof/>
          </w:rPr>
          <w:fldChar w:fldCharType="begin"/>
        </w:r>
        <w:r w:rsidRPr="002A4EA8">
          <w:rPr>
            <w:rStyle w:val="Enlla"/>
            <w:noProof/>
          </w:rPr>
          <w:instrText xml:space="preserve"> </w:instrText>
        </w:r>
        <w:r>
          <w:rPr>
            <w:noProof/>
          </w:rPr>
          <w:instrText>HYPERLINK \l "_Toc421086041"</w:instrText>
        </w:r>
        <w:r w:rsidRPr="002A4EA8">
          <w:rPr>
            <w:rStyle w:val="Enlla"/>
            <w:noProof/>
          </w:rPr>
          <w:instrText xml:space="preserve"> </w:instrText>
        </w:r>
        <w:r w:rsidRPr="002A4EA8">
          <w:rPr>
            <w:rStyle w:val="Enlla"/>
            <w:noProof/>
          </w:rPr>
          <w:fldChar w:fldCharType="separate"/>
        </w:r>
        <w:r w:rsidRPr="002A4EA8">
          <w:rPr>
            <w:rStyle w:val="Enlla"/>
            <w:noProof/>
          </w:rPr>
          <w:t>2.1</w:t>
        </w:r>
        <w:r>
          <w:rPr>
            <w:rFonts w:asciiTheme="minorHAnsi" w:eastAsiaTheme="minorEastAsia" w:hAnsiTheme="minorHAnsi" w:cstheme="minorBidi"/>
            <w:noProof/>
            <w:szCs w:val="22"/>
            <w:lang w:eastAsia="ca-ES"/>
          </w:rPr>
          <w:tab/>
        </w:r>
        <w:r w:rsidRPr="002A4EA8">
          <w:rPr>
            <w:rStyle w:val="Enlla"/>
            <w:noProof/>
          </w:rPr>
          <w:t>Incloure Bootstrap en una aplicació Grails</w:t>
        </w:r>
        <w:r>
          <w:rPr>
            <w:noProof/>
            <w:webHidden/>
          </w:rPr>
          <w:tab/>
        </w:r>
        <w:r>
          <w:rPr>
            <w:noProof/>
            <w:webHidden/>
          </w:rPr>
          <w:fldChar w:fldCharType="begin"/>
        </w:r>
        <w:r>
          <w:rPr>
            <w:noProof/>
            <w:webHidden/>
          </w:rPr>
          <w:instrText xml:space="preserve"> PAGEREF _Toc421086041 \h </w:instrText>
        </w:r>
      </w:ins>
      <w:r>
        <w:rPr>
          <w:noProof/>
          <w:webHidden/>
        </w:rPr>
      </w:r>
      <w:r>
        <w:rPr>
          <w:noProof/>
          <w:webHidden/>
        </w:rPr>
        <w:fldChar w:fldCharType="separate"/>
      </w:r>
      <w:ins w:id="29" w:author="UPC" w:date="2015-06-03T09:11:00Z">
        <w:r>
          <w:rPr>
            <w:noProof/>
            <w:webHidden/>
          </w:rPr>
          <w:t>13</w:t>
        </w:r>
        <w:r>
          <w:rPr>
            <w:noProof/>
            <w:webHidden/>
          </w:rPr>
          <w:fldChar w:fldCharType="end"/>
        </w:r>
        <w:r w:rsidRPr="002A4EA8">
          <w:rPr>
            <w:rStyle w:val="Enlla"/>
            <w:noProof/>
          </w:rPr>
          <w:fldChar w:fldCharType="end"/>
        </w:r>
      </w:ins>
    </w:p>
    <w:p w:rsidR="008D50D6" w:rsidRDefault="008D50D6">
      <w:pPr>
        <w:pStyle w:val="IDC3"/>
        <w:rPr>
          <w:ins w:id="30" w:author="UPC" w:date="2015-06-03T09:11:00Z"/>
          <w:rFonts w:asciiTheme="minorHAnsi" w:eastAsiaTheme="minorEastAsia" w:hAnsiTheme="minorHAnsi" w:cstheme="minorBidi"/>
          <w:noProof/>
          <w:szCs w:val="22"/>
          <w:lang w:eastAsia="ca-ES"/>
        </w:rPr>
      </w:pPr>
      <w:ins w:id="31" w:author="UPC" w:date="2015-06-03T09:11:00Z">
        <w:r w:rsidRPr="002A4EA8">
          <w:rPr>
            <w:rStyle w:val="Enlla"/>
            <w:noProof/>
          </w:rPr>
          <w:fldChar w:fldCharType="begin"/>
        </w:r>
        <w:r w:rsidRPr="002A4EA8">
          <w:rPr>
            <w:rStyle w:val="Enlla"/>
            <w:noProof/>
          </w:rPr>
          <w:instrText xml:space="preserve"> </w:instrText>
        </w:r>
        <w:r>
          <w:rPr>
            <w:noProof/>
          </w:rPr>
          <w:instrText>HYPERLINK \l "_Toc421086042"</w:instrText>
        </w:r>
        <w:r w:rsidRPr="002A4EA8">
          <w:rPr>
            <w:rStyle w:val="Enlla"/>
            <w:noProof/>
          </w:rPr>
          <w:instrText xml:space="preserve"> </w:instrText>
        </w:r>
        <w:r w:rsidRPr="002A4EA8">
          <w:rPr>
            <w:rStyle w:val="Enlla"/>
            <w:noProof/>
          </w:rPr>
          <w:fldChar w:fldCharType="separate"/>
        </w:r>
        <w:r w:rsidRPr="002A4EA8">
          <w:rPr>
            <w:rStyle w:val="Enlla"/>
            <w:noProof/>
          </w:rPr>
          <w:t>2.1.1</w:t>
        </w:r>
        <w:r>
          <w:rPr>
            <w:rFonts w:asciiTheme="minorHAnsi" w:eastAsiaTheme="minorEastAsia" w:hAnsiTheme="minorHAnsi" w:cstheme="minorBidi"/>
            <w:noProof/>
            <w:szCs w:val="22"/>
            <w:lang w:eastAsia="ca-ES"/>
          </w:rPr>
          <w:tab/>
        </w:r>
        <w:r w:rsidRPr="002A4EA8">
          <w:rPr>
            <w:rStyle w:val="Enlla"/>
            <w:noProof/>
          </w:rPr>
          <w:t>Instal·lació de BootStrap</w:t>
        </w:r>
        <w:r>
          <w:rPr>
            <w:noProof/>
            <w:webHidden/>
          </w:rPr>
          <w:tab/>
        </w:r>
        <w:r>
          <w:rPr>
            <w:noProof/>
            <w:webHidden/>
          </w:rPr>
          <w:fldChar w:fldCharType="begin"/>
        </w:r>
        <w:r>
          <w:rPr>
            <w:noProof/>
            <w:webHidden/>
          </w:rPr>
          <w:instrText xml:space="preserve"> PAGEREF _Toc421086042 \h </w:instrText>
        </w:r>
      </w:ins>
      <w:r>
        <w:rPr>
          <w:noProof/>
          <w:webHidden/>
        </w:rPr>
      </w:r>
      <w:r>
        <w:rPr>
          <w:noProof/>
          <w:webHidden/>
        </w:rPr>
        <w:fldChar w:fldCharType="separate"/>
      </w:r>
      <w:ins w:id="32" w:author="UPC" w:date="2015-06-03T09:11:00Z">
        <w:r>
          <w:rPr>
            <w:noProof/>
            <w:webHidden/>
          </w:rPr>
          <w:t>13</w:t>
        </w:r>
        <w:r>
          <w:rPr>
            <w:noProof/>
            <w:webHidden/>
          </w:rPr>
          <w:fldChar w:fldCharType="end"/>
        </w:r>
        <w:r w:rsidRPr="002A4EA8">
          <w:rPr>
            <w:rStyle w:val="Enlla"/>
            <w:noProof/>
          </w:rPr>
          <w:fldChar w:fldCharType="end"/>
        </w:r>
      </w:ins>
    </w:p>
    <w:p w:rsidR="008D50D6" w:rsidRDefault="008D50D6">
      <w:pPr>
        <w:pStyle w:val="IDC3"/>
        <w:rPr>
          <w:ins w:id="33" w:author="UPC" w:date="2015-06-03T09:11:00Z"/>
          <w:rFonts w:asciiTheme="minorHAnsi" w:eastAsiaTheme="minorEastAsia" w:hAnsiTheme="minorHAnsi" w:cstheme="minorBidi"/>
          <w:noProof/>
          <w:szCs w:val="22"/>
          <w:lang w:eastAsia="ca-ES"/>
        </w:rPr>
      </w:pPr>
      <w:ins w:id="34" w:author="UPC" w:date="2015-06-03T09:11:00Z">
        <w:r w:rsidRPr="002A4EA8">
          <w:rPr>
            <w:rStyle w:val="Enlla"/>
            <w:noProof/>
          </w:rPr>
          <w:fldChar w:fldCharType="begin"/>
        </w:r>
        <w:r w:rsidRPr="002A4EA8">
          <w:rPr>
            <w:rStyle w:val="Enlla"/>
            <w:noProof/>
          </w:rPr>
          <w:instrText xml:space="preserve"> </w:instrText>
        </w:r>
        <w:r>
          <w:rPr>
            <w:noProof/>
          </w:rPr>
          <w:instrText>HYPERLINK \l "_Toc421086043"</w:instrText>
        </w:r>
        <w:r w:rsidRPr="002A4EA8">
          <w:rPr>
            <w:rStyle w:val="Enlla"/>
            <w:noProof/>
          </w:rPr>
          <w:instrText xml:space="preserve"> </w:instrText>
        </w:r>
        <w:r w:rsidRPr="002A4EA8">
          <w:rPr>
            <w:rStyle w:val="Enlla"/>
            <w:noProof/>
          </w:rPr>
          <w:fldChar w:fldCharType="separate"/>
        </w:r>
        <w:r w:rsidRPr="002A4EA8">
          <w:rPr>
            <w:rStyle w:val="Enlla"/>
            <w:noProof/>
          </w:rPr>
          <w:t>2.1.2</w:t>
        </w:r>
        <w:r>
          <w:rPr>
            <w:rFonts w:asciiTheme="minorHAnsi" w:eastAsiaTheme="minorEastAsia" w:hAnsiTheme="minorHAnsi" w:cstheme="minorBidi"/>
            <w:noProof/>
            <w:szCs w:val="22"/>
            <w:lang w:eastAsia="ca-ES"/>
          </w:rPr>
          <w:tab/>
        </w:r>
        <w:r w:rsidRPr="002A4EA8">
          <w:rPr>
            <w:rStyle w:val="Enlla"/>
            <w:noProof/>
          </w:rPr>
          <w:t>Bootstrap: exemple senzill d’ús</w:t>
        </w:r>
        <w:r>
          <w:rPr>
            <w:noProof/>
            <w:webHidden/>
          </w:rPr>
          <w:tab/>
        </w:r>
        <w:r>
          <w:rPr>
            <w:noProof/>
            <w:webHidden/>
          </w:rPr>
          <w:fldChar w:fldCharType="begin"/>
        </w:r>
        <w:r>
          <w:rPr>
            <w:noProof/>
            <w:webHidden/>
          </w:rPr>
          <w:instrText xml:space="preserve"> PAGEREF _Toc421086043 \h </w:instrText>
        </w:r>
      </w:ins>
      <w:r>
        <w:rPr>
          <w:noProof/>
          <w:webHidden/>
        </w:rPr>
      </w:r>
      <w:r>
        <w:rPr>
          <w:noProof/>
          <w:webHidden/>
        </w:rPr>
        <w:fldChar w:fldCharType="separate"/>
      </w:r>
      <w:ins w:id="35" w:author="UPC" w:date="2015-06-03T09:11:00Z">
        <w:r>
          <w:rPr>
            <w:noProof/>
            <w:webHidden/>
          </w:rPr>
          <w:t>15</w:t>
        </w:r>
        <w:r>
          <w:rPr>
            <w:noProof/>
            <w:webHidden/>
          </w:rPr>
          <w:fldChar w:fldCharType="end"/>
        </w:r>
        <w:r w:rsidRPr="002A4EA8">
          <w:rPr>
            <w:rStyle w:val="Enlla"/>
            <w:noProof/>
          </w:rPr>
          <w:fldChar w:fldCharType="end"/>
        </w:r>
      </w:ins>
    </w:p>
    <w:p w:rsidR="008D50D6" w:rsidRDefault="008D50D6">
      <w:pPr>
        <w:pStyle w:val="IDC2"/>
        <w:rPr>
          <w:ins w:id="36" w:author="UPC" w:date="2015-06-03T09:11:00Z"/>
          <w:rFonts w:asciiTheme="minorHAnsi" w:eastAsiaTheme="minorEastAsia" w:hAnsiTheme="minorHAnsi" w:cstheme="minorBidi"/>
          <w:noProof/>
          <w:szCs w:val="22"/>
          <w:lang w:eastAsia="ca-ES"/>
        </w:rPr>
      </w:pPr>
      <w:ins w:id="37" w:author="UPC" w:date="2015-06-03T09:11:00Z">
        <w:r w:rsidRPr="002A4EA8">
          <w:rPr>
            <w:rStyle w:val="Enlla"/>
            <w:noProof/>
          </w:rPr>
          <w:fldChar w:fldCharType="begin"/>
        </w:r>
        <w:r w:rsidRPr="002A4EA8">
          <w:rPr>
            <w:rStyle w:val="Enlla"/>
            <w:noProof/>
          </w:rPr>
          <w:instrText xml:space="preserve"> </w:instrText>
        </w:r>
        <w:r>
          <w:rPr>
            <w:noProof/>
          </w:rPr>
          <w:instrText>HYPERLINK \l "_Toc421086044"</w:instrText>
        </w:r>
        <w:r w:rsidRPr="002A4EA8">
          <w:rPr>
            <w:rStyle w:val="Enlla"/>
            <w:noProof/>
          </w:rPr>
          <w:instrText xml:space="preserve"> </w:instrText>
        </w:r>
        <w:r w:rsidRPr="002A4EA8">
          <w:rPr>
            <w:rStyle w:val="Enlla"/>
            <w:noProof/>
          </w:rPr>
          <w:fldChar w:fldCharType="separate"/>
        </w:r>
        <w:r w:rsidRPr="002A4EA8">
          <w:rPr>
            <w:rStyle w:val="Enlla"/>
            <w:noProof/>
          </w:rPr>
          <w:t>2.2</w:t>
        </w:r>
        <w:r>
          <w:rPr>
            <w:rFonts w:asciiTheme="minorHAnsi" w:eastAsiaTheme="minorEastAsia" w:hAnsiTheme="minorHAnsi" w:cstheme="minorBidi"/>
            <w:noProof/>
            <w:szCs w:val="22"/>
            <w:lang w:eastAsia="ca-ES"/>
          </w:rPr>
          <w:tab/>
        </w:r>
        <w:r w:rsidRPr="002A4EA8">
          <w:rPr>
            <w:rStyle w:val="Enlla"/>
            <w:noProof/>
          </w:rPr>
          <w:t>Incloure Spring Security CAS i Spring Security Core en una aplicació Grails</w:t>
        </w:r>
        <w:r>
          <w:rPr>
            <w:noProof/>
            <w:webHidden/>
          </w:rPr>
          <w:tab/>
        </w:r>
        <w:r>
          <w:rPr>
            <w:noProof/>
            <w:webHidden/>
          </w:rPr>
          <w:fldChar w:fldCharType="begin"/>
        </w:r>
        <w:r>
          <w:rPr>
            <w:noProof/>
            <w:webHidden/>
          </w:rPr>
          <w:instrText xml:space="preserve"> PAGEREF _Toc421086044 \h </w:instrText>
        </w:r>
      </w:ins>
      <w:r>
        <w:rPr>
          <w:noProof/>
          <w:webHidden/>
        </w:rPr>
      </w:r>
      <w:r>
        <w:rPr>
          <w:noProof/>
          <w:webHidden/>
        </w:rPr>
        <w:fldChar w:fldCharType="separate"/>
      </w:r>
      <w:ins w:id="38" w:author="UPC" w:date="2015-06-03T09:11:00Z">
        <w:r>
          <w:rPr>
            <w:noProof/>
            <w:webHidden/>
          </w:rPr>
          <w:t>15</w:t>
        </w:r>
        <w:r>
          <w:rPr>
            <w:noProof/>
            <w:webHidden/>
          </w:rPr>
          <w:fldChar w:fldCharType="end"/>
        </w:r>
        <w:r w:rsidRPr="002A4EA8">
          <w:rPr>
            <w:rStyle w:val="Enlla"/>
            <w:noProof/>
          </w:rPr>
          <w:fldChar w:fldCharType="end"/>
        </w:r>
      </w:ins>
    </w:p>
    <w:p w:rsidR="008D50D6" w:rsidRDefault="008D50D6">
      <w:pPr>
        <w:pStyle w:val="IDC3"/>
        <w:rPr>
          <w:ins w:id="39" w:author="UPC" w:date="2015-06-03T09:11:00Z"/>
          <w:rFonts w:asciiTheme="minorHAnsi" w:eastAsiaTheme="minorEastAsia" w:hAnsiTheme="minorHAnsi" w:cstheme="minorBidi"/>
          <w:noProof/>
          <w:szCs w:val="22"/>
          <w:lang w:eastAsia="ca-ES"/>
        </w:rPr>
      </w:pPr>
      <w:ins w:id="40" w:author="UPC" w:date="2015-06-03T09:11:00Z">
        <w:r w:rsidRPr="002A4EA8">
          <w:rPr>
            <w:rStyle w:val="Enlla"/>
            <w:noProof/>
          </w:rPr>
          <w:fldChar w:fldCharType="begin"/>
        </w:r>
        <w:r w:rsidRPr="002A4EA8">
          <w:rPr>
            <w:rStyle w:val="Enlla"/>
            <w:noProof/>
          </w:rPr>
          <w:instrText xml:space="preserve"> </w:instrText>
        </w:r>
        <w:r>
          <w:rPr>
            <w:noProof/>
          </w:rPr>
          <w:instrText>HYPERLINK \l "_Toc421086045"</w:instrText>
        </w:r>
        <w:r w:rsidRPr="002A4EA8">
          <w:rPr>
            <w:rStyle w:val="Enlla"/>
            <w:noProof/>
          </w:rPr>
          <w:instrText xml:space="preserve"> </w:instrText>
        </w:r>
        <w:r w:rsidRPr="002A4EA8">
          <w:rPr>
            <w:rStyle w:val="Enlla"/>
            <w:noProof/>
          </w:rPr>
          <w:fldChar w:fldCharType="separate"/>
        </w:r>
        <w:r w:rsidRPr="002A4EA8">
          <w:rPr>
            <w:rStyle w:val="Enlla"/>
            <w:noProof/>
          </w:rPr>
          <w:t>2.2.1</w:t>
        </w:r>
        <w:r>
          <w:rPr>
            <w:rFonts w:asciiTheme="minorHAnsi" w:eastAsiaTheme="minorEastAsia" w:hAnsiTheme="minorHAnsi" w:cstheme="minorBidi"/>
            <w:noProof/>
            <w:szCs w:val="22"/>
            <w:lang w:eastAsia="ca-ES"/>
          </w:rPr>
          <w:tab/>
        </w:r>
        <w:r w:rsidRPr="002A4EA8">
          <w:rPr>
            <w:rStyle w:val="Enlla"/>
            <w:noProof/>
          </w:rPr>
          <w:t>Arxiu BuildConfig.groovy</w:t>
        </w:r>
        <w:r>
          <w:rPr>
            <w:noProof/>
            <w:webHidden/>
          </w:rPr>
          <w:tab/>
        </w:r>
        <w:r>
          <w:rPr>
            <w:noProof/>
            <w:webHidden/>
          </w:rPr>
          <w:fldChar w:fldCharType="begin"/>
        </w:r>
        <w:r>
          <w:rPr>
            <w:noProof/>
            <w:webHidden/>
          </w:rPr>
          <w:instrText xml:space="preserve"> PAGEREF _Toc421086045 \h </w:instrText>
        </w:r>
      </w:ins>
      <w:r>
        <w:rPr>
          <w:noProof/>
          <w:webHidden/>
        </w:rPr>
      </w:r>
      <w:r>
        <w:rPr>
          <w:noProof/>
          <w:webHidden/>
        </w:rPr>
        <w:fldChar w:fldCharType="separate"/>
      </w:r>
      <w:ins w:id="41" w:author="UPC" w:date="2015-06-03T09:11:00Z">
        <w:r>
          <w:rPr>
            <w:noProof/>
            <w:webHidden/>
          </w:rPr>
          <w:t>15</w:t>
        </w:r>
        <w:r>
          <w:rPr>
            <w:noProof/>
            <w:webHidden/>
          </w:rPr>
          <w:fldChar w:fldCharType="end"/>
        </w:r>
        <w:r w:rsidRPr="002A4EA8">
          <w:rPr>
            <w:rStyle w:val="Enlla"/>
            <w:noProof/>
          </w:rPr>
          <w:fldChar w:fldCharType="end"/>
        </w:r>
      </w:ins>
    </w:p>
    <w:p w:rsidR="008D50D6" w:rsidRDefault="008D50D6">
      <w:pPr>
        <w:pStyle w:val="IDC3"/>
        <w:rPr>
          <w:ins w:id="42" w:author="UPC" w:date="2015-06-03T09:11:00Z"/>
          <w:rFonts w:asciiTheme="minorHAnsi" w:eastAsiaTheme="minorEastAsia" w:hAnsiTheme="minorHAnsi" w:cstheme="minorBidi"/>
          <w:noProof/>
          <w:szCs w:val="22"/>
          <w:lang w:eastAsia="ca-ES"/>
        </w:rPr>
      </w:pPr>
      <w:ins w:id="43" w:author="UPC" w:date="2015-06-03T09:11:00Z">
        <w:r w:rsidRPr="002A4EA8">
          <w:rPr>
            <w:rStyle w:val="Enlla"/>
            <w:noProof/>
          </w:rPr>
          <w:fldChar w:fldCharType="begin"/>
        </w:r>
        <w:r w:rsidRPr="002A4EA8">
          <w:rPr>
            <w:rStyle w:val="Enlla"/>
            <w:noProof/>
          </w:rPr>
          <w:instrText xml:space="preserve"> </w:instrText>
        </w:r>
        <w:r>
          <w:rPr>
            <w:noProof/>
          </w:rPr>
          <w:instrText>HYPERLINK \l "_Toc421086046"</w:instrText>
        </w:r>
        <w:r w:rsidRPr="002A4EA8">
          <w:rPr>
            <w:rStyle w:val="Enlla"/>
            <w:noProof/>
          </w:rPr>
          <w:instrText xml:space="preserve"> </w:instrText>
        </w:r>
        <w:r w:rsidRPr="002A4EA8">
          <w:rPr>
            <w:rStyle w:val="Enlla"/>
            <w:noProof/>
          </w:rPr>
          <w:fldChar w:fldCharType="separate"/>
        </w:r>
        <w:r w:rsidRPr="002A4EA8">
          <w:rPr>
            <w:rStyle w:val="Enlla"/>
            <w:noProof/>
          </w:rPr>
          <w:t>2.2.2</w:t>
        </w:r>
        <w:r>
          <w:rPr>
            <w:rFonts w:asciiTheme="minorHAnsi" w:eastAsiaTheme="minorEastAsia" w:hAnsiTheme="minorHAnsi" w:cstheme="minorBidi"/>
            <w:noProof/>
            <w:szCs w:val="22"/>
            <w:lang w:eastAsia="ca-ES"/>
          </w:rPr>
          <w:tab/>
        </w:r>
        <w:r w:rsidRPr="002A4EA8">
          <w:rPr>
            <w:rStyle w:val="Enlla"/>
            <w:noProof/>
          </w:rPr>
          <w:t>Modificacions al plugin</w:t>
        </w:r>
        <w:r>
          <w:rPr>
            <w:noProof/>
            <w:webHidden/>
          </w:rPr>
          <w:tab/>
        </w:r>
        <w:r>
          <w:rPr>
            <w:noProof/>
            <w:webHidden/>
          </w:rPr>
          <w:fldChar w:fldCharType="begin"/>
        </w:r>
        <w:r>
          <w:rPr>
            <w:noProof/>
            <w:webHidden/>
          </w:rPr>
          <w:instrText xml:space="preserve"> PAGEREF _Toc421086046 \h </w:instrText>
        </w:r>
      </w:ins>
      <w:r>
        <w:rPr>
          <w:noProof/>
          <w:webHidden/>
        </w:rPr>
      </w:r>
      <w:r>
        <w:rPr>
          <w:noProof/>
          <w:webHidden/>
        </w:rPr>
        <w:fldChar w:fldCharType="separate"/>
      </w:r>
      <w:ins w:id="44" w:author="UPC" w:date="2015-06-03T09:11:00Z">
        <w:r>
          <w:rPr>
            <w:noProof/>
            <w:webHidden/>
          </w:rPr>
          <w:t>16</w:t>
        </w:r>
        <w:r>
          <w:rPr>
            <w:noProof/>
            <w:webHidden/>
          </w:rPr>
          <w:fldChar w:fldCharType="end"/>
        </w:r>
        <w:r w:rsidRPr="002A4EA8">
          <w:rPr>
            <w:rStyle w:val="Enlla"/>
            <w:noProof/>
          </w:rPr>
          <w:fldChar w:fldCharType="end"/>
        </w:r>
      </w:ins>
    </w:p>
    <w:p w:rsidR="008D50D6" w:rsidRDefault="008D50D6">
      <w:pPr>
        <w:pStyle w:val="IDC3"/>
        <w:rPr>
          <w:ins w:id="45" w:author="UPC" w:date="2015-06-03T09:11:00Z"/>
          <w:rFonts w:asciiTheme="minorHAnsi" w:eastAsiaTheme="minorEastAsia" w:hAnsiTheme="minorHAnsi" w:cstheme="minorBidi"/>
          <w:noProof/>
          <w:szCs w:val="22"/>
          <w:lang w:eastAsia="ca-ES"/>
        </w:rPr>
      </w:pPr>
      <w:ins w:id="46" w:author="UPC" w:date="2015-06-03T09:11:00Z">
        <w:r w:rsidRPr="002A4EA8">
          <w:rPr>
            <w:rStyle w:val="Enlla"/>
            <w:noProof/>
          </w:rPr>
          <w:fldChar w:fldCharType="begin"/>
        </w:r>
        <w:r w:rsidRPr="002A4EA8">
          <w:rPr>
            <w:rStyle w:val="Enlla"/>
            <w:noProof/>
          </w:rPr>
          <w:instrText xml:space="preserve"> </w:instrText>
        </w:r>
        <w:r>
          <w:rPr>
            <w:noProof/>
          </w:rPr>
          <w:instrText>HYPERLINK \l "_Toc421086047"</w:instrText>
        </w:r>
        <w:r w:rsidRPr="002A4EA8">
          <w:rPr>
            <w:rStyle w:val="Enlla"/>
            <w:noProof/>
          </w:rPr>
          <w:instrText xml:space="preserve"> </w:instrText>
        </w:r>
        <w:r w:rsidRPr="002A4EA8">
          <w:rPr>
            <w:rStyle w:val="Enlla"/>
            <w:noProof/>
          </w:rPr>
          <w:fldChar w:fldCharType="separate"/>
        </w:r>
        <w:r w:rsidRPr="002A4EA8">
          <w:rPr>
            <w:rStyle w:val="Enlla"/>
            <w:noProof/>
          </w:rPr>
          <w:t>2.2.3</w:t>
        </w:r>
        <w:r>
          <w:rPr>
            <w:rFonts w:asciiTheme="minorHAnsi" w:eastAsiaTheme="minorEastAsia" w:hAnsiTheme="minorHAnsi" w:cstheme="minorBidi"/>
            <w:noProof/>
            <w:szCs w:val="22"/>
            <w:lang w:eastAsia="ca-ES"/>
          </w:rPr>
          <w:tab/>
        </w:r>
        <w:r w:rsidRPr="002A4EA8">
          <w:rPr>
            <w:rStyle w:val="Enlla"/>
            <w:noProof/>
          </w:rPr>
          <w:t>Arxiu Config.groovy</w:t>
        </w:r>
        <w:r>
          <w:rPr>
            <w:noProof/>
            <w:webHidden/>
          </w:rPr>
          <w:tab/>
        </w:r>
        <w:r>
          <w:rPr>
            <w:noProof/>
            <w:webHidden/>
          </w:rPr>
          <w:fldChar w:fldCharType="begin"/>
        </w:r>
        <w:r>
          <w:rPr>
            <w:noProof/>
            <w:webHidden/>
          </w:rPr>
          <w:instrText xml:space="preserve"> PAGEREF _Toc421086047 \h </w:instrText>
        </w:r>
      </w:ins>
      <w:r>
        <w:rPr>
          <w:noProof/>
          <w:webHidden/>
        </w:rPr>
      </w:r>
      <w:r>
        <w:rPr>
          <w:noProof/>
          <w:webHidden/>
        </w:rPr>
        <w:fldChar w:fldCharType="separate"/>
      </w:r>
      <w:ins w:id="47" w:author="UPC" w:date="2015-06-03T09:11:00Z">
        <w:r>
          <w:rPr>
            <w:noProof/>
            <w:webHidden/>
          </w:rPr>
          <w:t>17</w:t>
        </w:r>
        <w:r>
          <w:rPr>
            <w:noProof/>
            <w:webHidden/>
          </w:rPr>
          <w:fldChar w:fldCharType="end"/>
        </w:r>
        <w:r w:rsidRPr="002A4EA8">
          <w:rPr>
            <w:rStyle w:val="Enlla"/>
            <w:noProof/>
          </w:rPr>
          <w:fldChar w:fldCharType="end"/>
        </w:r>
      </w:ins>
    </w:p>
    <w:p w:rsidR="008D50D6" w:rsidRDefault="008D50D6">
      <w:pPr>
        <w:pStyle w:val="IDC3"/>
        <w:rPr>
          <w:ins w:id="48" w:author="UPC" w:date="2015-06-03T09:11:00Z"/>
          <w:rFonts w:asciiTheme="minorHAnsi" w:eastAsiaTheme="minorEastAsia" w:hAnsiTheme="minorHAnsi" w:cstheme="minorBidi"/>
          <w:noProof/>
          <w:szCs w:val="22"/>
          <w:lang w:eastAsia="ca-ES"/>
        </w:rPr>
      </w:pPr>
      <w:ins w:id="49" w:author="UPC" w:date="2015-06-03T09:11:00Z">
        <w:r w:rsidRPr="002A4EA8">
          <w:rPr>
            <w:rStyle w:val="Enlla"/>
            <w:noProof/>
          </w:rPr>
          <w:fldChar w:fldCharType="begin"/>
        </w:r>
        <w:r w:rsidRPr="002A4EA8">
          <w:rPr>
            <w:rStyle w:val="Enlla"/>
            <w:noProof/>
          </w:rPr>
          <w:instrText xml:space="preserve"> </w:instrText>
        </w:r>
        <w:r>
          <w:rPr>
            <w:noProof/>
          </w:rPr>
          <w:instrText>HYPERLINK \l "_Toc421086048"</w:instrText>
        </w:r>
        <w:r w:rsidRPr="002A4EA8">
          <w:rPr>
            <w:rStyle w:val="Enlla"/>
            <w:noProof/>
          </w:rPr>
          <w:instrText xml:space="preserve"> </w:instrText>
        </w:r>
        <w:r w:rsidRPr="002A4EA8">
          <w:rPr>
            <w:rStyle w:val="Enlla"/>
            <w:noProof/>
          </w:rPr>
          <w:fldChar w:fldCharType="separate"/>
        </w:r>
        <w:r w:rsidRPr="002A4EA8">
          <w:rPr>
            <w:rStyle w:val="Enlla"/>
            <w:noProof/>
          </w:rPr>
          <w:t>2.2.4</w:t>
        </w:r>
        <w:r>
          <w:rPr>
            <w:rFonts w:asciiTheme="minorHAnsi" w:eastAsiaTheme="minorEastAsia" w:hAnsiTheme="minorHAnsi" w:cstheme="minorBidi"/>
            <w:noProof/>
            <w:szCs w:val="22"/>
            <w:lang w:eastAsia="ca-ES"/>
          </w:rPr>
          <w:tab/>
        </w:r>
        <w:r w:rsidRPr="002A4EA8">
          <w:rPr>
            <w:rStyle w:val="Enlla"/>
            <w:noProof/>
          </w:rPr>
          <w:t>Dominis i controladors</w:t>
        </w:r>
        <w:r>
          <w:rPr>
            <w:noProof/>
            <w:webHidden/>
          </w:rPr>
          <w:tab/>
        </w:r>
        <w:r>
          <w:rPr>
            <w:noProof/>
            <w:webHidden/>
          </w:rPr>
          <w:fldChar w:fldCharType="begin"/>
        </w:r>
        <w:r>
          <w:rPr>
            <w:noProof/>
            <w:webHidden/>
          </w:rPr>
          <w:instrText xml:space="preserve"> PAGEREF _Toc421086048 \h </w:instrText>
        </w:r>
      </w:ins>
      <w:r>
        <w:rPr>
          <w:noProof/>
          <w:webHidden/>
        </w:rPr>
      </w:r>
      <w:r>
        <w:rPr>
          <w:noProof/>
          <w:webHidden/>
        </w:rPr>
        <w:fldChar w:fldCharType="separate"/>
      </w:r>
      <w:ins w:id="50" w:author="UPC" w:date="2015-06-03T09:11:00Z">
        <w:r>
          <w:rPr>
            <w:noProof/>
            <w:webHidden/>
          </w:rPr>
          <w:t>19</w:t>
        </w:r>
        <w:r>
          <w:rPr>
            <w:noProof/>
            <w:webHidden/>
          </w:rPr>
          <w:fldChar w:fldCharType="end"/>
        </w:r>
        <w:r w:rsidRPr="002A4EA8">
          <w:rPr>
            <w:rStyle w:val="Enlla"/>
            <w:noProof/>
          </w:rPr>
          <w:fldChar w:fldCharType="end"/>
        </w:r>
      </w:ins>
    </w:p>
    <w:p w:rsidR="008D50D6" w:rsidRDefault="008D50D6">
      <w:pPr>
        <w:pStyle w:val="IDC3"/>
        <w:rPr>
          <w:ins w:id="51" w:author="UPC" w:date="2015-06-03T09:11:00Z"/>
          <w:rFonts w:asciiTheme="minorHAnsi" w:eastAsiaTheme="minorEastAsia" w:hAnsiTheme="minorHAnsi" w:cstheme="minorBidi"/>
          <w:noProof/>
          <w:szCs w:val="22"/>
          <w:lang w:eastAsia="ca-ES"/>
        </w:rPr>
      </w:pPr>
      <w:ins w:id="52" w:author="UPC" w:date="2015-06-03T09:11:00Z">
        <w:r w:rsidRPr="002A4EA8">
          <w:rPr>
            <w:rStyle w:val="Enlla"/>
            <w:noProof/>
          </w:rPr>
          <w:fldChar w:fldCharType="begin"/>
        </w:r>
        <w:r w:rsidRPr="002A4EA8">
          <w:rPr>
            <w:rStyle w:val="Enlla"/>
            <w:noProof/>
          </w:rPr>
          <w:instrText xml:space="preserve"> </w:instrText>
        </w:r>
        <w:r>
          <w:rPr>
            <w:noProof/>
          </w:rPr>
          <w:instrText>HYPERLINK \l "_Toc421086049"</w:instrText>
        </w:r>
        <w:r w:rsidRPr="002A4EA8">
          <w:rPr>
            <w:rStyle w:val="Enlla"/>
            <w:noProof/>
          </w:rPr>
          <w:instrText xml:space="preserve"> </w:instrText>
        </w:r>
        <w:r w:rsidRPr="002A4EA8">
          <w:rPr>
            <w:rStyle w:val="Enlla"/>
            <w:noProof/>
          </w:rPr>
          <w:fldChar w:fldCharType="separate"/>
        </w:r>
        <w:r w:rsidRPr="002A4EA8">
          <w:rPr>
            <w:rStyle w:val="Enlla"/>
            <w:noProof/>
          </w:rPr>
          <w:t>2.2.5</w:t>
        </w:r>
        <w:r>
          <w:rPr>
            <w:rFonts w:asciiTheme="minorHAnsi" w:eastAsiaTheme="minorEastAsia" w:hAnsiTheme="minorHAnsi" w:cstheme="minorBidi"/>
            <w:noProof/>
            <w:szCs w:val="22"/>
            <w:lang w:eastAsia="ca-ES"/>
          </w:rPr>
          <w:tab/>
        </w:r>
        <w:r w:rsidRPr="002A4EA8">
          <w:rPr>
            <w:rStyle w:val="Enlla"/>
            <w:noProof/>
          </w:rPr>
          <w:t>Com fer servir els plugins de seguretat</w:t>
        </w:r>
        <w:r>
          <w:rPr>
            <w:noProof/>
            <w:webHidden/>
          </w:rPr>
          <w:tab/>
        </w:r>
        <w:r>
          <w:rPr>
            <w:noProof/>
            <w:webHidden/>
          </w:rPr>
          <w:fldChar w:fldCharType="begin"/>
        </w:r>
        <w:r>
          <w:rPr>
            <w:noProof/>
            <w:webHidden/>
          </w:rPr>
          <w:instrText xml:space="preserve"> PAGEREF _Toc421086049 \h </w:instrText>
        </w:r>
      </w:ins>
      <w:r>
        <w:rPr>
          <w:noProof/>
          <w:webHidden/>
        </w:rPr>
      </w:r>
      <w:r>
        <w:rPr>
          <w:noProof/>
          <w:webHidden/>
        </w:rPr>
        <w:fldChar w:fldCharType="separate"/>
      </w:r>
      <w:ins w:id="53" w:author="UPC" w:date="2015-06-03T09:11:00Z">
        <w:r>
          <w:rPr>
            <w:noProof/>
            <w:webHidden/>
          </w:rPr>
          <w:t>20</w:t>
        </w:r>
        <w:r>
          <w:rPr>
            <w:noProof/>
            <w:webHidden/>
          </w:rPr>
          <w:fldChar w:fldCharType="end"/>
        </w:r>
        <w:r w:rsidRPr="002A4EA8">
          <w:rPr>
            <w:rStyle w:val="Enlla"/>
            <w:noProof/>
          </w:rPr>
          <w:fldChar w:fldCharType="end"/>
        </w:r>
      </w:ins>
    </w:p>
    <w:p w:rsidR="008D50D6" w:rsidRDefault="008D50D6">
      <w:pPr>
        <w:pStyle w:val="IDC2"/>
        <w:rPr>
          <w:ins w:id="54" w:author="UPC" w:date="2015-06-03T09:11:00Z"/>
          <w:rFonts w:asciiTheme="minorHAnsi" w:eastAsiaTheme="minorEastAsia" w:hAnsiTheme="minorHAnsi" w:cstheme="minorBidi"/>
          <w:noProof/>
          <w:szCs w:val="22"/>
          <w:lang w:eastAsia="ca-ES"/>
        </w:rPr>
      </w:pPr>
      <w:ins w:id="55" w:author="UPC" w:date="2015-06-03T09:11:00Z">
        <w:r w:rsidRPr="002A4EA8">
          <w:rPr>
            <w:rStyle w:val="Enlla"/>
            <w:noProof/>
          </w:rPr>
          <w:fldChar w:fldCharType="begin"/>
        </w:r>
        <w:r w:rsidRPr="002A4EA8">
          <w:rPr>
            <w:rStyle w:val="Enlla"/>
            <w:noProof/>
          </w:rPr>
          <w:instrText xml:space="preserve"> </w:instrText>
        </w:r>
        <w:r>
          <w:rPr>
            <w:noProof/>
          </w:rPr>
          <w:instrText>HYPERLINK \l "_Toc421086050"</w:instrText>
        </w:r>
        <w:r w:rsidRPr="002A4EA8">
          <w:rPr>
            <w:rStyle w:val="Enlla"/>
            <w:noProof/>
          </w:rPr>
          <w:instrText xml:space="preserve"> </w:instrText>
        </w:r>
        <w:r w:rsidRPr="002A4EA8">
          <w:rPr>
            <w:rStyle w:val="Enlla"/>
            <w:noProof/>
          </w:rPr>
          <w:fldChar w:fldCharType="separate"/>
        </w:r>
        <w:r w:rsidRPr="002A4EA8">
          <w:rPr>
            <w:rStyle w:val="Enlla"/>
            <w:noProof/>
          </w:rPr>
          <w:t>2.3</w:t>
        </w:r>
        <w:r>
          <w:rPr>
            <w:rFonts w:asciiTheme="minorHAnsi" w:eastAsiaTheme="minorEastAsia" w:hAnsiTheme="minorHAnsi" w:cstheme="minorBidi"/>
            <w:noProof/>
            <w:szCs w:val="22"/>
            <w:lang w:eastAsia="ca-ES"/>
          </w:rPr>
          <w:tab/>
        </w:r>
        <w:r w:rsidRPr="002A4EA8">
          <w:rPr>
            <w:rStyle w:val="Enlla"/>
            <w:noProof/>
          </w:rPr>
          <w:t>Eliminar Spring Security CAS i Spring Security Core d'una aplicació Grails</w:t>
        </w:r>
        <w:r>
          <w:rPr>
            <w:noProof/>
            <w:webHidden/>
          </w:rPr>
          <w:tab/>
        </w:r>
        <w:r>
          <w:rPr>
            <w:noProof/>
            <w:webHidden/>
          </w:rPr>
          <w:fldChar w:fldCharType="begin"/>
        </w:r>
        <w:r>
          <w:rPr>
            <w:noProof/>
            <w:webHidden/>
          </w:rPr>
          <w:instrText xml:space="preserve"> PAGEREF _Toc421086050 \h </w:instrText>
        </w:r>
      </w:ins>
      <w:r>
        <w:rPr>
          <w:noProof/>
          <w:webHidden/>
        </w:rPr>
      </w:r>
      <w:r>
        <w:rPr>
          <w:noProof/>
          <w:webHidden/>
        </w:rPr>
        <w:fldChar w:fldCharType="separate"/>
      </w:r>
      <w:ins w:id="56" w:author="UPC" w:date="2015-06-03T09:11:00Z">
        <w:r>
          <w:rPr>
            <w:noProof/>
            <w:webHidden/>
          </w:rPr>
          <w:t>20</w:t>
        </w:r>
        <w:r>
          <w:rPr>
            <w:noProof/>
            <w:webHidden/>
          </w:rPr>
          <w:fldChar w:fldCharType="end"/>
        </w:r>
        <w:r w:rsidRPr="002A4EA8">
          <w:rPr>
            <w:rStyle w:val="Enlla"/>
            <w:noProof/>
          </w:rPr>
          <w:fldChar w:fldCharType="end"/>
        </w:r>
      </w:ins>
    </w:p>
    <w:p w:rsidR="008D50D6" w:rsidRDefault="008D50D6">
      <w:pPr>
        <w:pStyle w:val="IDC3"/>
        <w:rPr>
          <w:ins w:id="57" w:author="UPC" w:date="2015-06-03T09:11:00Z"/>
          <w:rFonts w:asciiTheme="minorHAnsi" w:eastAsiaTheme="minorEastAsia" w:hAnsiTheme="minorHAnsi" w:cstheme="minorBidi"/>
          <w:noProof/>
          <w:szCs w:val="22"/>
          <w:lang w:eastAsia="ca-ES"/>
        </w:rPr>
      </w:pPr>
      <w:ins w:id="58" w:author="UPC" w:date="2015-06-03T09:11:00Z">
        <w:r w:rsidRPr="002A4EA8">
          <w:rPr>
            <w:rStyle w:val="Enlla"/>
            <w:noProof/>
          </w:rPr>
          <w:fldChar w:fldCharType="begin"/>
        </w:r>
        <w:r w:rsidRPr="002A4EA8">
          <w:rPr>
            <w:rStyle w:val="Enlla"/>
            <w:noProof/>
          </w:rPr>
          <w:instrText xml:space="preserve"> </w:instrText>
        </w:r>
        <w:r>
          <w:rPr>
            <w:noProof/>
          </w:rPr>
          <w:instrText>HYPERLINK \l "_Toc421086051"</w:instrText>
        </w:r>
        <w:r w:rsidRPr="002A4EA8">
          <w:rPr>
            <w:rStyle w:val="Enlla"/>
            <w:noProof/>
          </w:rPr>
          <w:instrText xml:space="preserve"> </w:instrText>
        </w:r>
        <w:r w:rsidRPr="002A4EA8">
          <w:rPr>
            <w:rStyle w:val="Enlla"/>
            <w:noProof/>
          </w:rPr>
          <w:fldChar w:fldCharType="separate"/>
        </w:r>
        <w:r w:rsidRPr="002A4EA8">
          <w:rPr>
            <w:rStyle w:val="Enlla"/>
            <w:noProof/>
          </w:rPr>
          <w:t>2.3.1</w:t>
        </w:r>
        <w:r>
          <w:rPr>
            <w:rFonts w:asciiTheme="minorHAnsi" w:eastAsiaTheme="minorEastAsia" w:hAnsiTheme="minorHAnsi" w:cstheme="minorBidi"/>
            <w:noProof/>
            <w:szCs w:val="22"/>
            <w:lang w:eastAsia="ca-ES"/>
          </w:rPr>
          <w:tab/>
        </w:r>
        <w:r w:rsidRPr="002A4EA8">
          <w:rPr>
            <w:rStyle w:val="Enlla"/>
            <w:noProof/>
          </w:rPr>
          <w:t>Arxiu Config.grrovy</w:t>
        </w:r>
        <w:r>
          <w:rPr>
            <w:noProof/>
            <w:webHidden/>
          </w:rPr>
          <w:tab/>
        </w:r>
        <w:r>
          <w:rPr>
            <w:noProof/>
            <w:webHidden/>
          </w:rPr>
          <w:fldChar w:fldCharType="begin"/>
        </w:r>
        <w:r>
          <w:rPr>
            <w:noProof/>
            <w:webHidden/>
          </w:rPr>
          <w:instrText xml:space="preserve"> PAGEREF _Toc421086051 \h </w:instrText>
        </w:r>
      </w:ins>
      <w:r>
        <w:rPr>
          <w:noProof/>
          <w:webHidden/>
        </w:rPr>
      </w:r>
      <w:r>
        <w:rPr>
          <w:noProof/>
          <w:webHidden/>
        </w:rPr>
        <w:fldChar w:fldCharType="separate"/>
      </w:r>
      <w:ins w:id="59" w:author="UPC" w:date="2015-06-03T09:11:00Z">
        <w:r>
          <w:rPr>
            <w:noProof/>
            <w:webHidden/>
          </w:rPr>
          <w:t>20</w:t>
        </w:r>
        <w:r>
          <w:rPr>
            <w:noProof/>
            <w:webHidden/>
          </w:rPr>
          <w:fldChar w:fldCharType="end"/>
        </w:r>
        <w:r w:rsidRPr="002A4EA8">
          <w:rPr>
            <w:rStyle w:val="Enlla"/>
            <w:noProof/>
          </w:rPr>
          <w:fldChar w:fldCharType="end"/>
        </w:r>
      </w:ins>
    </w:p>
    <w:p w:rsidR="008D50D6" w:rsidRDefault="008D50D6">
      <w:pPr>
        <w:pStyle w:val="IDC3"/>
        <w:rPr>
          <w:ins w:id="60" w:author="UPC" w:date="2015-06-03T09:11:00Z"/>
          <w:rFonts w:asciiTheme="minorHAnsi" w:eastAsiaTheme="minorEastAsia" w:hAnsiTheme="minorHAnsi" w:cstheme="minorBidi"/>
          <w:noProof/>
          <w:szCs w:val="22"/>
          <w:lang w:eastAsia="ca-ES"/>
        </w:rPr>
      </w:pPr>
      <w:ins w:id="61" w:author="UPC" w:date="2015-06-03T09:11:00Z">
        <w:r w:rsidRPr="002A4EA8">
          <w:rPr>
            <w:rStyle w:val="Enlla"/>
            <w:noProof/>
          </w:rPr>
          <w:fldChar w:fldCharType="begin"/>
        </w:r>
        <w:r w:rsidRPr="002A4EA8">
          <w:rPr>
            <w:rStyle w:val="Enlla"/>
            <w:noProof/>
          </w:rPr>
          <w:instrText xml:space="preserve"> </w:instrText>
        </w:r>
        <w:r>
          <w:rPr>
            <w:noProof/>
          </w:rPr>
          <w:instrText>HYPERLINK \l "_Toc421086052"</w:instrText>
        </w:r>
        <w:r w:rsidRPr="002A4EA8">
          <w:rPr>
            <w:rStyle w:val="Enlla"/>
            <w:noProof/>
          </w:rPr>
          <w:instrText xml:space="preserve"> </w:instrText>
        </w:r>
        <w:r w:rsidRPr="002A4EA8">
          <w:rPr>
            <w:rStyle w:val="Enlla"/>
            <w:noProof/>
          </w:rPr>
          <w:fldChar w:fldCharType="separate"/>
        </w:r>
        <w:r w:rsidRPr="002A4EA8">
          <w:rPr>
            <w:rStyle w:val="Enlla"/>
            <w:noProof/>
          </w:rPr>
          <w:t>2.3.2</w:t>
        </w:r>
        <w:r>
          <w:rPr>
            <w:rFonts w:asciiTheme="minorHAnsi" w:eastAsiaTheme="minorEastAsia" w:hAnsiTheme="minorHAnsi" w:cstheme="minorBidi"/>
            <w:noProof/>
            <w:szCs w:val="22"/>
            <w:lang w:eastAsia="ca-ES"/>
          </w:rPr>
          <w:tab/>
        </w:r>
        <w:r w:rsidRPr="002A4EA8">
          <w:rPr>
            <w:rStyle w:val="Enlla"/>
            <w:noProof/>
          </w:rPr>
          <w:t>Arxiu BuildConfig.groovy</w:t>
        </w:r>
        <w:r>
          <w:rPr>
            <w:noProof/>
            <w:webHidden/>
          </w:rPr>
          <w:tab/>
        </w:r>
        <w:r>
          <w:rPr>
            <w:noProof/>
            <w:webHidden/>
          </w:rPr>
          <w:fldChar w:fldCharType="begin"/>
        </w:r>
        <w:r>
          <w:rPr>
            <w:noProof/>
            <w:webHidden/>
          </w:rPr>
          <w:instrText xml:space="preserve"> PAGEREF _Toc421086052 \h </w:instrText>
        </w:r>
      </w:ins>
      <w:r>
        <w:rPr>
          <w:noProof/>
          <w:webHidden/>
        </w:rPr>
      </w:r>
      <w:r>
        <w:rPr>
          <w:noProof/>
          <w:webHidden/>
        </w:rPr>
        <w:fldChar w:fldCharType="separate"/>
      </w:r>
      <w:ins w:id="62" w:author="UPC" w:date="2015-06-03T09:11:00Z">
        <w:r>
          <w:rPr>
            <w:noProof/>
            <w:webHidden/>
          </w:rPr>
          <w:t>21</w:t>
        </w:r>
        <w:r>
          <w:rPr>
            <w:noProof/>
            <w:webHidden/>
          </w:rPr>
          <w:fldChar w:fldCharType="end"/>
        </w:r>
        <w:r w:rsidRPr="002A4EA8">
          <w:rPr>
            <w:rStyle w:val="Enlla"/>
            <w:noProof/>
          </w:rPr>
          <w:fldChar w:fldCharType="end"/>
        </w:r>
      </w:ins>
    </w:p>
    <w:p w:rsidR="008D50D6" w:rsidRDefault="008D50D6">
      <w:pPr>
        <w:pStyle w:val="IDC3"/>
        <w:rPr>
          <w:ins w:id="63" w:author="UPC" w:date="2015-06-03T09:11:00Z"/>
          <w:rFonts w:asciiTheme="minorHAnsi" w:eastAsiaTheme="minorEastAsia" w:hAnsiTheme="minorHAnsi" w:cstheme="minorBidi"/>
          <w:noProof/>
          <w:szCs w:val="22"/>
          <w:lang w:eastAsia="ca-ES"/>
        </w:rPr>
      </w:pPr>
      <w:ins w:id="64" w:author="UPC" w:date="2015-06-03T09:11:00Z">
        <w:r w:rsidRPr="002A4EA8">
          <w:rPr>
            <w:rStyle w:val="Enlla"/>
            <w:noProof/>
          </w:rPr>
          <w:fldChar w:fldCharType="begin"/>
        </w:r>
        <w:r w:rsidRPr="002A4EA8">
          <w:rPr>
            <w:rStyle w:val="Enlla"/>
            <w:noProof/>
          </w:rPr>
          <w:instrText xml:space="preserve"> </w:instrText>
        </w:r>
        <w:r>
          <w:rPr>
            <w:noProof/>
          </w:rPr>
          <w:instrText>HYPERLINK \l "_Toc421086053"</w:instrText>
        </w:r>
        <w:r w:rsidRPr="002A4EA8">
          <w:rPr>
            <w:rStyle w:val="Enlla"/>
            <w:noProof/>
          </w:rPr>
          <w:instrText xml:space="preserve"> </w:instrText>
        </w:r>
        <w:r w:rsidRPr="002A4EA8">
          <w:rPr>
            <w:rStyle w:val="Enlla"/>
            <w:noProof/>
          </w:rPr>
          <w:fldChar w:fldCharType="separate"/>
        </w:r>
        <w:r w:rsidRPr="002A4EA8">
          <w:rPr>
            <w:rStyle w:val="Enlla"/>
            <w:noProof/>
          </w:rPr>
          <w:t>2.3.3</w:t>
        </w:r>
        <w:r>
          <w:rPr>
            <w:rFonts w:asciiTheme="minorHAnsi" w:eastAsiaTheme="minorEastAsia" w:hAnsiTheme="minorHAnsi" w:cstheme="minorBidi"/>
            <w:noProof/>
            <w:szCs w:val="22"/>
            <w:lang w:eastAsia="ca-ES"/>
          </w:rPr>
          <w:tab/>
        </w:r>
        <w:r w:rsidRPr="002A4EA8">
          <w:rPr>
            <w:rStyle w:val="Enlla"/>
            <w:noProof/>
          </w:rPr>
          <w:t>Controladors</w:t>
        </w:r>
        <w:r>
          <w:rPr>
            <w:noProof/>
            <w:webHidden/>
          </w:rPr>
          <w:tab/>
        </w:r>
        <w:r>
          <w:rPr>
            <w:noProof/>
            <w:webHidden/>
          </w:rPr>
          <w:fldChar w:fldCharType="begin"/>
        </w:r>
        <w:r>
          <w:rPr>
            <w:noProof/>
            <w:webHidden/>
          </w:rPr>
          <w:instrText xml:space="preserve"> PAGEREF _Toc421086053 \h </w:instrText>
        </w:r>
      </w:ins>
      <w:r>
        <w:rPr>
          <w:noProof/>
          <w:webHidden/>
        </w:rPr>
      </w:r>
      <w:r>
        <w:rPr>
          <w:noProof/>
          <w:webHidden/>
        </w:rPr>
        <w:fldChar w:fldCharType="separate"/>
      </w:r>
      <w:ins w:id="65" w:author="UPC" w:date="2015-06-03T09:11:00Z">
        <w:r>
          <w:rPr>
            <w:noProof/>
            <w:webHidden/>
          </w:rPr>
          <w:t>21</w:t>
        </w:r>
        <w:r>
          <w:rPr>
            <w:noProof/>
            <w:webHidden/>
          </w:rPr>
          <w:fldChar w:fldCharType="end"/>
        </w:r>
        <w:r w:rsidRPr="002A4EA8">
          <w:rPr>
            <w:rStyle w:val="Enlla"/>
            <w:noProof/>
          </w:rPr>
          <w:fldChar w:fldCharType="end"/>
        </w:r>
      </w:ins>
    </w:p>
    <w:p w:rsidR="008D50D6" w:rsidRDefault="008D50D6">
      <w:pPr>
        <w:pStyle w:val="IDC3"/>
        <w:rPr>
          <w:ins w:id="66" w:author="UPC" w:date="2015-06-03T09:11:00Z"/>
          <w:rFonts w:asciiTheme="minorHAnsi" w:eastAsiaTheme="minorEastAsia" w:hAnsiTheme="minorHAnsi" w:cstheme="minorBidi"/>
          <w:noProof/>
          <w:szCs w:val="22"/>
          <w:lang w:eastAsia="ca-ES"/>
        </w:rPr>
      </w:pPr>
      <w:ins w:id="67" w:author="UPC" w:date="2015-06-03T09:11:00Z">
        <w:r w:rsidRPr="002A4EA8">
          <w:rPr>
            <w:rStyle w:val="Enlla"/>
            <w:noProof/>
          </w:rPr>
          <w:fldChar w:fldCharType="begin"/>
        </w:r>
        <w:r w:rsidRPr="002A4EA8">
          <w:rPr>
            <w:rStyle w:val="Enlla"/>
            <w:noProof/>
          </w:rPr>
          <w:instrText xml:space="preserve"> </w:instrText>
        </w:r>
        <w:r>
          <w:rPr>
            <w:noProof/>
          </w:rPr>
          <w:instrText>HYPERLINK \l "_Toc421086054"</w:instrText>
        </w:r>
        <w:r w:rsidRPr="002A4EA8">
          <w:rPr>
            <w:rStyle w:val="Enlla"/>
            <w:noProof/>
          </w:rPr>
          <w:instrText xml:space="preserve"> </w:instrText>
        </w:r>
        <w:r w:rsidRPr="002A4EA8">
          <w:rPr>
            <w:rStyle w:val="Enlla"/>
            <w:noProof/>
          </w:rPr>
          <w:fldChar w:fldCharType="separate"/>
        </w:r>
        <w:r w:rsidRPr="002A4EA8">
          <w:rPr>
            <w:rStyle w:val="Enlla"/>
            <w:noProof/>
          </w:rPr>
          <w:t>2.3.4</w:t>
        </w:r>
        <w:r>
          <w:rPr>
            <w:rFonts w:asciiTheme="minorHAnsi" w:eastAsiaTheme="minorEastAsia" w:hAnsiTheme="minorHAnsi" w:cstheme="minorBidi"/>
            <w:noProof/>
            <w:szCs w:val="22"/>
            <w:lang w:eastAsia="ca-ES"/>
          </w:rPr>
          <w:tab/>
        </w:r>
        <w:r w:rsidRPr="002A4EA8">
          <w:rPr>
            <w:rStyle w:val="Enlla"/>
            <w:noProof/>
          </w:rPr>
          <w:t>Desfer els canvis (re-instal·lar CAS)</w:t>
        </w:r>
        <w:r>
          <w:rPr>
            <w:noProof/>
            <w:webHidden/>
          </w:rPr>
          <w:tab/>
        </w:r>
        <w:r>
          <w:rPr>
            <w:noProof/>
            <w:webHidden/>
          </w:rPr>
          <w:fldChar w:fldCharType="begin"/>
        </w:r>
        <w:r>
          <w:rPr>
            <w:noProof/>
            <w:webHidden/>
          </w:rPr>
          <w:instrText xml:space="preserve"> PAGEREF _Toc421086054 \h </w:instrText>
        </w:r>
      </w:ins>
      <w:r>
        <w:rPr>
          <w:noProof/>
          <w:webHidden/>
        </w:rPr>
      </w:r>
      <w:r>
        <w:rPr>
          <w:noProof/>
          <w:webHidden/>
        </w:rPr>
        <w:fldChar w:fldCharType="separate"/>
      </w:r>
      <w:ins w:id="68" w:author="UPC" w:date="2015-06-03T09:11:00Z">
        <w:r>
          <w:rPr>
            <w:noProof/>
            <w:webHidden/>
          </w:rPr>
          <w:t>22</w:t>
        </w:r>
        <w:r>
          <w:rPr>
            <w:noProof/>
            <w:webHidden/>
          </w:rPr>
          <w:fldChar w:fldCharType="end"/>
        </w:r>
        <w:r w:rsidRPr="002A4EA8">
          <w:rPr>
            <w:rStyle w:val="Enlla"/>
            <w:noProof/>
          </w:rPr>
          <w:fldChar w:fldCharType="end"/>
        </w:r>
      </w:ins>
    </w:p>
    <w:p w:rsidR="008D50D6" w:rsidRDefault="008D50D6">
      <w:pPr>
        <w:pStyle w:val="IDC2"/>
        <w:rPr>
          <w:ins w:id="69" w:author="UPC" w:date="2015-06-03T09:11:00Z"/>
          <w:rFonts w:asciiTheme="minorHAnsi" w:eastAsiaTheme="minorEastAsia" w:hAnsiTheme="minorHAnsi" w:cstheme="minorBidi"/>
          <w:noProof/>
          <w:szCs w:val="22"/>
          <w:lang w:eastAsia="ca-ES"/>
        </w:rPr>
      </w:pPr>
      <w:ins w:id="70" w:author="UPC" w:date="2015-06-03T09:11:00Z">
        <w:r w:rsidRPr="002A4EA8">
          <w:rPr>
            <w:rStyle w:val="Enlla"/>
            <w:noProof/>
          </w:rPr>
          <w:fldChar w:fldCharType="begin"/>
        </w:r>
        <w:r w:rsidRPr="002A4EA8">
          <w:rPr>
            <w:rStyle w:val="Enlla"/>
            <w:noProof/>
          </w:rPr>
          <w:instrText xml:space="preserve"> </w:instrText>
        </w:r>
        <w:r>
          <w:rPr>
            <w:noProof/>
          </w:rPr>
          <w:instrText>HYPERLINK \l "_Toc421086055"</w:instrText>
        </w:r>
        <w:r w:rsidRPr="002A4EA8">
          <w:rPr>
            <w:rStyle w:val="Enlla"/>
            <w:noProof/>
          </w:rPr>
          <w:instrText xml:space="preserve"> </w:instrText>
        </w:r>
        <w:r w:rsidRPr="002A4EA8">
          <w:rPr>
            <w:rStyle w:val="Enlla"/>
            <w:noProof/>
          </w:rPr>
          <w:fldChar w:fldCharType="separate"/>
        </w:r>
        <w:r w:rsidRPr="002A4EA8">
          <w:rPr>
            <w:rStyle w:val="Enlla"/>
            <w:noProof/>
          </w:rPr>
          <w:t>2.4</w:t>
        </w:r>
        <w:r>
          <w:rPr>
            <w:rFonts w:asciiTheme="minorHAnsi" w:eastAsiaTheme="minorEastAsia" w:hAnsiTheme="minorHAnsi" w:cstheme="minorBidi"/>
            <w:noProof/>
            <w:szCs w:val="22"/>
            <w:lang w:eastAsia="ca-ES"/>
          </w:rPr>
          <w:tab/>
        </w:r>
        <w:r w:rsidRPr="002A4EA8">
          <w:rPr>
            <w:rStyle w:val="Enlla"/>
            <w:noProof/>
          </w:rPr>
          <w:t>Canviar el nom del servidor d’una aplicació Grails</w:t>
        </w:r>
        <w:r>
          <w:rPr>
            <w:noProof/>
            <w:webHidden/>
          </w:rPr>
          <w:tab/>
        </w:r>
        <w:r>
          <w:rPr>
            <w:noProof/>
            <w:webHidden/>
          </w:rPr>
          <w:fldChar w:fldCharType="begin"/>
        </w:r>
        <w:r>
          <w:rPr>
            <w:noProof/>
            <w:webHidden/>
          </w:rPr>
          <w:instrText xml:space="preserve"> PAGEREF _Toc421086055 \h </w:instrText>
        </w:r>
      </w:ins>
      <w:r>
        <w:rPr>
          <w:noProof/>
          <w:webHidden/>
        </w:rPr>
      </w:r>
      <w:r>
        <w:rPr>
          <w:noProof/>
          <w:webHidden/>
        </w:rPr>
        <w:fldChar w:fldCharType="separate"/>
      </w:r>
      <w:ins w:id="71" w:author="UPC" w:date="2015-06-03T09:11:00Z">
        <w:r>
          <w:rPr>
            <w:noProof/>
            <w:webHidden/>
          </w:rPr>
          <w:t>22</w:t>
        </w:r>
        <w:r>
          <w:rPr>
            <w:noProof/>
            <w:webHidden/>
          </w:rPr>
          <w:fldChar w:fldCharType="end"/>
        </w:r>
        <w:r w:rsidRPr="002A4EA8">
          <w:rPr>
            <w:rStyle w:val="Enlla"/>
            <w:noProof/>
          </w:rPr>
          <w:fldChar w:fldCharType="end"/>
        </w:r>
      </w:ins>
    </w:p>
    <w:p w:rsidR="008D50D6" w:rsidRDefault="008D50D6">
      <w:pPr>
        <w:pStyle w:val="IDC2"/>
        <w:rPr>
          <w:ins w:id="72" w:author="UPC" w:date="2015-06-03T09:11:00Z"/>
          <w:rFonts w:asciiTheme="minorHAnsi" w:eastAsiaTheme="minorEastAsia" w:hAnsiTheme="minorHAnsi" w:cstheme="minorBidi"/>
          <w:noProof/>
          <w:szCs w:val="22"/>
          <w:lang w:eastAsia="ca-ES"/>
        </w:rPr>
      </w:pPr>
      <w:ins w:id="73" w:author="UPC" w:date="2015-06-03T09:11:00Z">
        <w:r w:rsidRPr="002A4EA8">
          <w:rPr>
            <w:rStyle w:val="Enlla"/>
            <w:noProof/>
          </w:rPr>
          <w:fldChar w:fldCharType="begin"/>
        </w:r>
        <w:r w:rsidRPr="002A4EA8">
          <w:rPr>
            <w:rStyle w:val="Enlla"/>
            <w:noProof/>
          </w:rPr>
          <w:instrText xml:space="preserve"> </w:instrText>
        </w:r>
        <w:r>
          <w:rPr>
            <w:noProof/>
          </w:rPr>
          <w:instrText>HYPERLINK \l "_Toc421086056"</w:instrText>
        </w:r>
        <w:r w:rsidRPr="002A4EA8">
          <w:rPr>
            <w:rStyle w:val="Enlla"/>
            <w:noProof/>
          </w:rPr>
          <w:instrText xml:space="preserve"> </w:instrText>
        </w:r>
        <w:r w:rsidRPr="002A4EA8">
          <w:rPr>
            <w:rStyle w:val="Enlla"/>
            <w:noProof/>
          </w:rPr>
          <w:fldChar w:fldCharType="separate"/>
        </w:r>
        <w:r w:rsidRPr="002A4EA8">
          <w:rPr>
            <w:rStyle w:val="Enlla"/>
            <w:noProof/>
          </w:rPr>
          <w:t>2.5</w:t>
        </w:r>
        <w:r>
          <w:rPr>
            <w:rFonts w:asciiTheme="minorHAnsi" w:eastAsiaTheme="minorEastAsia" w:hAnsiTheme="minorHAnsi" w:cstheme="minorBidi"/>
            <w:noProof/>
            <w:szCs w:val="22"/>
            <w:lang w:eastAsia="ca-ES"/>
          </w:rPr>
          <w:tab/>
        </w:r>
        <w:r w:rsidRPr="002A4EA8">
          <w:rPr>
            <w:rStyle w:val="Enlla"/>
            <w:noProof/>
          </w:rPr>
          <w:t>Arxius CSS i Javascript</w:t>
        </w:r>
        <w:r>
          <w:rPr>
            <w:noProof/>
            <w:webHidden/>
          </w:rPr>
          <w:tab/>
        </w:r>
        <w:r>
          <w:rPr>
            <w:noProof/>
            <w:webHidden/>
          </w:rPr>
          <w:fldChar w:fldCharType="begin"/>
        </w:r>
        <w:r>
          <w:rPr>
            <w:noProof/>
            <w:webHidden/>
          </w:rPr>
          <w:instrText xml:space="preserve"> PAGEREF _Toc421086056 \h </w:instrText>
        </w:r>
      </w:ins>
      <w:r>
        <w:rPr>
          <w:noProof/>
          <w:webHidden/>
        </w:rPr>
      </w:r>
      <w:r>
        <w:rPr>
          <w:noProof/>
          <w:webHidden/>
        </w:rPr>
        <w:fldChar w:fldCharType="separate"/>
      </w:r>
      <w:ins w:id="74" w:author="UPC" w:date="2015-06-03T09:11:00Z">
        <w:r>
          <w:rPr>
            <w:noProof/>
            <w:webHidden/>
          </w:rPr>
          <w:t>23</w:t>
        </w:r>
        <w:r>
          <w:rPr>
            <w:noProof/>
            <w:webHidden/>
          </w:rPr>
          <w:fldChar w:fldCharType="end"/>
        </w:r>
        <w:r w:rsidRPr="002A4EA8">
          <w:rPr>
            <w:rStyle w:val="Enlla"/>
            <w:noProof/>
          </w:rPr>
          <w:fldChar w:fldCharType="end"/>
        </w:r>
      </w:ins>
    </w:p>
    <w:p w:rsidR="008D50D6" w:rsidRDefault="008D50D6">
      <w:pPr>
        <w:pStyle w:val="IDC1"/>
        <w:tabs>
          <w:tab w:val="left" w:pos="440"/>
        </w:tabs>
        <w:rPr>
          <w:ins w:id="75" w:author="UPC" w:date="2015-06-03T09:11:00Z"/>
          <w:rFonts w:asciiTheme="minorHAnsi" w:eastAsiaTheme="minorEastAsia" w:hAnsiTheme="minorHAnsi" w:cstheme="minorBidi"/>
          <w:b w:val="0"/>
          <w:bCs w:val="0"/>
          <w:noProof/>
          <w:szCs w:val="22"/>
          <w:lang w:eastAsia="ca-ES"/>
        </w:rPr>
      </w:pPr>
      <w:ins w:id="76" w:author="UPC" w:date="2015-06-03T09:11:00Z">
        <w:r w:rsidRPr="002A4EA8">
          <w:rPr>
            <w:rStyle w:val="Enlla"/>
            <w:noProof/>
          </w:rPr>
          <w:fldChar w:fldCharType="begin"/>
        </w:r>
        <w:r w:rsidRPr="002A4EA8">
          <w:rPr>
            <w:rStyle w:val="Enlla"/>
            <w:noProof/>
          </w:rPr>
          <w:instrText xml:space="preserve"> </w:instrText>
        </w:r>
        <w:r>
          <w:rPr>
            <w:noProof/>
          </w:rPr>
          <w:instrText>HYPERLINK \l "_Toc421086057"</w:instrText>
        </w:r>
        <w:r w:rsidRPr="002A4EA8">
          <w:rPr>
            <w:rStyle w:val="Enlla"/>
            <w:noProof/>
          </w:rPr>
          <w:instrText xml:space="preserve"> </w:instrText>
        </w:r>
        <w:r w:rsidRPr="002A4EA8">
          <w:rPr>
            <w:rStyle w:val="Enlla"/>
            <w:noProof/>
          </w:rPr>
          <w:fldChar w:fldCharType="separate"/>
        </w:r>
        <w:r w:rsidRPr="002A4EA8">
          <w:rPr>
            <w:rStyle w:val="Enlla"/>
            <w:noProof/>
          </w:rPr>
          <w:t>3</w:t>
        </w:r>
        <w:r>
          <w:rPr>
            <w:rFonts w:asciiTheme="minorHAnsi" w:eastAsiaTheme="minorEastAsia" w:hAnsiTheme="minorHAnsi" w:cstheme="minorBidi"/>
            <w:b w:val="0"/>
            <w:bCs w:val="0"/>
            <w:noProof/>
            <w:szCs w:val="22"/>
            <w:lang w:eastAsia="ca-ES"/>
          </w:rPr>
          <w:tab/>
        </w:r>
        <w:r w:rsidRPr="002A4EA8">
          <w:rPr>
            <w:rStyle w:val="Enlla"/>
            <w:noProof/>
          </w:rPr>
          <w:t>Aplicació Editor (gcrrhh)</w:t>
        </w:r>
        <w:r>
          <w:rPr>
            <w:noProof/>
            <w:webHidden/>
          </w:rPr>
          <w:tab/>
        </w:r>
        <w:r>
          <w:rPr>
            <w:noProof/>
            <w:webHidden/>
          </w:rPr>
          <w:fldChar w:fldCharType="begin"/>
        </w:r>
        <w:r>
          <w:rPr>
            <w:noProof/>
            <w:webHidden/>
          </w:rPr>
          <w:instrText xml:space="preserve"> PAGEREF _Toc421086057 \h </w:instrText>
        </w:r>
      </w:ins>
      <w:r>
        <w:rPr>
          <w:noProof/>
          <w:webHidden/>
        </w:rPr>
      </w:r>
      <w:r>
        <w:rPr>
          <w:noProof/>
          <w:webHidden/>
        </w:rPr>
        <w:fldChar w:fldCharType="separate"/>
      </w:r>
      <w:ins w:id="77" w:author="UPC" w:date="2015-06-03T09:11:00Z">
        <w:r>
          <w:rPr>
            <w:noProof/>
            <w:webHidden/>
          </w:rPr>
          <w:t>24</w:t>
        </w:r>
        <w:r>
          <w:rPr>
            <w:noProof/>
            <w:webHidden/>
          </w:rPr>
          <w:fldChar w:fldCharType="end"/>
        </w:r>
        <w:r w:rsidRPr="002A4EA8">
          <w:rPr>
            <w:rStyle w:val="Enlla"/>
            <w:noProof/>
          </w:rPr>
          <w:fldChar w:fldCharType="end"/>
        </w:r>
      </w:ins>
    </w:p>
    <w:p w:rsidR="008D50D6" w:rsidRDefault="008D50D6">
      <w:pPr>
        <w:pStyle w:val="IDC2"/>
        <w:rPr>
          <w:ins w:id="78" w:author="UPC" w:date="2015-06-03T09:11:00Z"/>
          <w:rFonts w:asciiTheme="minorHAnsi" w:eastAsiaTheme="minorEastAsia" w:hAnsiTheme="minorHAnsi" w:cstheme="minorBidi"/>
          <w:noProof/>
          <w:szCs w:val="22"/>
          <w:lang w:eastAsia="ca-ES"/>
        </w:rPr>
      </w:pPr>
      <w:ins w:id="79" w:author="UPC" w:date="2015-06-03T09:11:00Z">
        <w:r w:rsidRPr="002A4EA8">
          <w:rPr>
            <w:rStyle w:val="Enlla"/>
            <w:noProof/>
          </w:rPr>
          <w:fldChar w:fldCharType="begin"/>
        </w:r>
        <w:r w:rsidRPr="002A4EA8">
          <w:rPr>
            <w:rStyle w:val="Enlla"/>
            <w:noProof/>
          </w:rPr>
          <w:instrText xml:space="preserve"> </w:instrText>
        </w:r>
        <w:r>
          <w:rPr>
            <w:noProof/>
          </w:rPr>
          <w:instrText>HYPERLINK \l "_Toc421086058"</w:instrText>
        </w:r>
        <w:r w:rsidRPr="002A4EA8">
          <w:rPr>
            <w:rStyle w:val="Enlla"/>
            <w:noProof/>
          </w:rPr>
          <w:instrText xml:space="preserve"> </w:instrText>
        </w:r>
        <w:r w:rsidRPr="002A4EA8">
          <w:rPr>
            <w:rStyle w:val="Enlla"/>
            <w:noProof/>
          </w:rPr>
          <w:fldChar w:fldCharType="separate"/>
        </w:r>
        <w:r w:rsidRPr="002A4EA8">
          <w:rPr>
            <w:rStyle w:val="Enlla"/>
            <w:noProof/>
          </w:rPr>
          <w:t>3.1</w:t>
        </w:r>
        <w:r>
          <w:rPr>
            <w:rFonts w:asciiTheme="minorHAnsi" w:eastAsiaTheme="minorEastAsia" w:hAnsiTheme="minorHAnsi" w:cstheme="minorBidi"/>
            <w:noProof/>
            <w:szCs w:val="22"/>
            <w:lang w:eastAsia="ca-ES"/>
          </w:rPr>
          <w:tab/>
        </w:r>
        <w:r w:rsidRPr="002A4EA8">
          <w:rPr>
            <w:rStyle w:val="Enlla"/>
            <w:noProof/>
          </w:rPr>
          <w:t>TreeTable</w:t>
        </w:r>
        <w:r>
          <w:rPr>
            <w:noProof/>
            <w:webHidden/>
          </w:rPr>
          <w:tab/>
        </w:r>
        <w:r>
          <w:rPr>
            <w:noProof/>
            <w:webHidden/>
          </w:rPr>
          <w:fldChar w:fldCharType="begin"/>
        </w:r>
        <w:r>
          <w:rPr>
            <w:noProof/>
            <w:webHidden/>
          </w:rPr>
          <w:instrText xml:space="preserve"> PAGEREF _Toc421086058 \h </w:instrText>
        </w:r>
      </w:ins>
      <w:r>
        <w:rPr>
          <w:noProof/>
          <w:webHidden/>
        </w:rPr>
      </w:r>
      <w:r>
        <w:rPr>
          <w:noProof/>
          <w:webHidden/>
        </w:rPr>
        <w:fldChar w:fldCharType="separate"/>
      </w:r>
      <w:ins w:id="80" w:author="UPC" w:date="2015-06-03T09:11:00Z">
        <w:r>
          <w:rPr>
            <w:noProof/>
            <w:webHidden/>
          </w:rPr>
          <w:t>24</w:t>
        </w:r>
        <w:r>
          <w:rPr>
            <w:noProof/>
            <w:webHidden/>
          </w:rPr>
          <w:fldChar w:fldCharType="end"/>
        </w:r>
        <w:r w:rsidRPr="002A4EA8">
          <w:rPr>
            <w:rStyle w:val="Enlla"/>
            <w:noProof/>
          </w:rPr>
          <w:fldChar w:fldCharType="end"/>
        </w:r>
      </w:ins>
    </w:p>
    <w:p w:rsidR="008D50D6" w:rsidRDefault="008D50D6">
      <w:pPr>
        <w:pStyle w:val="IDC3"/>
        <w:rPr>
          <w:ins w:id="81" w:author="UPC" w:date="2015-06-03T09:11:00Z"/>
          <w:rFonts w:asciiTheme="minorHAnsi" w:eastAsiaTheme="minorEastAsia" w:hAnsiTheme="minorHAnsi" w:cstheme="minorBidi"/>
          <w:noProof/>
          <w:szCs w:val="22"/>
          <w:lang w:eastAsia="ca-ES"/>
        </w:rPr>
      </w:pPr>
      <w:ins w:id="82" w:author="UPC" w:date="2015-06-03T09:11:00Z">
        <w:r w:rsidRPr="002A4EA8">
          <w:rPr>
            <w:rStyle w:val="Enlla"/>
            <w:noProof/>
          </w:rPr>
          <w:fldChar w:fldCharType="begin"/>
        </w:r>
        <w:r w:rsidRPr="002A4EA8">
          <w:rPr>
            <w:rStyle w:val="Enlla"/>
            <w:noProof/>
          </w:rPr>
          <w:instrText xml:space="preserve"> </w:instrText>
        </w:r>
        <w:r>
          <w:rPr>
            <w:noProof/>
          </w:rPr>
          <w:instrText>HYPERLINK \l "_Toc421086059"</w:instrText>
        </w:r>
        <w:r w:rsidRPr="002A4EA8">
          <w:rPr>
            <w:rStyle w:val="Enlla"/>
            <w:noProof/>
          </w:rPr>
          <w:instrText xml:space="preserve"> </w:instrText>
        </w:r>
        <w:r w:rsidRPr="002A4EA8">
          <w:rPr>
            <w:rStyle w:val="Enlla"/>
            <w:noProof/>
          </w:rPr>
          <w:fldChar w:fldCharType="separate"/>
        </w:r>
        <w:r w:rsidRPr="002A4EA8">
          <w:rPr>
            <w:rStyle w:val="Enlla"/>
            <w:noProof/>
          </w:rPr>
          <w:t>3.1.1</w:t>
        </w:r>
        <w:r>
          <w:rPr>
            <w:rFonts w:asciiTheme="minorHAnsi" w:eastAsiaTheme="minorEastAsia" w:hAnsiTheme="minorHAnsi" w:cstheme="minorBidi"/>
            <w:noProof/>
            <w:szCs w:val="22"/>
            <w:lang w:eastAsia="ca-ES"/>
          </w:rPr>
          <w:tab/>
        </w:r>
        <w:r w:rsidRPr="002A4EA8">
          <w:rPr>
            <w:rStyle w:val="Enlla"/>
            <w:noProof/>
          </w:rPr>
          <w:t>Instal·lació del plugin TreeTable</w:t>
        </w:r>
        <w:r>
          <w:rPr>
            <w:noProof/>
            <w:webHidden/>
          </w:rPr>
          <w:tab/>
        </w:r>
        <w:r>
          <w:rPr>
            <w:noProof/>
            <w:webHidden/>
          </w:rPr>
          <w:fldChar w:fldCharType="begin"/>
        </w:r>
        <w:r>
          <w:rPr>
            <w:noProof/>
            <w:webHidden/>
          </w:rPr>
          <w:instrText xml:space="preserve"> PAGEREF _Toc421086059 \h </w:instrText>
        </w:r>
      </w:ins>
      <w:r>
        <w:rPr>
          <w:noProof/>
          <w:webHidden/>
        </w:rPr>
      </w:r>
      <w:r>
        <w:rPr>
          <w:noProof/>
          <w:webHidden/>
        </w:rPr>
        <w:fldChar w:fldCharType="separate"/>
      </w:r>
      <w:ins w:id="83" w:author="UPC" w:date="2015-06-03T09:11:00Z">
        <w:r>
          <w:rPr>
            <w:noProof/>
            <w:webHidden/>
          </w:rPr>
          <w:t>24</w:t>
        </w:r>
        <w:r>
          <w:rPr>
            <w:noProof/>
            <w:webHidden/>
          </w:rPr>
          <w:fldChar w:fldCharType="end"/>
        </w:r>
        <w:r w:rsidRPr="002A4EA8">
          <w:rPr>
            <w:rStyle w:val="Enlla"/>
            <w:noProof/>
          </w:rPr>
          <w:fldChar w:fldCharType="end"/>
        </w:r>
      </w:ins>
    </w:p>
    <w:p w:rsidR="008D50D6" w:rsidRDefault="008D50D6">
      <w:pPr>
        <w:pStyle w:val="IDC3"/>
        <w:rPr>
          <w:ins w:id="84" w:author="UPC" w:date="2015-06-03T09:11:00Z"/>
          <w:rFonts w:asciiTheme="minorHAnsi" w:eastAsiaTheme="minorEastAsia" w:hAnsiTheme="minorHAnsi" w:cstheme="minorBidi"/>
          <w:noProof/>
          <w:szCs w:val="22"/>
          <w:lang w:eastAsia="ca-ES"/>
        </w:rPr>
      </w:pPr>
      <w:ins w:id="85" w:author="UPC" w:date="2015-06-03T09:11:00Z">
        <w:r w:rsidRPr="002A4EA8">
          <w:rPr>
            <w:rStyle w:val="Enlla"/>
            <w:noProof/>
          </w:rPr>
          <w:fldChar w:fldCharType="begin"/>
        </w:r>
        <w:r w:rsidRPr="002A4EA8">
          <w:rPr>
            <w:rStyle w:val="Enlla"/>
            <w:noProof/>
          </w:rPr>
          <w:instrText xml:space="preserve"> </w:instrText>
        </w:r>
        <w:r>
          <w:rPr>
            <w:noProof/>
          </w:rPr>
          <w:instrText>HYPERLINK \l "_Toc421086060"</w:instrText>
        </w:r>
        <w:r w:rsidRPr="002A4EA8">
          <w:rPr>
            <w:rStyle w:val="Enlla"/>
            <w:noProof/>
          </w:rPr>
          <w:instrText xml:space="preserve"> </w:instrText>
        </w:r>
        <w:r w:rsidRPr="002A4EA8">
          <w:rPr>
            <w:rStyle w:val="Enlla"/>
            <w:noProof/>
          </w:rPr>
          <w:fldChar w:fldCharType="separate"/>
        </w:r>
        <w:r w:rsidRPr="002A4EA8">
          <w:rPr>
            <w:rStyle w:val="Enlla"/>
            <w:noProof/>
          </w:rPr>
          <w:t>3.1.2</w:t>
        </w:r>
        <w:r>
          <w:rPr>
            <w:rFonts w:asciiTheme="minorHAnsi" w:eastAsiaTheme="minorEastAsia" w:hAnsiTheme="minorHAnsi" w:cstheme="minorBidi"/>
            <w:noProof/>
            <w:szCs w:val="22"/>
            <w:lang w:eastAsia="ca-ES"/>
          </w:rPr>
          <w:tab/>
        </w:r>
        <w:r w:rsidRPr="002A4EA8">
          <w:rPr>
            <w:rStyle w:val="Enlla"/>
            <w:noProof/>
          </w:rPr>
          <w:t>Ús del plugin TreeTable</w:t>
        </w:r>
        <w:r>
          <w:rPr>
            <w:noProof/>
            <w:webHidden/>
          </w:rPr>
          <w:tab/>
        </w:r>
        <w:r>
          <w:rPr>
            <w:noProof/>
            <w:webHidden/>
          </w:rPr>
          <w:fldChar w:fldCharType="begin"/>
        </w:r>
        <w:r>
          <w:rPr>
            <w:noProof/>
            <w:webHidden/>
          </w:rPr>
          <w:instrText xml:space="preserve"> PAGEREF _Toc421086060 \h </w:instrText>
        </w:r>
      </w:ins>
      <w:r>
        <w:rPr>
          <w:noProof/>
          <w:webHidden/>
        </w:rPr>
      </w:r>
      <w:r>
        <w:rPr>
          <w:noProof/>
          <w:webHidden/>
        </w:rPr>
        <w:fldChar w:fldCharType="separate"/>
      </w:r>
      <w:ins w:id="86" w:author="UPC" w:date="2015-06-03T09:11:00Z">
        <w:r>
          <w:rPr>
            <w:noProof/>
            <w:webHidden/>
          </w:rPr>
          <w:t>25</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87" w:author="UPC" w:date="2015-06-03T09:11:00Z"/>
          <w:noProof/>
        </w:rPr>
      </w:pPr>
      <w:ins w:id="88" w:author="UPC" w:date="2015-06-03T09:11:00Z">
        <w:r w:rsidRPr="002A4EA8">
          <w:rPr>
            <w:rStyle w:val="Enlla"/>
            <w:noProof/>
          </w:rPr>
          <w:fldChar w:fldCharType="begin"/>
        </w:r>
        <w:r w:rsidRPr="002A4EA8">
          <w:rPr>
            <w:rStyle w:val="Enlla"/>
            <w:noProof/>
          </w:rPr>
          <w:instrText xml:space="preserve"> </w:instrText>
        </w:r>
        <w:r>
          <w:rPr>
            <w:noProof/>
          </w:rPr>
          <w:instrText>HYPERLINK \l "_Toc421086061"</w:instrText>
        </w:r>
        <w:r w:rsidRPr="002A4EA8">
          <w:rPr>
            <w:rStyle w:val="Enlla"/>
            <w:noProof/>
          </w:rPr>
          <w:instrText xml:space="preserve"> </w:instrText>
        </w:r>
        <w:r w:rsidRPr="002A4EA8">
          <w:rPr>
            <w:rStyle w:val="Enlla"/>
            <w:noProof/>
          </w:rPr>
          <w:fldChar w:fldCharType="separate"/>
        </w:r>
        <w:r w:rsidRPr="002A4EA8">
          <w:rPr>
            <w:rStyle w:val="Enlla"/>
            <w:noProof/>
          </w:rPr>
          <w:t>3.1.2.1</w:t>
        </w:r>
        <w:r>
          <w:rPr>
            <w:noProof/>
          </w:rPr>
          <w:tab/>
        </w:r>
        <w:r w:rsidRPr="002A4EA8">
          <w:rPr>
            <w:rStyle w:val="Enlla"/>
            <w:noProof/>
          </w:rPr>
          <w:t>Exemple bàsic</w:t>
        </w:r>
        <w:r>
          <w:rPr>
            <w:noProof/>
            <w:webHidden/>
          </w:rPr>
          <w:tab/>
        </w:r>
        <w:r>
          <w:rPr>
            <w:noProof/>
            <w:webHidden/>
          </w:rPr>
          <w:fldChar w:fldCharType="begin"/>
        </w:r>
        <w:r>
          <w:rPr>
            <w:noProof/>
            <w:webHidden/>
          </w:rPr>
          <w:instrText xml:space="preserve"> PAGEREF _Toc421086061 \h </w:instrText>
        </w:r>
      </w:ins>
      <w:r>
        <w:rPr>
          <w:noProof/>
          <w:webHidden/>
        </w:rPr>
      </w:r>
      <w:r>
        <w:rPr>
          <w:noProof/>
          <w:webHidden/>
        </w:rPr>
        <w:fldChar w:fldCharType="separate"/>
      </w:r>
      <w:ins w:id="89" w:author="UPC" w:date="2015-06-03T09:11:00Z">
        <w:r>
          <w:rPr>
            <w:noProof/>
            <w:webHidden/>
          </w:rPr>
          <w:t>25</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90" w:author="UPC" w:date="2015-06-03T09:11:00Z"/>
          <w:noProof/>
        </w:rPr>
      </w:pPr>
      <w:ins w:id="91" w:author="UPC" w:date="2015-06-03T09:11:00Z">
        <w:r w:rsidRPr="002A4EA8">
          <w:rPr>
            <w:rStyle w:val="Enlla"/>
            <w:noProof/>
          </w:rPr>
          <w:fldChar w:fldCharType="begin"/>
        </w:r>
        <w:r w:rsidRPr="002A4EA8">
          <w:rPr>
            <w:rStyle w:val="Enlla"/>
            <w:noProof/>
          </w:rPr>
          <w:instrText xml:space="preserve"> </w:instrText>
        </w:r>
        <w:r>
          <w:rPr>
            <w:noProof/>
          </w:rPr>
          <w:instrText>HYPERLINK \l "_Toc421086062"</w:instrText>
        </w:r>
        <w:r w:rsidRPr="002A4EA8">
          <w:rPr>
            <w:rStyle w:val="Enlla"/>
            <w:noProof/>
          </w:rPr>
          <w:instrText xml:space="preserve"> </w:instrText>
        </w:r>
        <w:r w:rsidRPr="002A4EA8">
          <w:rPr>
            <w:rStyle w:val="Enlla"/>
            <w:noProof/>
          </w:rPr>
          <w:fldChar w:fldCharType="separate"/>
        </w:r>
        <w:r w:rsidRPr="002A4EA8">
          <w:rPr>
            <w:rStyle w:val="Enlla"/>
            <w:noProof/>
          </w:rPr>
          <w:t>3.1.2.2</w:t>
        </w:r>
        <w:r>
          <w:rPr>
            <w:noProof/>
          </w:rPr>
          <w:tab/>
        </w:r>
        <w:r w:rsidRPr="002A4EA8">
          <w:rPr>
            <w:rStyle w:val="Enlla"/>
            <w:noProof/>
          </w:rPr>
          <w:t>Exemple complex</w:t>
        </w:r>
        <w:r>
          <w:rPr>
            <w:noProof/>
            <w:webHidden/>
          </w:rPr>
          <w:tab/>
        </w:r>
        <w:r>
          <w:rPr>
            <w:noProof/>
            <w:webHidden/>
          </w:rPr>
          <w:fldChar w:fldCharType="begin"/>
        </w:r>
        <w:r>
          <w:rPr>
            <w:noProof/>
            <w:webHidden/>
          </w:rPr>
          <w:instrText xml:space="preserve"> PAGEREF _Toc421086062 \h </w:instrText>
        </w:r>
      </w:ins>
      <w:r>
        <w:rPr>
          <w:noProof/>
          <w:webHidden/>
        </w:rPr>
      </w:r>
      <w:r>
        <w:rPr>
          <w:noProof/>
          <w:webHidden/>
        </w:rPr>
        <w:fldChar w:fldCharType="separate"/>
      </w:r>
      <w:ins w:id="92" w:author="UPC" w:date="2015-06-03T09:11:00Z">
        <w:r>
          <w:rPr>
            <w:noProof/>
            <w:webHidden/>
          </w:rPr>
          <w:t>27</w:t>
        </w:r>
        <w:r>
          <w:rPr>
            <w:noProof/>
            <w:webHidden/>
          </w:rPr>
          <w:fldChar w:fldCharType="end"/>
        </w:r>
        <w:r w:rsidRPr="002A4EA8">
          <w:rPr>
            <w:rStyle w:val="Enlla"/>
            <w:noProof/>
          </w:rPr>
          <w:fldChar w:fldCharType="end"/>
        </w:r>
      </w:ins>
    </w:p>
    <w:p w:rsidR="008D50D6" w:rsidRDefault="008D50D6">
      <w:pPr>
        <w:pStyle w:val="IDC2"/>
        <w:rPr>
          <w:ins w:id="93" w:author="UPC" w:date="2015-06-03T09:11:00Z"/>
          <w:rFonts w:asciiTheme="minorHAnsi" w:eastAsiaTheme="minorEastAsia" w:hAnsiTheme="minorHAnsi" w:cstheme="minorBidi"/>
          <w:noProof/>
          <w:szCs w:val="22"/>
          <w:lang w:eastAsia="ca-ES"/>
        </w:rPr>
      </w:pPr>
      <w:ins w:id="94" w:author="UPC" w:date="2015-06-03T09:11:00Z">
        <w:r w:rsidRPr="002A4EA8">
          <w:rPr>
            <w:rStyle w:val="Enlla"/>
            <w:noProof/>
          </w:rPr>
          <w:fldChar w:fldCharType="begin"/>
        </w:r>
        <w:r w:rsidRPr="002A4EA8">
          <w:rPr>
            <w:rStyle w:val="Enlla"/>
            <w:noProof/>
          </w:rPr>
          <w:instrText xml:space="preserve"> </w:instrText>
        </w:r>
        <w:r>
          <w:rPr>
            <w:noProof/>
          </w:rPr>
          <w:instrText>HYPERLINK \l "_Toc421086063"</w:instrText>
        </w:r>
        <w:r w:rsidRPr="002A4EA8">
          <w:rPr>
            <w:rStyle w:val="Enlla"/>
            <w:noProof/>
          </w:rPr>
          <w:instrText xml:space="preserve"> </w:instrText>
        </w:r>
        <w:r w:rsidRPr="002A4EA8">
          <w:rPr>
            <w:rStyle w:val="Enlla"/>
            <w:noProof/>
          </w:rPr>
          <w:fldChar w:fldCharType="separate"/>
        </w:r>
        <w:r w:rsidRPr="002A4EA8">
          <w:rPr>
            <w:rStyle w:val="Enlla"/>
            <w:noProof/>
          </w:rPr>
          <w:t>3.2</w:t>
        </w:r>
        <w:r>
          <w:rPr>
            <w:rFonts w:asciiTheme="minorHAnsi" w:eastAsiaTheme="minorEastAsia" w:hAnsiTheme="minorHAnsi" w:cstheme="minorBidi"/>
            <w:noProof/>
            <w:szCs w:val="22"/>
            <w:lang w:eastAsia="ca-ES"/>
          </w:rPr>
          <w:tab/>
        </w:r>
        <w:r w:rsidRPr="002A4EA8">
          <w:rPr>
            <w:rStyle w:val="Enlla"/>
            <w:noProof/>
          </w:rPr>
          <w:t>CKEditor</w:t>
        </w:r>
        <w:r>
          <w:rPr>
            <w:noProof/>
            <w:webHidden/>
          </w:rPr>
          <w:tab/>
        </w:r>
        <w:r>
          <w:rPr>
            <w:noProof/>
            <w:webHidden/>
          </w:rPr>
          <w:fldChar w:fldCharType="begin"/>
        </w:r>
        <w:r>
          <w:rPr>
            <w:noProof/>
            <w:webHidden/>
          </w:rPr>
          <w:instrText xml:space="preserve"> PAGEREF _Toc421086063 \h </w:instrText>
        </w:r>
      </w:ins>
      <w:r>
        <w:rPr>
          <w:noProof/>
          <w:webHidden/>
        </w:rPr>
      </w:r>
      <w:r>
        <w:rPr>
          <w:noProof/>
          <w:webHidden/>
        </w:rPr>
        <w:fldChar w:fldCharType="separate"/>
      </w:r>
      <w:ins w:id="95" w:author="UPC" w:date="2015-06-03T09:11:00Z">
        <w:r>
          <w:rPr>
            <w:noProof/>
            <w:webHidden/>
          </w:rPr>
          <w:t>29</w:t>
        </w:r>
        <w:r>
          <w:rPr>
            <w:noProof/>
            <w:webHidden/>
          </w:rPr>
          <w:fldChar w:fldCharType="end"/>
        </w:r>
        <w:r w:rsidRPr="002A4EA8">
          <w:rPr>
            <w:rStyle w:val="Enlla"/>
            <w:noProof/>
          </w:rPr>
          <w:fldChar w:fldCharType="end"/>
        </w:r>
      </w:ins>
    </w:p>
    <w:p w:rsidR="008D50D6" w:rsidRDefault="008D50D6">
      <w:pPr>
        <w:pStyle w:val="IDC3"/>
        <w:rPr>
          <w:ins w:id="96" w:author="UPC" w:date="2015-06-03T09:11:00Z"/>
          <w:rFonts w:asciiTheme="minorHAnsi" w:eastAsiaTheme="minorEastAsia" w:hAnsiTheme="minorHAnsi" w:cstheme="minorBidi"/>
          <w:noProof/>
          <w:szCs w:val="22"/>
          <w:lang w:eastAsia="ca-ES"/>
        </w:rPr>
      </w:pPr>
      <w:ins w:id="97" w:author="UPC" w:date="2015-06-03T09:11:00Z">
        <w:r w:rsidRPr="002A4EA8">
          <w:rPr>
            <w:rStyle w:val="Enlla"/>
            <w:noProof/>
          </w:rPr>
          <w:fldChar w:fldCharType="begin"/>
        </w:r>
        <w:r w:rsidRPr="002A4EA8">
          <w:rPr>
            <w:rStyle w:val="Enlla"/>
            <w:noProof/>
          </w:rPr>
          <w:instrText xml:space="preserve"> </w:instrText>
        </w:r>
        <w:r>
          <w:rPr>
            <w:noProof/>
          </w:rPr>
          <w:instrText>HYPERLINK \l "_Toc421086064"</w:instrText>
        </w:r>
        <w:r w:rsidRPr="002A4EA8">
          <w:rPr>
            <w:rStyle w:val="Enlla"/>
            <w:noProof/>
          </w:rPr>
          <w:instrText xml:space="preserve"> </w:instrText>
        </w:r>
        <w:r w:rsidRPr="002A4EA8">
          <w:rPr>
            <w:rStyle w:val="Enlla"/>
            <w:noProof/>
          </w:rPr>
          <w:fldChar w:fldCharType="separate"/>
        </w:r>
        <w:r w:rsidRPr="002A4EA8">
          <w:rPr>
            <w:rStyle w:val="Enlla"/>
            <w:noProof/>
          </w:rPr>
          <w:t>3.2.1</w:t>
        </w:r>
        <w:r>
          <w:rPr>
            <w:rFonts w:asciiTheme="minorHAnsi" w:eastAsiaTheme="minorEastAsia" w:hAnsiTheme="minorHAnsi" w:cstheme="minorBidi"/>
            <w:noProof/>
            <w:szCs w:val="22"/>
            <w:lang w:eastAsia="ca-ES"/>
          </w:rPr>
          <w:tab/>
        </w:r>
        <w:r w:rsidRPr="002A4EA8">
          <w:rPr>
            <w:rStyle w:val="Enlla"/>
            <w:noProof/>
          </w:rPr>
          <w:t>Instal·lació i configuració del plugin CKEditor</w:t>
        </w:r>
        <w:r>
          <w:rPr>
            <w:noProof/>
            <w:webHidden/>
          </w:rPr>
          <w:tab/>
        </w:r>
        <w:r>
          <w:rPr>
            <w:noProof/>
            <w:webHidden/>
          </w:rPr>
          <w:fldChar w:fldCharType="begin"/>
        </w:r>
        <w:r>
          <w:rPr>
            <w:noProof/>
            <w:webHidden/>
          </w:rPr>
          <w:instrText xml:space="preserve"> PAGEREF _Toc421086064 \h </w:instrText>
        </w:r>
      </w:ins>
      <w:r>
        <w:rPr>
          <w:noProof/>
          <w:webHidden/>
        </w:rPr>
      </w:r>
      <w:r>
        <w:rPr>
          <w:noProof/>
          <w:webHidden/>
        </w:rPr>
        <w:fldChar w:fldCharType="separate"/>
      </w:r>
      <w:ins w:id="98" w:author="UPC" w:date="2015-06-03T09:11:00Z">
        <w:r>
          <w:rPr>
            <w:noProof/>
            <w:webHidden/>
          </w:rPr>
          <w:t>29</w:t>
        </w:r>
        <w:r>
          <w:rPr>
            <w:noProof/>
            <w:webHidden/>
          </w:rPr>
          <w:fldChar w:fldCharType="end"/>
        </w:r>
        <w:r w:rsidRPr="002A4EA8">
          <w:rPr>
            <w:rStyle w:val="Enlla"/>
            <w:noProof/>
          </w:rPr>
          <w:fldChar w:fldCharType="end"/>
        </w:r>
      </w:ins>
    </w:p>
    <w:p w:rsidR="008D50D6" w:rsidRDefault="008D50D6">
      <w:pPr>
        <w:pStyle w:val="IDC3"/>
        <w:rPr>
          <w:ins w:id="99" w:author="UPC" w:date="2015-06-03T09:11:00Z"/>
          <w:rFonts w:asciiTheme="minorHAnsi" w:eastAsiaTheme="minorEastAsia" w:hAnsiTheme="minorHAnsi" w:cstheme="minorBidi"/>
          <w:noProof/>
          <w:szCs w:val="22"/>
          <w:lang w:eastAsia="ca-ES"/>
        </w:rPr>
      </w:pPr>
      <w:ins w:id="100" w:author="UPC" w:date="2015-06-03T09:11:00Z">
        <w:r w:rsidRPr="002A4EA8">
          <w:rPr>
            <w:rStyle w:val="Enlla"/>
            <w:noProof/>
          </w:rPr>
          <w:fldChar w:fldCharType="begin"/>
        </w:r>
        <w:r w:rsidRPr="002A4EA8">
          <w:rPr>
            <w:rStyle w:val="Enlla"/>
            <w:noProof/>
          </w:rPr>
          <w:instrText xml:space="preserve"> </w:instrText>
        </w:r>
        <w:r>
          <w:rPr>
            <w:noProof/>
          </w:rPr>
          <w:instrText>HYPERLINK \l "_Toc421086065"</w:instrText>
        </w:r>
        <w:r w:rsidRPr="002A4EA8">
          <w:rPr>
            <w:rStyle w:val="Enlla"/>
            <w:noProof/>
          </w:rPr>
          <w:instrText xml:space="preserve"> </w:instrText>
        </w:r>
        <w:r w:rsidRPr="002A4EA8">
          <w:rPr>
            <w:rStyle w:val="Enlla"/>
            <w:noProof/>
          </w:rPr>
          <w:fldChar w:fldCharType="separate"/>
        </w:r>
        <w:r w:rsidRPr="002A4EA8">
          <w:rPr>
            <w:rStyle w:val="Enlla"/>
            <w:noProof/>
          </w:rPr>
          <w:t>3.2.2</w:t>
        </w:r>
        <w:r>
          <w:rPr>
            <w:rFonts w:asciiTheme="minorHAnsi" w:eastAsiaTheme="minorEastAsia" w:hAnsiTheme="minorHAnsi" w:cstheme="minorBidi"/>
            <w:noProof/>
            <w:szCs w:val="22"/>
            <w:lang w:eastAsia="ca-ES"/>
          </w:rPr>
          <w:tab/>
        </w:r>
        <w:r w:rsidRPr="002A4EA8">
          <w:rPr>
            <w:rStyle w:val="Enlla"/>
            <w:noProof/>
          </w:rPr>
          <w:t>Arxiu de configuració config.js</w:t>
        </w:r>
        <w:r>
          <w:rPr>
            <w:noProof/>
            <w:webHidden/>
          </w:rPr>
          <w:tab/>
        </w:r>
        <w:r>
          <w:rPr>
            <w:noProof/>
            <w:webHidden/>
          </w:rPr>
          <w:fldChar w:fldCharType="begin"/>
        </w:r>
        <w:r>
          <w:rPr>
            <w:noProof/>
            <w:webHidden/>
          </w:rPr>
          <w:instrText xml:space="preserve"> PAGEREF _Toc421086065 \h </w:instrText>
        </w:r>
      </w:ins>
      <w:r>
        <w:rPr>
          <w:noProof/>
          <w:webHidden/>
        </w:rPr>
      </w:r>
      <w:r>
        <w:rPr>
          <w:noProof/>
          <w:webHidden/>
        </w:rPr>
        <w:fldChar w:fldCharType="separate"/>
      </w:r>
      <w:ins w:id="101" w:author="UPC" w:date="2015-06-03T09:11:00Z">
        <w:r>
          <w:rPr>
            <w:noProof/>
            <w:webHidden/>
          </w:rPr>
          <w:t>31</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02" w:author="UPC" w:date="2015-06-03T09:11:00Z"/>
          <w:noProof/>
        </w:rPr>
      </w:pPr>
      <w:ins w:id="103" w:author="UPC" w:date="2015-06-03T09:11:00Z">
        <w:r w:rsidRPr="002A4EA8">
          <w:rPr>
            <w:rStyle w:val="Enlla"/>
            <w:noProof/>
          </w:rPr>
          <w:fldChar w:fldCharType="begin"/>
        </w:r>
        <w:r w:rsidRPr="002A4EA8">
          <w:rPr>
            <w:rStyle w:val="Enlla"/>
            <w:noProof/>
          </w:rPr>
          <w:instrText xml:space="preserve"> </w:instrText>
        </w:r>
        <w:r>
          <w:rPr>
            <w:noProof/>
          </w:rPr>
          <w:instrText>HYPERLINK \l "_Toc421086066"</w:instrText>
        </w:r>
        <w:r w:rsidRPr="002A4EA8">
          <w:rPr>
            <w:rStyle w:val="Enlla"/>
            <w:noProof/>
          </w:rPr>
          <w:instrText xml:space="preserve"> </w:instrText>
        </w:r>
        <w:r w:rsidRPr="002A4EA8">
          <w:rPr>
            <w:rStyle w:val="Enlla"/>
            <w:noProof/>
          </w:rPr>
          <w:fldChar w:fldCharType="separate"/>
        </w:r>
        <w:r w:rsidRPr="002A4EA8">
          <w:rPr>
            <w:rStyle w:val="Enlla"/>
            <w:noProof/>
          </w:rPr>
          <w:t>3.2.2.1</w:t>
        </w:r>
        <w:r>
          <w:rPr>
            <w:noProof/>
          </w:rPr>
          <w:tab/>
        </w:r>
        <w:r w:rsidRPr="002A4EA8">
          <w:rPr>
            <w:rStyle w:val="Enlla"/>
            <w:noProof/>
          </w:rPr>
          <w:t>Personalitzar l'idioma</w:t>
        </w:r>
        <w:r>
          <w:rPr>
            <w:noProof/>
            <w:webHidden/>
          </w:rPr>
          <w:tab/>
        </w:r>
        <w:r>
          <w:rPr>
            <w:noProof/>
            <w:webHidden/>
          </w:rPr>
          <w:fldChar w:fldCharType="begin"/>
        </w:r>
        <w:r>
          <w:rPr>
            <w:noProof/>
            <w:webHidden/>
          </w:rPr>
          <w:instrText xml:space="preserve"> PAGEREF _Toc421086066 \h </w:instrText>
        </w:r>
      </w:ins>
      <w:r>
        <w:rPr>
          <w:noProof/>
          <w:webHidden/>
        </w:rPr>
      </w:r>
      <w:r>
        <w:rPr>
          <w:noProof/>
          <w:webHidden/>
        </w:rPr>
        <w:fldChar w:fldCharType="separate"/>
      </w:r>
      <w:ins w:id="104" w:author="UPC" w:date="2015-06-03T09:11:00Z">
        <w:r>
          <w:rPr>
            <w:noProof/>
            <w:webHidden/>
          </w:rPr>
          <w:t>33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05" w:author="UPC" w:date="2015-06-03T09:11:00Z"/>
          <w:noProof/>
        </w:rPr>
      </w:pPr>
      <w:ins w:id="106" w:author="UPC" w:date="2015-06-03T09:11:00Z">
        <w:r w:rsidRPr="002A4EA8">
          <w:rPr>
            <w:rStyle w:val="Enlla"/>
            <w:noProof/>
          </w:rPr>
          <w:fldChar w:fldCharType="begin"/>
        </w:r>
        <w:r w:rsidRPr="002A4EA8">
          <w:rPr>
            <w:rStyle w:val="Enlla"/>
            <w:noProof/>
          </w:rPr>
          <w:instrText xml:space="preserve"> </w:instrText>
        </w:r>
        <w:r>
          <w:rPr>
            <w:noProof/>
          </w:rPr>
          <w:instrText>HYPERLINK \l "_Toc421086067"</w:instrText>
        </w:r>
        <w:r w:rsidRPr="002A4EA8">
          <w:rPr>
            <w:rStyle w:val="Enlla"/>
            <w:noProof/>
          </w:rPr>
          <w:instrText xml:space="preserve"> </w:instrText>
        </w:r>
        <w:r w:rsidRPr="002A4EA8">
          <w:rPr>
            <w:rStyle w:val="Enlla"/>
            <w:noProof/>
          </w:rPr>
          <w:fldChar w:fldCharType="separate"/>
        </w:r>
        <w:r w:rsidRPr="002A4EA8">
          <w:rPr>
            <w:rStyle w:val="Enlla"/>
            <w:noProof/>
          </w:rPr>
          <w:t>3.2.2.2</w:t>
        </w:r>
        <w:r>
          <w:rPr>
            <w:noProof/>
          </w:rPr>
          <w:tab/>
        </w:r>
        <w:r w:rsidRPr="002A4EA8">
          <w:rPr>
            <w:rStyle w:val="Enlla"/>
            <w:noProof/>
          </w:rPr>
          <w:t>Personalitzar la barra d'eines</w:t>
        </w:r>
        <w:r>
          <w:rPr>
            <w:noProof/>
            <w:webHidden/>
          </w:rPr>
          <w:tab/>
        </w:r>
        <w:r>
          <w:rPr>
            <w:noProof/>
            <w:webHidden/>
          </w:rPr>
          <w:fldChar w:fldCharType="begin"/>
        </w:r>
        <w:r>
          <w:rPr>
            <w:noProof/>
            <w:webHidden/>
          </w:rPr>
          <w:instrText xml:space="preserve"> PAGEREF _Toc421086067 \h </w:instrText>
        </w:r>
      </w:ins>
      <w:r>
        <w:rPr>
          <w:noProof/>
          <w:webHidden/>
        </w:rPr>
      </w:r>
      <w:r>
        <w:rPr>
          <w:noProof/>
          <w:webHidden/>
        </w:rPr>
        <w:fldChar w:fldCharType="separate"/>
      </w:r>
      <w:ins w:id="107" w:author="UPC" w:date="2015-06-03T09:11:00Z">
        <w:r>
          <w:rPr>
            <w:noProof/>
            <w:webHidden/>
          </w:rPr>
          <w:t>33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08" w:author="UPC" w:date="2015-06-03T09:11:00Z"/>
          <w:noProof/>
        </w:rPr>
      </w:pPr>
      <w:ins w:id="109" w:author="UPC" w:date="2015-06-03T09:11:00Z">
        <w:r w:rsidRPr="002A4EA8">
          <w:rPr>
            <w:rStyle w:val="Enlla"/>
            <w:noProof/>
          </w:rPr>
          <w:lastRenderedPageBreak/>
          <w:fldChar w:fldCharType="begin"/>
        </w:r>
        <w:r w:rsidRPr="002A4EA8">
          <w:rPr>
            <w:rStyle w:val="Enlla"/>
            <w:noProof/>
          </w:rPr>
          <w:instrText xml:space="preserve"> </w:instrText>
        </w:r>
        <w:r>
          <w:rPr>
            <w:noProof/>
          </w:rPr>
          <w:instrText>HYPERLINK \l "_Toc421086068"</w:instrText>
        </w:r>
        <w:r w:rsidRPr="002A4EA8">
          <w:rPr>
            <w:rStyle w:val="Enlla"/>
            <w:noProof/>
          </w:rPr>
          <w:instrText xml:space="preserve"> </w:instrText>
        </w:r>
        <w:r w:rsidRPr="002A4EA8">
          <w:rPr>
            <w:rStyle w:val="Enlla"/>
            <w:noProof/>
          </w:rPr>
          <w:fldChar w:fldCharType="separate"/>
        </w:r>
        <w:r w:rsidRPr="002A4EA8">
          <w:rPr>
            <w:rStyle w:val="Enlla"/>
            <w:noProof/>
          </w:rPr>
          <w:t>3.2.2.3</w:t>
        </w:r>
        <w:r>
          <w:rPr>
            <w:noProof/>
          </w:rPr>
          <w:tab/>
        </w:r>
        <w:r w:rsidRPr="002A4EA8">
          <w:rPr>
            <w:rStyle w:val="Enlla"/>
            <w:noProof/>
          </w:rPr>
          <w:t>Botó de indentació</w:t>
        </w:r>
        <w:r>
          <w:rPr>
            <w:noProof/>
            <w:webHidden/>
          </w:rPr>
          <w:tab/>
        </w:r>
        <w:r>
          <w:rPr>
            <w:noProof/>
            <w:webHidden/>
          </w:rPr>
          <w:fldChar w:fldCharType="begin"/>
        </w:r>
        <w:r>
          <w:rPr>
            <w:noProof/>
            <w:webHidden/>
          </w:rPr>
          <w:instrText xml:space="preserve"> PAGEREF _Toc421086068 \h </w:instrText>
        </w:r>
      </w:ins>
      <w:r>
        <w:rPr>
          <w:noProof/>
          <w:webHidden/>
        </w:rPr>
      </w:r>
      <w:r>
        <w:rPr>
          <w:noProof/>
          <w:webHidden/>
        </w:rPr>
        <w:fldChar w:fldCharType="separate"/>
      </w:r>
      <w:ins w:id="110" w:author="UPC" w:date="2015-06-03T09:11:00Z">
        <w:r>
          <w:rPr>
            <w:noProof/>
            <w:webHidden/>
          </w:rPr>
          <w:t>34</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11" w:author="UPC" w:date="2015-06-03T09:11:00Z"/>
          <w:noProof/>
        </w:rPr>
      </w:pPr>
      <w:ins w:id="112" w:author="UPC" w:date="2015-06-03T09:11:00Z">
        <w:r w:rsidRPr="002A4EA8">
          <w:rPr>
            <w:rStyle w:val="Enlla"/>
            <w:noProof/>
          </w:rPr>
          <w:fldChar w:fldCharType="begin"/>
        </w:r>
        <w:r w:rsidRPr="002A4EA8">
          <w:rPr>
            <w:rStyle w:val="Enlla"/>
            <w:noProof/>
          </w:rPr>
          <w:instrText xml:space="preserve"> </w:instrText>
        </w:r>
        <w:r>
          <w:rPr>
            <w:noProof/>
          </w:rPr>
          <w:instrText>HYPERLINK \l "_Toc421086069"</w:instrText>
        </w:r>
        <w:r w:rsidRPr="002A4EA8">
          <w:rPr>
            <w:rStyle w:val="Enlla"/>
            <w:noProof/>
          </w:rPr>
          <w:instrText xml:space="preserve"> </w:instrText>
        </w:r>
        <w:r w:rsidRPr="002A4EA8">
          <w:rPr>
            <w:rStyle w:val="Enlla"/>
            <w:noProof/>
          </w:rPr>
          <w:fldChar w:fldCharType="separate"/>
        </w:r>
        <w:r w:rsidRPr="002A4EA8">
          <w:rPr>
            <w:rStyle w:val="Enlla"/>
            <w:noProof/>
          </w:rPr>
          <w:t>3.2.2.4</w:t>
        </w:r>
        <w:r>
          <w:rPr>
            <w:noProof/>
          </w:rPr>
          <w:tab/>
        </w:r>
        <w:r w:rsidRPr="002A4EA8">
          <w:rPr>
            <w:rStyle w:val="Enlla"/>
            <w:noProof/>
          </w:rPr>
          <w:t>Fulles d'estils aplicades a l’àrea d’edició</w:t>
        </w:r>
        <w:r>
          <w:rPr>
            <w:noProof/>
            <w:webHidden/>
          </w:rPr>
          <w:tab/>
        </w:r>
        <w:r>
          <w:rPr>
            <w:noProof/>
            <w:webHidden/>
          </w:rPr>
          <w:fldChar w:fldCharType="begin"/>
        </w:r>
        <w:r>
          <w:rPr>
            <w:noProof/>
            <w:webHidden/>
          </w:rPr>
          <w:instrText xml:space="preserve"> PAGEREF _Toc421086069 \h </w:instrText>
        </w:r>
      </w:ins>
      <w:r>
        <w:rPr>
          <w:noProof/>
          <w:webHidden/>
        </w:rPr>
      </w:r>
      <w:r>
        <w:rPr>
          <w:noProof/>
          <w:webHidden/>
        </w:rPr>
        <w:fldChar w:fldCharType="separate"/>
      </w:r>
      <w:ins w:id="113" w:author="UPC" w:date="2015-06-03T09:11:00Z">
        <w:r>
          <w:rPr>
            <w:noProof/>
            <w:webHidden/>
          </w:rPr>
          <w:t>35</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14" w:author="UPC" w:date="2015-06-03T09:11:00Z"/>
          <w:noProof/>
        </w:rPr>
      </w:pPr>
      <w:ins w:id="115" w:author="UPC" w:date="2015-06-03T09:11:00Z">
        <w:r w:rsidRPr="002A4EA8">
          <w:rPr>
            <w:rStyle w:val="Enlla"/>
            <w:noProof/>
          </w:rPr>
          <w:fldChar w:fldCharType="begin"/>
        </w:r>
        <w:r w:rsidRPr="002A4EA8">
          <w:rPr>
            <w:rStyle w:val="Enlla"/>
            <w:noProof/>
          </w:rPr>
          <w:instrText xml:space="preserve"> </w:instrText>
        </w:r>
        <w:r>
          <w:rPr>
            <w:noProof/>
          </w:rPr>
          <w:instrText>HYPERLINK \l "_Toc421086070"</w:instrText>
        </w:r>
        <w:r w:rsidRPr="002A4EA8">
          <w:rPr>
            <w:rStyle w:val="Enlla"/>
            <w:noProof/>
          </w:rPr>
          <w:instrText xml:space="preserve"> </w:instrText>
        </w:r>
        <w:r w:rsidRPr="002A4EA8">
          <w:rPr>
            <w:rStyle w:val="Enlla"/>
            <w:noProof/>
          </w:rPr>
          <w:fldChar w:fldCharType="separate"/>
        </w:r>
        <w:r w:rsidRPr="002A4EA8">
          <w:rPr>
            <w:rStyle w:val="Enlla"/>
            <w:noProof/>
          </w:rPr>
          <w:t>3.2.2.5</w:t>
        </w:r>
        <w:r>
          <w:rPr>
            <w:noProof/>
          </w:rPr>
          <w:tab/>
        </w:r>
        <w:r w:rsidRPr="002A4EA8">
          <w:rPr>
            <w:rStyle w:val="Enlla"/>
            <w:noProof/>
          </w:rPr>
          <w:t>Indentació del codi HTML a l'enviar les dades al controlador</w:t>
        </w:r>
        <w:r>
          <w:rPr>
            <w:noProof/>
            <w:webHidden/>
          </w:rPr>
          <w:tab/>
        </w:r>
        <w:r>
          <w:rPr>
            <w:noProof/>
            <w:webHidden/>
          </w:rPr>
          <w:fldChar w:fldCharType="begin"/>
        </w:r>
        <w:r>
          <w:rPr>
            <w:noProof/>
            <w:webHidden/>
          </w:rPr>
          <w:instrText xml:space="preserve"> PAGEREF _Toc421086070 \h </w:instrText>
        </w:r>
      </w:ins>
      <w:r>
        <w:rPr>
          <w:noProof/>
          <w:webHidden/>
        </w:rPr>
      </w:r>
      <w:r>
        <w:rPr>
          <w:noProof/>
          <w:webHidden/>
        </w:rPr>
        <w:fldChar w:fldCharType="separate"/>
      </w:r>
      <w:ins w:id="116" w:author="UPC" w:date="2015-06-03T09:11:00Z">
        <w:r>
          <w:rPr>
            <w:noProof/>
            <w:webHidden/>
          </w:rPr>
          <w:t>36</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17" w:author="UPC" w:date="2015-06-03T09:11:00Z"/>
          <w:noProof/>
        </w:rPr>
      </w:pPr>
      <w:ins w:id="118" w:author="UPC" w:date="2015-06-03T09:11:00Z">
        <w:r w:rsidRPr="002A4EA8">
          <w:rPr>
            <w:rStyle w:val="Enlla"/>
            <w:noProof/>
          </w:rPr>
          <w:fldChar w:fldCharType="begin"/>
        </w:r>
        <w:r w:rsidRPr="002A4EA8">
          <w:rPr>
            <w:rStyle w:val="Enlla"/>
            <w:noProof/>
          </w:rPr>
          <w:instrText xml:space="preserve"> </w:instrText>
        </w:r>
        <w:r>
          <w:rPr>
            <w:noProof/>
          </w:rPr>
          <w:instrText>HYPERLINK \l "_Toc421086071"</w:instrText>
        </w:r>
        <w:r w:rsidRPr="002A4EA8">
          <w:rPr>
            <w:rStyle w:val="Enlla"/>
            <w:noProof/>
          </w:rPr>
          <w:instrText xml:space="preserve"> </w:instrText>
        </w:r>
        <w:r w:rsidRPr="002A4EA8">
          <w:rPr>
            <w:rStyle w:val="Enlla"/>
            <w:noProof/>
          </w:rPr>
          <w:fldChar w:fldCharType="separate"/>
        </w:r>
        <w:r w:rsidRPr="002A4EA8">
          <w:rPr>
            <w:rStyle w:val="Enlla"/>
            <w:noProof/>
          </w:rPr>
          <w:t>3.2.2.6</w:t>
        </w:r>
        <w:r>
          <w:rPr>
            <w:noProof/>
          </w:rPr>
          <w:tab/>
        </w:r>
        <w:r w:rsidRPr="002A4EA8">
          <w:rPr>
            <w:rStyle w:val="Enlla"/>
            <w:noProof/>
          </w:rPr>
          <w:t>Evitar que els estils i atributs desapareguin</w:t>
        </w:r>
        <w:r>
          <w:rPr>
            <w:noProof/>
            <w:webHidden/>
          </w:rPr>
          <w:tab/>
        </w:r>
        <w:r>
          <w:rPr>
            <w:noProof/>
            <w:webHidden/>
          </w:rPr>
          <w:fldChar w:fldCharType="begin"/>
        </w:r>
        <w:r>
          <w:rPr>
            <w:noProof/>
            <w:webHidden/>
          </w:rPr>
          <w:instrText xml:space="preserve"> PAGEREF _Toc421086071 \h </w:instrText>
        </w:r>
      </w:ins>
      <w:r>
        <w:rPr>
          <w:noProof/>
          <w:webHidden/>
        </w:rPr>
      </w:r>
      <w:r>
        <w:rPr>
          <w:noProof/>
          <w:webHidden/>
        </w:rPr>
        <w:fldChar w:fldCharType="separate"/>
      </w:r>
      <w:ins w:id="119" w:author="UPC" w:date="2015-06-03T09:11:00Z">
        <w:r>
          <w:rPr>
            <w:noProof/>
            <w:webHidden/>
          </w:rPr>
          <w:t>38</w:t>
        </w:r>
        <w:r>
          <w:rPr>
            <w:noProof/>
            <w:webHidden/>
          </w:rPr>
          <w:fldChar w:fldCharType="end"/>
        </w:r>
        <w:r w:rsidRPr="002A4EA8">
          <w:rPr>
            <w:rStyle w:val="Enlla"/>
            <w:noProof/>
          </w:rPr>
          <w:fldChar w:fldCharType="end"/>
        </w:r>
      </w:ins>
    </w:p>
    <w:p w:rsidR="008D50D6" w:rsidRDefault="008D50D6">
      <w:pPr>
        <w:pStyle w:val="IDC3"/>
        <w:rPr>
          <w:ins w:id="120" w:author="UPC" w:date="2015-06-03T09:11:00Z"/>
          <w:rFonts w:asciiTheme="minorHAnsi" w:eastAsiaTheme="minorEastAsia" w:hAnsiTheme="minorHAnsi" w:cstheme="minorBidi"/>
          <w:noProof/>
          <w:szCs w:val="22"/>
          <w:lang w:eastAsia="ca-ES"/>
        </w:rPr>
      </w:pPr>
      <w:ins w:id="121" w:author="UPC" w:date="2015-06-03T09:11:00Z">
        <w:r w:rsidRPr="002A4EA8">
          <w:rPr>
            <w:rStyle w:val="Enlla"/>
            <w:noProof/>
          </w:rPr>
          <w:fldChar w:fldCharType="begin"/>
        </w:r>
        <w:r w:rsidRPr="002A4EA8">
          <w:rPr>
            <w:rStyle w:val="Enlla"/>
            <w:noProof/>
          </w:rPr>
          <w:instrText xml:space="preserve"> </w:instrText>
        </w:r>
        <w:r>
          <w:rPr>
            <w:noProof/>
          </w:rPr>
          <w:instrText>HYPERLINK \l "_Toc421086072"</w:instrText>
        </w:r>
        <w:r w:rsidRPr="002A4EA8">
          <w:rPr>
            <w:rStyle w:val="Enlla"/>
            <w:noProof/>
          </w:rPr>
          <w:instrText xml:space="preserve"> </w:instrText>
        </w:r>
        <w:r w:rsidRPr="002A4EA8">
          <w:rPr>
            <w:rStyle w:val="Enlla"/>
            <w:noProof/>
          </w:rPr>
          <w:fldChar w:fldCharType="separate"/>
        </w:r>
        <w:r w:rsidRPr="002A4EA8">
          <w:rPr>
            <w:rStyle w:val="Enlla"/>
            <w:noProof/>
          </w:rPr>
          <w:t>3.2.3</w:t>
        </w:r>
        <w:r>
          <w:rPr>
            <w:rFonts w:asciiTheme="minorHAnsi" w:eastAsiaTheme="minorEastAsia" w:hAnsiTheme="minorHAnsi" w:cstheme="minorBidi"/>
            <w:noProof/>
            <w:szCs w:val="22"/>
            <w:lang w:eastAsia="ca-ES"/>
          </w:rPr>
          <w:tab/>
        </w:r>
        <w:r w:rsidRPr="002A4EA8">
          <w:rPr>
            <w:rStyle w:val="Enlla"/>
            <w:noProof/>
          </w:rPr>
          <w:t>Arxiu Config.groovy</w:t>
        </w:r>
        <w:r>
          <w:rPr>
            <w:noProof/>
            <w:webHidden/>
          </w:rPr>
          <w:tab/>
        </w:r>
        <w:r>
          <w:rPr>
            <w:noProof/>
            <w:webHidden/>
          </w:rPr>
          <w:fldChar w:fldCharType="begin"/>
        </w:r>
        <w:r>
          <w:rPr>
            <w:noProof/>
            <w:webHidden/>
          </w:rPr>
          <w:instrText xml:space="preserve"> PAGEREF _Toc421086072 \h </w:instrText>
        </w:r>
      </w:ins>
      <w:r>
        <w:rPr>
          <w:noProof/>
          <w:webHidden/>
        </w:rPr>
      </w:r>
      <w:r>
        <w:rPr>
          <w:noProof/>
          <w:webHidden/>
        </w:rPr>
        <w:fldChar w:fldCharType="separate"/>
      </w:r>
      <w:ins w:id="122" w:author="UPC" w:date="2015-06-03T09:11:00Z">
        <w:r>
          <w:rPr>
            <w:noProof/>
            <w:webHidden/>
          </w:rPr>
          <w:t>39</w:t>
        </w:r>
        <w:r>
          <w:rPr>
            <w:noProof/>
            <w:webHidden/>
          </w:rPr>
          <w:fldChar w:fldCharType="end"/>
        </w:r>
        <w:r w:rsidRPr="002A4EA8">
          <w:rPr>
            <w:rStyle w:val="Enlla"/>
            <w:noProof/>
          </w:rPr>
          <w:fldChar w:fldCharType="end"/>
        </w:r>
      </w:ins>
    </w:p>
    <w:p w:rsidR="008D50D6" w:rsidRDefault="008D50D6">
      <w:pPr>
        <w:pStyle w:val="IDC3"/>
        <w:rPr>
          <w:ins w:id="123" w:author="UPC" w:date="2015-06-03T09:11:00Z"/>
          <w:rFonts w:asciiTheme="minorHAnsi" w:eastAsiaTheme="minorEastAsia" w:hAnsiTheme="minorHAnsi" w:cstheme="minorBidi"/>
          <w:noProof/>
          <w:szCs w:val="22"/>
          <w:lang w:eastAsia="ca-ES"/>
        </w:rPr>
      </w:pPr>
      <w:ins w:id="124" w:author="UPC" w:date="2015-06-03T09:11:00Z">
        <w:r w:rsidRPr="002A4EA8">
          <w:rPr>
            <w:rStyle w:val="Enlla"/>
            <w:noProof/>
          </w:rPr>
          <w:fldChar w:fldCharType="begin"/>
        </w:r>
        <w:r w:rsidRPr="002A4EA8">
          <w:rPr>
            <w:rStyle w:val="Enlla"/>
            <w:noProof/>
          </w:rPr>
          <w:instrText xml:space="preserve"> </w:instrText>
        </w:r>
        <w:r>
          <w:rPr>
            <w:noProof/>
          </w:rPr>
          <w:instrText>HYPERLINK \l "_Toc421086073"</w:instrText>
        </w:r>
        <w:r w:rsidRPr="002A4EA8">
          <w:rPr>
            <w:rStyle w:val="Enlla"/>
            <w:noProof/>
          </w:rPr>
          <w:instrText xml:space="preserve"> </w:instrText>
        </w:r>
        <w:r w:rsidRPr="002A4EA8">
          <w:rPr>
            <w:rStyle w:val="Enlla"/>
            <w:noProof/>
          </w:rPr>
          <w:fldChar w:fldCharType="separate"/>
        </w:r>
        <w:r w:rsidRPr="002A4EA8">
          <w:rPr>
            <w:rStyle w:val="Enlla"/>
            <w:noProof/>
          </w:rPr>
          <w:t>3.2.4</w:t>
        </w:r>
        <w:r>
          <w:rPr>
            <w:rFonts w:asciiTheme="minorHAnsi" w:eastAsiaTheme="minorEastAsia" w:hAnsiTheme="minorHAnsi" w:cstheme="minorBidi"/>
            <w:noProof/>
            <w:szCs w:val="22"/>
            <w:lang w:eastAsia="ca-ES"/>
          </w:rPr>
          <w:tab/>
        </w:r>
        <w:r w:rsidRPr="002A4EA8">
          <w:rPr>
            <w:rStyle w:val="Enlla"/>
            <w:noProof/>
          </w:rPr>
          <w:t>Pujar arxius al servidor amb CKEditor</w:t>
        </w:r>
        <w:r>
          <w:rPr>
            <w:noProof/>
            <w:webHidden/>
          </w:rPr>
          <w:tab/>
        </w:r>
        <w:r>
          <w:rPr>
            <w:noProof/>
            <w:webHidden/>
          </w:rPr>
          <w:fldChar w:fldCharType="begin"/>
        </w:r>
        <w:r>
          <w:rPr>
            <w:noProof/>
            <w:webHidden/>
          </w:rPr>
          <w:instrText xml:space="preserve"> PAGEREF _Toc421086073 \h </w:instrText>
        </w:r>
      </w:ins>
      <w:r>
        <w:rPr>
          <w:noProof/>
          <w:webHidden/>
        </w:rPr>
      </w:r>
      <w:r>
        <w:rPr>
          <w:noProof/>
          <w:webHidden/>
        </w:rPr>
        <w:fldChar w:fldCharType="separate"/>
      </w:r>
      <w:ins w:id="125" w:author="UPC" w:date="2015-06-03T09:11:00Z">
        <w:r>
          <w:rPr>
            <w:noProof/>
            <w:webHidden/>
          </w:rPr>
          <w:t>40</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26" w:author="UPC" w:date="2015-06-03T09:11:00Z"/>
          <w:noProof/>
        </w:rPr>
      </w:pPr>
      <w:ins w:id="127" w:author="UPC" w:date="2015-06-03T09:11:00Z">
        <w:r w:rsidRPr="002A4EA8">
          <w:rPr>
            <w:rStyle w:val="Enlla"/>
            <w:noProof/>
          </w:rPr>
          <w:fldChar w:fldCharType="begin"/>
        </w:r>
        <w:r w:rsidRPr="002A4EA8">
          <w:rPr>
            <w:rStyle w:val="Enlla"/>
            <w:noProof/>
          </w:rPr>
          <w:instrText xml:space="preserve"> </w:instrText>
        </w:r>
        <w:r>
          <w:rPr>
            <w:noProof/>
          </w:rPr>
          <w:instrText>HYPERLINK \l "_Toc421086074"</w:instrText>
        </w:r>
        <w:r w:rsidRPr="002A4EA8">
          <w:rPr>
            <w:rStyle w:val="Enlla"/>
            <w:noProof/>
          </w:rPr>
          <w:instrText xml:space="preserve"> </w:instrText>
        </w:r>
        <w:r w:rsidRPr="002A4EA8">
          <w:rPr>
            <w:rStyle w:val="Enlla"/>
            <w:noProof/>
          </w:rPr>
          <w:fldChar w:fldCharType="separate"/>
        </w:r>
        <w:r w:rsidRPr="002A4EA8">
          <w:rPr>
            <w:rStyle w:val="Enlla"/>
            <w:noProof/>
          </w:rPr>
          <w:t>3.2.4.1</w:t>
        </w:r>
        <w:r>
          <w:rPr>
            <w:noProof/>
          </w:rPr>
          <w:tab/>
        </w:r>
        <w:r w:rsidRPr="002A4EA8">
          <w:rPr>
            <w:rStyle w:val="Enlla"/>
            <w:noProof/>
          </w:rPr>
          <w:t>Modificació al plugin de la ruta de pujada d’arxius al servidor</w:t>
        </w:r>
        <w:r>
          <w:rPr>
            <w:noProof/>
            <w:webHidden/>
          </w:rPr>
          <w:tab/>
        </w:r>
        <w:r>
          <w:rPr>
            <w:noProof/>
            <w:webHidden/>
          </w:rPr>
          <w:fldChar w:fldCharType="begin"/>
        </w:r>
        <w:r>
          <w:rPr>
            <w:noProof/>
            <w:webHidden/>
          </w:rPr>
          <w:instrText xml:space="preserve"> PAGEREF _Toc421086074 \h </w:instrText>
        </w:r>
      </w:ins>
      <w:r>
        <w:rPr>
          <w:noProof/>
          <w:webHidden/>
        </w:rPr>
      </w:r>
      <w:r>
        <w:rPr>
          <w:noProof/>
          <w:webHidden/>
        </w:rPr>
        <w:fldChar w:fldCharType="separate"/>
      </w:r>
      <w:ins w:id="128" w:author="UPC" w:date="2015-06-03T09:11:00Z">
        <w:r>
          <w:rPr>
            <w:noProof/>
            <w:webHidden/>
          </w:rPr>
          <w:t>42</w:t>
        </w:r>
        <w:r>
          <w:rPr>
            <w:noProof/>
            <w:webHidden/>
          </w:rPr>
          <w:fldChar w:fldCharType="end"/>
        </w:r>
        <w:r w:rsidRPr="002A4EA8">
          <w:rPr>
            <w:rStyle w:val="Enlla"/>
            <w:noProof/>
          </w:rPr>
          <w:fldChar w:fldCharType="end"/>
        </w:r>
      </w:ins>
    </w:p>
    <w:p w:rsidR="008D50D6" w:rsidRDefault="008D50D6">
      <w:pPr>
        <w:pStyle w:val="IDC3"/>
        <w:rPr>
          <w:ins w:id="129" w:author="UPC" w:date="2015-06-03T09:11:00Z"/>
          <w:rFonts w:asciiTheme="minorHAnsi" w:eastAsiaTheme="minorEastAsia" w:hAnsiTheme="minorHAnsi" w:cstheme="minorBidi"/>
          <w:noProof/>
          <w:szCs w:val="22"/>
          <w:lang w:eastAsia="ca-ES"/>
        </w:rPr>
      </w:pPr>
      <w:ins w:id="130" w:author="UPC" w:date="2015-06-03T09:11:00Z">
        <w:r w:rsidRPr="002A4EA8">
          <w:rPr>
            <w:rStyle w:val="Enlla"/>
            <w:noProof/>
          </w:rPr>
          <w:fldChar w:fldCharType="begin"/>
        </w:r>
        <w:r w:rsidRPr="002A4EA8">
          <w:rPr>
            <w:rStyle w:val="Enlla"/>
            <w:noProof/>
          </w:rPr>
          <w:instrText xml:space="preserve"> </w:instrText>
        </w:r>
        <w:r>
          <w:rPr>
            <w:noProof/>
          </w:rPr>
          <w:instrText>HYPERLINK \l "_Toc421086075"</w:instrText>
        </w:r>
        <w:r w:rsidRPr="002A4EA8">
          <w:rPr>
            <w:rStyle w:val="Enlla"/>
            <w:noProof/>
          </w:rPr>
          <w:instrText xml:space="preserve"> </w:instrText>
        </w:r>
        <w:r w:rsidRPr="002A4EA8">
          <w:rPr>
            <w:rStyle w:val="Enlla"/>
            <w:noProof/>
          </w:rPr>
          <w:fldChar w:fldCharType="separate"/>
        </w:r>
        <w:r w:rsidRPr="002A4EA8">
          <w:rPr>
            <w:rStyle w:val="Enlla"/>
            <w:noProof/>
          </w:rPr>
          <w:t>3.2.5</w:t>
        </w:r>
        <w:r>
          <w:rPr>
            <w:rFonts w:asciiTheme="minorHAnsi" w:eastAsiaTheme="minorEastAsia" w:hAnsiTheme="minorHAnsi" w:cstheme="minorBidi"/>
            <w:noProof/>
            <w:szCs w:val="22"/>
            <w:lang w:eastAsia="ca-ES"/>
          </w:rPr>
          <w:tab/>
        </w:r>
        <w:r w:rsidRPr="002A4EA8">
          <w:rPr>
            <w:rStyle w:val="Enlla"/>
            <w:noProof/>
          </w:rPr>
          <w:t>Codemirror per a rich editor</w:t>
        </w:r>
        <w:r>
          <w:rPr>
            <w:noProof/>
            <w:webHidden/>
          </w:rPr>
          <w:tab/>
        </w:r>
        <w:r>
          <w:rPr>
            <w:noProof/>
            <w:webHidden/>
          </w:rPr>
          <w:fldChar w:fldCharType="begin"/>
        </w:r>
        <w:r>
          <w:rPr>
            <w:noProof/>
            <w:webHidden/>
          </w:rPr>
          <w:instrText xml:space="preserve"> PAGEREF _Toc421086075 \h </w:instrText>
        </w:r>
      </w:ins>
      <w:r>
        <w:rPr>
          <w:noProof/>
          <w:webHidden/>
        </w:rPr>
      </w:r>
      <w:r>
        <w:rPr>
          <w:noProof/>
          <w:webHidden/>
        </w:rPr>
        <w:fldChar w:fldCharType="separate"/>
      </w:r>
      <w:ins w:id="131" w:author="UPC" w:date="2015-06-03T09:11:00Z">
        <w:r>
          <w:rPr>
            <w:noProof/>
            <w:webHidden/>
          </w:rPr>
          <w:t>43</w:t>
        </w:r>
        <w:r>
          <w:rPr>
            <w:noProof/>
            <w:webHidden/>
          </w:rPr>
          <w:fldChar w:fldCharType="end"/>
        </w:r>
        <w:r w:rsidRPr="002A4EA8">
          <w:rPr>
            <w:rStyle w:val="Enlla"/>
            <w:noProof/>
          </w:rPr>
          <w:fldChar w:fldCharType="end"/>
        </w:r>
      </w:ins>
    </w:p>
    <w:p w:rsidR="008D50D6" w:rsidRDefault="008D50D6">
      <w:pPr>
        <w:pStyle w:val="IDC3"/>
        <w:rPr>
          <w:ins w:id="132" w:author="UPC" w:date="2015-06-03T09:11:00Z"/>
          <w:rFonts w:asciiTheme="minorHAnsi" w:eastAsiaTheme="minorEastAsia" w:hAnsiTheme="minorHAnsi" w:cstheme="minorBidi"/>
          <w:noProof/>
          <w:szCs w:val="22"/>
          <w:lang w:eastAsia="ca-ES"/>
        </w:rPr>
      </w:pPr>
      <w:ins w:id="133" w:author="UPC" w:date="2015-06-03T09:11:00Z">
        <w:r w:rsidRPr="002A4EA8">
          <w:rPr>
            <w:rStyle w:val="Enlla"/>
            <w:noProof/>
          </w:rPr>
          <w:fldChar w:fldCharType="begin"/>
        </w:r>
        <w:r w:rsidRPr="002A4EA8">
          <w:rPr>
            <w:rStyle w:val="Enlla"/>
            <w:noProof/>
          </w:rPr>
          <w:instrText xml:space="preserve"> </w:instrText>
        </w:r>
        <w:r>
          <w:rPr>
            <w:noProof/>
          </w:rPr>
          <w:instrText>HYPERLINK \l "_Toc421086076"</w:instrText>
        </w:r>
        <w:r w:rsidRPr="002A4EA8">
          <w:rPr>
            <w:rStyle w:val="Enlla"/>
            <w:noProof/>
          </w:rPr>
          <w:instrText xml:space="preserve"> </w:instrText>
        </w:r>
        <w:r w:rsidRPr="002A4EA8">
          <w:rPr>
            <w:rStyle w:val="Enlla"/>
            <w:noProof/>
          </w:rPr>
          <w:fldChar w:fldCharType="separate"/>
        </w:r>
        <w:r w:rsidRPr="002A4EA8">
          <w:rPr>
            <w:rStyle w:val="Enlla"/>
            <w:noProof/>
          </w:rPr>
          <w:t>3.2.6</w:t>
        </w:r>
        <w:r>
          <w:rPr>
            <w:rFonts w:asciiTheme="minorHAnsi" w:eastAsiaTheme="minorEastAsia" w:hAnsiTheme="minorHAnsi" w:cstheme="minorBidi"/>
            <w:noProof/>
            <w:szCs w:val="22"/>
            <w:lang w:eastAsia="ca-ES"/>
          </w:rPr>
          <w:tab/>
        </w:r>
        <w:r w:rsidRPr="002A4EA8">
          <w:rPr>
            <w:rStyle w:val="Enlla"/>
            <w:noProof/>
          </w:rPr>
          <w:t>Codemirror per a non-rich editor</w:t>
        </w:r>
        <w:r>
          <w:rPr>
            <w:noProof/>
            <w:webHidden/>
          </w:rPr>
          <w:tab/>
        </w:r>
        <w:r>
          <w:rPr>
            <w:noProof/>
            <w:webHidden/>
          </w:rPr>
          <w:fldChar w:fldCharType="begin"/>
        </w:r>
        <w:r>
          <w:rPr>
            <w:noProof/>
            <w:webHidden/>
          </w:rPr>
          <w:instrText xml:space="preserve"> PAGEREF _Toc421086076 \h </w:instrText>
        </w:r>
      </w:ins>
      <w:r>
        <w:rPr>
          <w:noProof/>
          <w:webHidden/>
        </w:rPr>
      </w:r>
      <w:r>
        <w:rPr>
          <w:noProof/>
          <w:webHidden/>
        </w:rPr>
        <w:fldChar w:fldCharType="separate"/>
      </w:r>
      <w:ins w:id="134" w:author="UPC" w:date="2015-06-03T09:11:00Z">
        <w:r>
          <w:rPr>
            <w:noProof/>
            <w:webHidden/>
          </w:rPr>
          <w:t>45</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35" w:author="UPC" w:date="2015-06-03T09:11:00Z"/>
          <w:noProof/>
        </w:rPr>
      </w:pPr>
      <w:ins w:id="136" w:author="UPC" w:date="2015-06-03T09:11:00Z">
        <w:r w:rsidRPr="002A4EA8">
          <w:rPr>
            <w:rStyle w:val="Enlla"/>
            <w:noProof/>
          </w:rPr>
          <w:fldChar w:fldCharType="begin"/>
        </w:r>
        <w:r w:rsidRPr="002A4EA8">
          <w:rPr>
            <w:rStyle w:val="Enlla"/>
            <w:noProof/>
          </w:rPr>
          <w:instrText xml:space="preserve"> </w:instrText>
        </w:r>
        <w:r>
          <w:rPr>
            <w:noProof/>
          </w:rPr>
          <w:instrText>HYPERLINK \l "_Toc421086077"</w:instrText>
        </w:r>
        <w:r w:rsidRPr="002A4EA8">
          <w:rPr>
            <w:rStyle w:val="Enlla"/>
            <w:noProof/>
          </w:rPr>
          <w:instrText xml:space="preserve"> </w:instrText>
        </w:r>
        <w:r w:rsidRPr="002A4EA8">
          <w:rPr>
            <w:rStyle w:val="Enlla"/>
            <w:noProof/>
          </w:rPr>
          <w:fldChar w:fldCharType="separate"/>
        </w:r>
        <w:r w:rsidRPr="002A4EA8">
          <w:rPr>
            <w:rStyle w:val="Enlla"/>
            <w:noProof/>
          </w:rPr>
          <w:t>3.2.6.1</w:t>
        </w:r>
        <w:r>
          <w:rPr>
            <w:noProof/>
          </w:rPr>
          <w:tab/>
        </w:r>
        <w:r w:rsidRPr="002A4EA8">
          <w:rPr>
            <w:rStyle w:val="Enlla"/>
            <w:noProof/>
          </w:rPr>
          <w:t>Instal·lació de Codemirror per a non-rich editor</w:t>
        </w:r>
        <w:r>
          <w:rPr>
            <w:noProof/>
            <w:webHidden/>
          </w:rPr>
          <w:tab/>
        </w:r>
        <w:r>
          <w:rPr>
            <w:noProof/>
            <w:webHidden/>
          </w:rPr>
          <w:fldChar w:fldCharType="begin"/>
        </w:r>
        <w:r>
          <w:rPr>
            <w:noProof/>
            <w:webHidden/>
          </w:rPr>
          <w:instrText xml:space="preserve"> PAGEREF _Toc421086077 \h </w:instrText>
        </w:r>
      </w:ins>
      <w:r>
        <w:rPr>
          <w:noProof/>
          <w:webHidden/>
        </w:rPr>
      </w:r>
      <w:r>
        <w:rPr>
          <w:noProof/>
          <w:webHidden/>
        </w:rPr>
        <w:fldChar w:fldCharType="separate"/>
      </w:r>
      <w:ins w:id="137" w:author="UPC" w:date="2015-06-03T09:11:00Z">
        <w:r>
          <w:rPr>
            <w:noProof/>
            <w:webHidden/>
          </w:rPr>
          <w:t>45</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38" w:author="UPC" w:date="2015-06-03T09:11:00Z"/>
          <w:noProof/>
        </w:rPr>
      </w:pPr>
      <w:ins w:id="139" w:author="UPC" w:date="2015-06-03T09:11:00Z">
        <w:r w:rsidRPr="002A4EA8">
          <w:rPr>
            <w:rStyle w:val="Enlla"/>
            <w:noProof/>
          </w:rPr>
          <w:fldChar w:fldCharType="begin"/>
        </w:r>
        <w:r w:rsidRPr="002A4EA8">
          <w:rPr>
            <w:rStyle w:val="Enlla"/>
            <w:noProof/>
          </w:rPr>
          <w:instrText xml:space="preserve"> </w:instrText>
        </w:r>
        <w:r>
          <w:rPr>
            <w:noProof/>
          </w:rPr>
          <w:instrText>HYPERLINK \l "_Toc421086078"</w:instrText>
        </w:r>
        <w:r w:rsidRPr="002A4EA8">
          <w:rPr>
            <w:rStyle w:val="Enlla"/>
            <w:noProof/>
          </w:rPr>
          <w:instrText xml:space="preserve"> </w:instrText>
        </w:r>
        <w:r w:rsidRPr="002A4EA8">
          <w:rPr>
            <w:rStyle w:val="Enlla"/>
            <w:noProof/>
          </w:rPr>
          <w:fldChar w:fldCharType="separate"/>
        </w:r>
        <w:r w:rsidRPr="002A4EA8">
          <w:rPr>
            <w:rStyle w:val="Enlla"/>
            <w:noProof/>
          </w:rPr>
          <w:t>3.2.6.2</w:t>
        </w:r>
        <w:r>
          <w:rPr>
            <w:noProof/>
          </w:rPr>
          <w:tab/>
        </w:r>
        <w:r w:rsidRPr="002A4EA8">
          <w:rPr>
            <w:rStyle w:val="Enlla"/>
            <w:noProof/>
          </w:rPr>
          <w:t>Exemple bàsic de Codemirror per a non-rich editor</w:t>
        </w:r>
        <w:r>
          <w:rPr>
            <w:noProof/>
            <w:webHidden/>
          </w:rPr>
          <w:tab/>
        </w:r>
        <w:r>
          <w:rPr>
            <w:noProof/>
            <w:webHidden/>
          </w:rPr>
          <w:fldChar w:fldCharType="begin"/>
        </w:r>
        <w:r>
          <w:rPr>
            <w:noProof/>
            <w:webHidden/>
          </w:rPr>
          <w:instrText xml:space="preserve"> PAGEREF _Toc421086078 \h </w:instrText>
        </w:r>
      </w:ins>
      <w:r>
        <w:rPr>
          <w:noProof/>
          <w:webHidden/>
        </w:rPr>
      </w:r>
      <w:r>
        <w:rPr>
          <w:noProof/>
          <w:webHidden/>
        </w:rPr>
        <w:fldChar w:fldCharType="separate"/>
      </w:r>
      <w:ins w:id="140" w:author="UPC" w:date="2015-06-03T09:11:00Z">
        <w:r>
          <w:rPr>
            <w:noProof/>
            <w:webHidden/>
          </w:rPr>
          <w:t>46</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41" w:author="UPC" w:date="2015-06-03T09:11:00Z"/>
          <w:noProof/>
        </w:rPr>
      </w:pPr>
      <w:ins w:id="142" w:author="UPC" w:date="2015-06-03T09:11:00Z">
        <w:r w:rsidRPr="002A4EA8">
          <w:rPr>
            <w:rStyle w:val="Enlla"/>
            <w:noProof/>
          </w:rPr>
          <w:fldChar w:fldCharType="begin"/>
        </w:r>
        <w:r w:rsidRPr="002A4EA8">
          <w:rPr>
            <w:rStyle w:val="Enlla"/>
            <w:noProof/>
          </w:rPr>
          <w:instrText xml:space="preserve"> </w:instrText>
        </w:r>
        <w:r>
          <w:rPr>
            <w:noProof/>
          </w:rPr>
          <w:instrText>HYPERLINK \l "_Toc421086079"</w:instrText>
        </w:r>
        <w:r w:rsidRPr="002A4EA8">
          <w:rPr>
            <w:rStyle w:val="Enlla"/>
            <w:noProof/>
          </w:rPr>
          <w:instrText xml:space="preserve"> </w:instrText>
        </w:r>
        <w:r w:rsidRPr="002A4EA8">
          <w:rPr>
            <w:rStyle w:val="Enlla"/>
            <w:noProof/>
          </w:rPr>
          <w:fldChar w:fldCharType="separate"/>
        </w:r>
        <w:r w:rsidRPr="002A4EA8">
          <w:rPr>
            <w:rStyle w:val="Enlla"/>
            <w:noProof/>
          </w:rPr>
          <w:t>3.2.6.3</w:t>
        </w:r>
        <w:r>
          <w:rPr>
            <w:noProof/>
          </w:rPr>
          <w:tab/>
        </w:r>
        <w:r w:rsidRPr="002A4EA8">
          <w:rPr>
            <w:rStyle w:val="Enlla"/>
            <w:noProof/>
          </w:rPr>
          <w:t>Ús de Codemirror per a non-rich editor en l’aplicació Editor</w:t>
        </w:r>
        <w:r>
          <w:rPr>
            <w:noProof/>
            <w:webHidden/>
          </w:rPr>
          <w:tab/>
        </w:r>
        <w:r>
          <w:rPr>
            <w:noProof/>
            <w:webHidden/>
          </w:rPr>
          <w:fldChar w:fldCharType="begin"/>
        </w:r>
        <w:r>
          <w:rPr>
            <w:noProof/>
            <w:webHidden/>
          </w:rPr>
          <w:instrText xml:space="preserve"> PAGEREF _Toc421086079 \h </w:instrText>
        </w:r>
      </w:ins>
      <w:r>
        <w:rPr>
          <w:noProof/>
          <w:webHidden/>
        </w:rPr>
      </w:r>
      <w:r>
        <w:rPr>
          <w:noProof/>
          <w:webHidden/>
        </w:rPr>
        <w:fldChar w:fldCharType="separate"/>
      </w:r>
      <w:ins w:id="143" w:author="UPC" w:date="2015-06-03T09:11:00Z">
        <w:r>
          <w:rPr>
            <w:noProof/>
            <w:webHidden/>
          </w:rPr>
          <w:t>47</w:t>
        </w:r>
        <w:r>
          <w:rPr>
            <w:noProof/>
            <w:webHidden/>
          </w:rPr>
          <w:fldChar w:fldCharType="end"/>
        </w:r>
        <w:r w:rsidRPr="002A4EA8">
          <w:rPr>
            <w:rStyle w:val="Enlla"/>
            <w:noProof/>
          </w:rPr>
          <w:fldChar w:fldCharType="end"/>
        </w:r>
      </w:ins>
    </w:p>
    <w:p w:rsidR="008D50D6" w:rsidRDefault="008D50D6">
      <w:pPr>
        <w:pStyle w:val="IDC3"/>
        <w:rPr>
          <w:ins w:id="144" w:author="UPC" w:date="2015-06-03T09:11:00Z"/>
          <w:rFonts w:asciiTheme="minorHAnsi" w:eastAsiaTheme="minorEastAsia" w:hAnsiTheme="minorHAnsi" w:cstheme="minorBidi"/>
          <w:noProof/>
          <w:szCs w:val="22"/>
          <w:lang w:eastAsia="ca-ES"/>
        </w:rPr>
      </w:pPr>
      <w:ins w:id="145" w:author="UPC" w:date="2015-06-03T09:11:00Z">
        <w:r w:rsidRPr="002A4EA8">
          <w:rPr>
            <w:rStyle w:val="Enlla"/>
            <w:noProof/>
          </w:rPr>
          <w:fldChar w:fldCharType="begin"/>
        </w:r>
        <w:r w:rsidRPr="002A4EA8">
          <w:rPr>
            <w:rStyle w:val="Enlla"/>
            <w:noProof/>
          </w:rPr>
          <w:instrText xml:space="preserve"> </w:instrText>
        </w:r>
        <w:r>
          <w:rPr>
            <w:noProof/>
          </w:rPr>
          <w:instrText>HYPERLINK \l "_Toc421086080"</w:instrText>
        </w:r>
        <w:r w:rsidRPr="002A4EA8">
          <w:rPr>
            <w:rStyle w:val="Enlla"/>
            <w:noProof/>
          </w:rPr>
          <w:instrText xml:space="preserve"> </w:instrText>
        </w:r>
        <w:r w:rsidRPr="002A4EA8">
          <w:rPr>
            <w:rStyle w:val="Enlla"/>
            <w:noProof/>
          </w:rPr>
          <w:fldChar w:fldCharType="separate"/>
        </w:r>
        <w:r w:rsidRPr="002A4EA8">
          <w:rPr>
            <w:rStyle w:val="Enlla"/>
            <w:noProof/>
          </w:rPr>
          <w:t>3.2.7</w:t>
        </w:r>
        <w:r>
          <w:rPr>
            <w:rFonts w:asciiTheme="minorHAnsi" w:eastAsiaTheme="minorEastAsia" w:hAnsiTheme="minorHAnsi" w:cstheme="minorBidi"/>
            <w:noProof/>
            <w:szCs w:val="22"/>
            <w:lang w:eastAsia="ca-ES"/>
          </w:rPr>
          <w:tab/>
        </w:r>
        <w:r w:rsidRPr="002A4EA8">
          <w:rPr>
            <w:rStyle w:val="Enlla"/>
            <w:noProof/>
          </w:rPr>
          <w:t>Solució de problemes</w:t>
        </w:r>
        <w:r>
          <w:rPr>
            <w:noProof/>
            <w:webHidden/>
          </w:rPr>
          <w:tab/>
        </w:r>
        <w:r>
          <w:rPr>
            <w:noProof/>
            <w:webHidden/>
          </w:rPr>
          <w:fldChar w:fldCharType="begin"/>
        </w:r>
        <w:r>
          <w:rPr>
            <w:noProof/>
            <w:webHidden/>
          </w:rPr>
          <w:instrText xml:space="preserve"> PAGEREF _Toc421086080 \h </w:instrText>
        </w:r>
      </w:ins>
      <w:r>
        <w:rPr>
          <w:noProof/>
          <w:webHidden/>
        </w:rPr>
      </w:r>
      <w:r>
        <w:rPr>
          <w:noProof/>
          <w:webHidden/>
        </w:rPr>
        <w:fldChar w:fldCharType="separate"/>
      </w:r>
      <w:ins w:id="146" w:author="UPC" w:date="2015-06-03T09:11:00Z">
        <w:r>
          <w:rPr>
            <w:noProof/>
            <w:webHidden/>
          </w:rPr>
          <w:t>48</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47" w:author="UPC" w:date="2015-06-03T09:11:00Z"/>
          <w:noProof/>
        </w:rPr>
      </w:pPr>
      <w:ins w:id="148" w:author="UPC" w:date="2015-06-03T09:11:00Z">
        <w:r w:rsidRPr="002A4EA8">
          <w:rPr>
            <w:rStyle w:val="Enlla"/>
            <w:noProof/>
          </w:rPr>
          <w:fldChar w:fldCharType="begin"/>
        </w:r>
        <w:r w:rsidRPr="002A4EA8">
          <w:rPr>
            <w:rStyle w:val="Enlla"/>
            <w:noProof/>
          </w:rPr>
          <w:instrText xml:space="preserve"> </w:instrText>
        </w:r>
        <w:r>
          <w:rPr>
            <w:noProof/>
          </w:rPr>
          <w:instrText>HYPERLINK \l "_Toc421086081"</w:instrText>
        </w:r>
        <w:r w:rsidRPr="002A4EA8">
          <w:rPr>
            <w:rStyle w:val="Enlla"/>
            <w:noProof/>
          </w:rPr>
          <w:instrText xml:space="preserve"> </w:instrText>
        </w:r>
        <w:r w:rsidRPr="002A4EA8">
          <w:rPr>
            <w:rStyle w:val="Enlla"/>
            <w:noProof/>
          </w:rPr>
          <w:fldChar w:fldCharType="separate"/>
        </w:r>
        <w:r w:rsidRPr="002A4EA8">
          <w:rPr>
            <w:rStyle w:val="Enlla"/>
            <w:noProof/>
          </w:rPr>
          <w:t>3.2.7.1</w:t>
        </w:r>
        <w:r>
          <w:rPr>
            <w:noProof/>
          </w:rPr>
          <w:tab/>
        </w:r>
        <w:r w:rsidRPr="002A4EA8">
          <w:rPr>
            <w:rStyle w:val="Enlla"/>
            <w:noProof/>
          </w:rPr>
          <w:t>Generació de l’arxiu WAR</w:t>
        </w:r>
        <w:r>
          <w:rPr>
            <w:noProof/>
            <w:webHidden/>
          </w:rPr>
          <w:tab/>
        </w:r>
        <w:r>
          <w:rPr>
            <w:noProof/>
            <w:webHidden/>
          </w:rPr>
          <w:fldChar w:fldCharType="begin"/>
        </w:r>
        <w:r>
          <w:rPr>
            <w:noProof/>
            <w:webHidden/>
          </w:rPr>
          <w:instrText xml:space="preserve"> PAGEREF _Toc421086081 \h </w:instrText>
        </w:r>
      </w:ins>
      <w:r>
        <w:rPr>
          <w:noProof/>
          <w:webHidden/>
        </w:rPr>
      </w:r>
      <w:r>
        <w:rPr>
          <w:noProof/>
          <w:webHidden/>
        </w:rPr>
        <w:fldChar w:fldCharType="separate"/>
      </w:r>
      <w:ins w:id="149" w:author="UPC" w:date="2015-06-03T09:11:00Z">
        <w:r>
          <w:rPr>
            <w:noProof/>
            <w:webHidden/>
          </w:rPr>
          <w:t>49</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50" w:author="UPC" w:date="2015-06-03T09:11:00Z"/>
          <w:noProof/>
        </w:rPr>
      </w:pPr>
      <w:ins w:id="151" w:author="UPC" w:date="2015-06-03T09:11:00Z">
        <w:r w:rsidRPr="002A4EA8">
          <w:rPr>
            <w:rStyle w:val="Enlla"/>
            <w:noProof/>
          </w:rPr>
          <w:fldChar w:fldCharType="begin"/>
        </w:r>
        <w:r w:rsidRPr="002A4EA8">
          <w:rPr>
            <w:rStyle w:val="Enlla"/>
            <w:noProof/>
          </w:rPr>
          <w:instrText xml:space="preserve"> </w:instrText>
        </w:r>
        <w:r>
          <w:rPr>
            <w:noProof/>
          </w:rPr>
          <w:instrText>HYPERLINK \l "_Toc421086082"</w:instrText>
        </w:r>
        <w:r w:rsidRPr="002A4EA8">
          <w:rPr>
            <w:rStyle w:val="Enlla"/>
            <w:noProof/>
          </w:rPr>
          <w:instrText xml:space="preserve"> </w:instrText>
        </w:r>
        <w:r w:rsidRPr="002A4EA8">
          <w:rPr>
            <w:rStyle w:val="Enlla"/>
            <w:noProof/>
          </w:rPr>
          <w:fldChar w:fldCharType="separate"/>
        </w:r>
        <w:r w:rsidRPr="002A4EA8">
          <w:rPr>
            <w:rStyle w:val="Enlla"/>
            <w:noProof/>
          </w:rPr>
          <w:t>3.2.7.2</w:t>
        </w:r>
        <w:r>
          <w:rPr>
            <w:noProof/>
          </w:rPr>
          <w:tab/>
        </w:r>
        <w:r w:rsidRPr="002A4EA8">
          <w:rPr>
            <w:rStyle w:val="Enlla"/>
            <w:noProof/>
          </w:rPr>
          <w:t>CKEditor esborra els estils i atributs dels elements HTML</w:t>
        </w:r>
        <w:r>
          <w:rPr>
            <w:noProof/>
            <w:webHidden/>
          </w:rPr>
          <w:tab/>
        </w:r>
        <w:r>
          <w:rPr>
            <w:noProof/>
            <w:webHidden/>
          </w:rPr>
          <w:fldChar w:fldCharType="begin"/>
        </w:r>
        <w:r>
          <w:rPr>
            <w:noProof/>
            <w:webHidden/>
          </w:rPr>
          <w:instrText xml:space="preserve"> PAGEREF _Toc421086082 \h </w:instrText>
        </w:r>
      </w:ins>
      <w:r>
        <w:rPr>
          <w:noProof/>
          <w:webHidden/>
        </w:rPr>
      </w:r>
      <w:r>
        <w:rPr>
          <w:noProof/>
          <w:webHidden/>
        </w:rPr>
        <w:fldChar w:fldCharType="separate"/>
      </w:r>
      <w:ins w:id="152" w:author="UPC" w:date="2015-06-03T09:11:00Z">
        <w:r>
          <w:rPr>
            <w:noProof/>
            <w:webHidden/>
          </w:rPr>
          <w:t>49</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53" w:author="UPC" w:date="2015-06-03T09:11:00Z"/>
          <w:noProof/>
        </w:rPr>
      </w:pPr>
      <w:ins w:id="154" w:author="UPC" w:date="2015-06-03T09:11:00Z">
        <w:r w:rsidRPr="002A4EA8">
          <w:rPr>
            <w:rStyle w:val="Enlla"/>
            <w:noProof/>
          </w:rPr>
          <w:fldChar w:fldCharType="begin"/>
        </w:r>
        <w:r w:rsidRPr="002A4EA8">
          <w:rPr>
            <w:rStyle w:val="Enlla"/>
            <w:noProof/>
          </w:rPr>
          <w:instrText xml:space="preserve"> </w:instrText>
        </w:r>
        <w:r>
          <w:rPr>
            <w:noProof/>
          </w:rPr>
          <w:instrText>HYPERLINK \l "_Toc421086083"</w:instrText>
        </w:r>
        <w:r w:rsidRPr="002A4EA8">
          <w:rPr>
            <w:rStyle w:val="Enlla"/>
            <w:noProof/>
          </w:rPr>
          <w:instrText xml:space="preserve"> </w:instrText>
        </w:r>
        <w:r w:rsidRPr="002A4EA8">
          <w:rPr>
            <w:rStyle w:val="Enlla"/>
            <w:noProof/>
          </w:rPr>
          <w:fldChar w:fldCharType="separate"/>
        </w:r>
        <w:r w:rsidRPr="002A4EA8">
          <w:rPr>
            <w:rStyle w:val="Enlla"/>
            <w:noProof/>
          </w:rPr>
          <w:t>3.2.7.3</w:t>
        </w:r>
        <w:r>
          <w:rPr>
            <w:noProof/>
          </w:rPr>
          <w:tab/>
        </w:r>
        <w:r w:rsidRPr="002A4EA8">
          <w:rPr>
            <w:rStyle w:val="Enlla"/>
            <w:noProof/>
          </w:rPr>
          <w:t>CKEditor/Text Area afegeix espais i tabulacions</w:t>
        </w:r>
        <w:r>
          <w:rPr>
            <w:noProof/>
            <w:webHidden/>
          </w:rPr>
          <w:tab/>
        </w:r>
        <w:r>
          <w:rPr>
            <w:noProof/>
            <w:webHidden/>
          </w:rPr>
          <w:fldChar w:fldCharType="begin"/>
        </w:r>
        <w:r>
          <w:rPr>
            <w:noProof/>
            <w:webHidden/>
          </w:rPr>
          <w:instrText xml:space="preserve"> PAGEREF _Toc421086083 \h </w:instrText>
        </w:r>
      </w:ins>
      <w:r>
        <w:rPr>
          <w:noProof/>
          <w:webHidden/>
        </w:rPr>
      </w:r>
      <w:r>
        <w:rPr>
          <w:noProof/>
          <w:webHidden/>
        </w:rPr>
        <w:fldChar w:fldCharType="separate"/>
      </w:r>
      <w:ins w:id="155" w:author="UPC" w:date="2015-06-03T09:11:00Z">
        <w:r>
          <w:rPr>
            <w:noProof/>
            <w:webHidden/>
          </w:rPr>
          <w:t>50</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56" w:author="UPC" w:date="2015-06-03T09:11:00Z"/>
          <w:noProof/>
        </w:rPr>
      </w:pPr>
      <w:ins w:id="157" w:author="UPC" w:date="2015-06-03T09:11:00Z">
        <w:r w:rsidRPr="002A4EA8">
          <w:rPr>
            <w:rStyle w:val="Enlla"/>
            <w:noProof/>
          </w:rPr>
          <w:fldChar w:fldCharType="begin"/>
        </w:r>
        <w:r w:rsidRPr="002A4EA8">
          <w:rPr>
            <w:rStyle w:val="Enlla"/>
            <w:noProof/>
          </w:rPr>
          <w:instrText xml:space="preserve"> </w:instrText>
        </w:r>
        <w:r>
          <w:rPr>
            <w:noProof/>
          </w:rPr>
          <w:instrText>HYPERLINK \l "_Toc421086084"</w:instrText>
        </w:r>
        <w:r w:rsidRPr="002A4EA8">
          <w:rPr>
            <w:rStyle w:val="Enlla"/>
            <w:noProof/>
          </w:rPr>
          <w:instrText xml:space="preserve"> </w:instrText>
        </w:r>
        <w:r w:rsidRPr="002A4EA8">
          <w:rPr>
            <w:rStyle w:val="Enlla"/>
            <w:noProof/>
          </w:rPr>
          <w:fldChar w:fldCharType="separate"/>
        </w:r>
        <w:r w:rsidRPr="002A4EA8">
          <w:rPr>
            <w:rStyle w:val="Enlla"/>
            <w:noProof/>
          </w:rPr>
          <w:t>3.2.7.4</w:t>
        </w:r>
        <w:r>
          <w:rPr>
            <w:noProof/>
          </w:rPr>
          <w:tab/>
        </w:r>
        <w:r w:rsidRPr="002A4EA8">
          <w:rPr>
            <w:rStyle w:val="Enlla"/>
            <w:noProof/>
          </w:rPr>
          <w:t>L’editor del CKEditor no apareix al navegador</w:t>
        </w:r>
        <w:r>
          <w:rPr>
            <w:noProof/>
            <w:webHidden/>
          </w:rPr>
          <w:tab/>
        </w:r>
        <w:r>
          <w:rPr>
            <w:noProof/>
            <w:webHidden/>
          </w:rPr>
          <w:fldChar w:fldCharType="begin"/>
        </w:r>
        <w:r>
          <w:rPr>
            <w:noProof/>
            <w:webHidden/>
          </w:rPr>
          <w:instrText xml:space="preserve"> PAGEREF _Toc421086084 \h </w:instrText>
        </w:r>
      </w:ins>
      <w:r>
        <w:rPr>
          <w:noProof/>
          <w:webHidden/>
        </w:rPr>
      </w:r>
      <w:r>
        <w:rPr>
          <w:noProof/>
          <w:webHidden/>
        </w:rPr>
        <w:fldChar w:fldCharType="separate"/>
      </w:r>
      <w:ins w:id="158" w:author="UPC" w:date="2015-06-03T09:11:00Z">
        <w:r>
          <w:rPr>
            <w:noProof/>
            <w:webHidden/>
          </w:rPr>
          <w:t>50</w:t>
        </w:r>
        <w:r>
          <w:rPr>
            <w:noProof/>
            <w:webHidden/>
          </w:rPr>
          <w:fldChar w:fldCharType="end"/>
        </w:r>
        <w:r w:rsidRPr="002A4EA8">
          <w:rPr>
            <w:rStyle w:val="Enlla"/>
            <w:noProof/>
          </w:rPr>
          <w:fldChar w:fldCharType="end"/>
        </w:r>
      </w:ins>
    </w:p>
    <w:p w:rsidR="008D50D6" w:rsidRDefault="008D50D6">
      <w:pPr>
        <w:pStyle w:val="IDC1"/>
        <w:tabs>
          <w:tab w:val="left" w:pos="440"/>
        </w:tabs>
        <w:rPr>
          <w:ins w:id="159" w:author="UPC" w:date="2015-06-03T09:11:00Z"/>
          <w:rFonts w:asciiTheme="minorHAnsi" w:eastAsiaTheme="minorEastAsia" w:hAnsiTheme="minorHAnsi" w:cstheme="minorBidi"/>
          <w:b w:val="0"/>
          <w:bCs w:val="0"/>
          <w:noProof/>
          <w:szCs w:val="22"/>
          <w:lang w:eastAsia="ca-ES"/>
        </w:rPr>
      </w:pPr>
      <w:ins w:id="160" w:author="UPC" w:date="2015-06-03T09:11:00Z">
        <w:r w:rsidRPr="002A4EA8">
          <w:rPr>
            <w:rStyle w:val="Enlla"/>
            <w:noProof/>
          </w:rPr>
          <w:fldChar w:fldCharType="begin"/>
        </w:r>
        <w:r w:rsidRPr="002A4EA8">
          <w:rPr>
            <w:rStyle w:val="Enlla"/>
            <w:noProof/>
          </w:rPr>
          <w:instrText xml:space="preserve"> </w:instrText>
        </w:r>
        <w:r>
          <w:rPr>
            <w:noProof/>
          </w:rPr>
          <w:instrText>HYPERLINK \l "_Toc421086085"</w:instrText>
        </w:r>
        <w:r w:rsidRPr="002A4EA8">
          <w:rPr>
            <w:rStyle w:val="Enlla"/>
            <w:noProof/>
          </w:rPr>
          <w:instrText xml:space="preserve"> </w:instrText>
        </w:r>
        <w:r w:rsidRPr="002A4EA8">
          <w:rPr>
            <w:rStyle w:val="Enlla"/>
            <w:noProof/>
          </w:rPr>
          <w:fldChar w:fldCharType="separate"/>
        </w:r>
        <w:r w:rsidRPr="002A4EA8">
          <w:rPr>
            <w:rStyle w:val="Enlla"/>
            <w:noProof/>
          </w:rPr>
          <w:t>4</w:t>
        </w:r>
        <w:r>
          <w:rPr>
            <w:rFonts w:asciiTheme="minorHAnsi" w:eastAsiaTheme="minorEastAsia" w:hAnsiTheme="minorHAnsi" w:cstheme="minorBidi"/>
            <w:b w:val="0"/>
            <w:bCs w:val="0"/>
            <w:noProof/>
            <w:szCs w:val="22"/>
            <w:lang w:eastAsia="ca-ES"/>
          </w:rPr>
          <w:tab/>
        </w:r>
        <w:r w:rsidRPr="002A4EA8">
          <w:rPr>
            <w:rStyle w:val="Enlla"/>
            <w:noProof/>
          </w:rPr>
          <w:t>Aplicació Visor (rrhh)</w:t>
        </w:r>
        <w:r>
          <w:rPr>
            <w:noProof/>
            <w:webHidden/>
          </w:rPr>
          <w:tab/>
        </w:r>
        <w:r>
          <w:rPr>
            <w:noProof/>
            <w:webHidden/>
          </w:rPr>
          <w:fldChar w:fldCharType="begin"/>
        </w:r>
        <w:r>
          <w:rPr>
            <w:noProof/>
            <w:webHidden/>
          </w:rPr>
          <w:instrText xml:space="preserve"> PAGEREF _Toc421086085 \h </w:instrText>
        </w:r>
      </w:ins>
      <w:r>
        <w:rPr>
          <w:noProof/>
          <w:webHidden/>
        </w:rPr>
      </w:r>
      <w:r>
        <w:rPr>
          <w:noProof/>
          <w:webHidden/>
        </w:rPr>
        <w:fldChar w:fldCharType="separate"/>
      </w:r>
      <w:ins w:id="161" w:author="UPC" w:date="2015-06-03T09:11:00Z">
        <w:r>
          <w:rPr>
            <w:noProof/>
            <w:webHidden/>
          </w:rPr>
          <w:t>52</w:t>
        </w:r>
        <w:r>
          <w:rPr>
            <w:noProof/>
            <w:webHidden/>
          </w:rPr>
          <w:fldChar w:fldCharType="end"/>
        </w:r>
        <w:r w:rsidRPr="002A4EA8">
          <w:rPr>
            <w:rStyle w:val="Enlla"/>
            <w:noProof/>
          </w:rPr>
          <w:fldChar w:fldCharType="end"/>
        </w:r>
      </w:ins>
    </w:p>
    <w:p w:rsidR="008D50D6" w:rsidRDefault="008D50D6">
      <w:pPr>
        <w:pStyle w:val="IDC2"/>
        <w:rPr>
          <w:ins w:id="162" w:author="UPC" w:date="2015-06-03T09:11:00Z"/>
          <w:rFonts w:asciiTheme="minorHAnsi" w:eastAsiaTheme="minorEastAsia" w:hAnsiTheme="minorHAnsi" w:cstheme="minorBidi"/>
          <w:noProof/>
          <w:szCs w:val="22"/>
          <w:lang w:eastAsia="ca-ES"/>
        </w:rPr>
      </w:pPr>
      <w:ins w:id="163" w:author="UPC" w:date="2015-06-03T09:11:00Z">
        <w:r w:rsidRPr="002A4EA8">
          <w:rPr>
            <w:rStyle w:val="Enlla"/>
            <w:noProof/>
          </w:rPr>
          <w:fldChar w:fldCharType="begin"/>
        </w:r>
        <w:r w:rsidRPr="002A4EA8">
          <w:rPr>
            <w:rStyle w:val="Enlla"/>
            <w:noProof/>
          </w:rPr>
          <w:instrText xml:space="preserve"> </w:instrText>
        </w:r>
        <w:r>
          <w:rPr>
            <w:noProof/>
          </w:rPr>
          <w:instrText>HYPERLINK \l "_Toc421086086"</w:instrText>
        </w:r>
        <w:r w:rsidRPr="002A4EA8">
          <w:rPr>
            <w:rStyle w:val="Enlla"/>
            <w:noProof/>
          </w:rPr>
          <w:instrText xml:space="preserve"> </w:instrText>
        </w:r>
        <w:r w:rsidRPr="002A4EA8">
          <w:rPr>
            <w:rStyle w:val="Enlla"/>
            <w:noProof/>
          </w:rPr>
          <w:fldChar w:fldCharType="separate"/>
        </w:r>
        <w:r w:rsidRPr="002A4EA8">
          <w:rPr>
            <w:rStyle w:val="Enlla"/>
            <w:noProof/>
          </w:rPr>
          <w:t>4.1</w:t>
        </w:r>
        <w:r>
          <w:rPr>
            <w:rFonts w:asciiTheme="minorHAnsi" w:eastAsiaTheme="minorEastAsia" w:hAnsiTheme="minorHAnsi" w:cstheme="minorBidi"/>
            <w:noProof/>
            <w:szCs w:val="22"/>
            <w:lang w:eastAsia="ca-ES"/>
          </w:rPr>
          <w:tab/>
        </w:r>
        <w:r w:rsidRPr="002A4EA8">
          <w:rPr>
            <w:rStyle w:val="Enlla"/>
            <w:noProof/>
          </w:rPr>
          <w:t>Mapejat del domini</w:t>
        </w:r>
        <w:r>
          <w:rPr>
            <w:noProof/>
            <w:webHidden/>
          </w:rPr>
          <w:tab/>
        </w:r>
        <w:r>
          <w:rPr>
            <w:noProof/>
            <w:webHidden/>
          </w:rPr>
          <w:fldChar w:fldCharType="begin"/>
        </w:r>
        <w:r>
          <w:rPr>
            <w:noProof/>
            <w:webHidden/>
          </w:rPr>
          <w:instrText xml:space="preserve"> PAGEREF _Toc421086086 \h </w:instrText>
        </w:r>
      </w:ins>
      <w:r>
        <w:rPr>
          <w:noProof/>
          <w:webHidden/>
        </w:rPr>
      </w:r>
      <w:r>
        <w:rPr>
          <w:noProof/>
          <w:webHidden/>
        </w:rPr>
        <w:fldChar w:fldCharType="separate"/>
      </w:r>
      <w:ins w:id="164" w:author="UPC" w:date="2015-06-03T09:11:00Z">
        <w:r>
          <w:rPr>
            <w:noProof/>
            <w:webHidden/>
          </w:rPr>
          <w:t>52</w:t>
        </w:r>
        <w:r>
          <w:rPr>
            <w:noProof/>
            <w:webHidden/>
          </w:rPr>
          <w:fldChar w:fldCharType="end"/>
        </w:r>
        <w:r w:rsidRPr="002A4EA8">
          <w:rPr>
            <w:rStyle w:val="Enlla"/>
            <w:noProof/>
          </w:rPr>
          <w:fldChar w:fldCharType="end"/>
        </w:r>
      </w:ins>
    </w:p>
    <w:p w:rsidR="008D50D6" w:rsidRDefault="008D50D6">
      <w:pPr>
        <w:pStyle w:val="IDC2"/>
        <w:rPr>
          <w:ins w:id="165" w:author="UPC" w:date="2015-06-03T09:11:00Z"/>
          <w:rFonts w:asciiTheme="minorHAnsi" w:eastAsiaTheme="minorEastAsia" w:hAnsiTheme="minorHAnsi" w:cstheme="minorBidi"/>
          <w:noProof/>
          <w:szCs w:val="22"/>
          <w:lang w:eastAsia="ca-ES"/>
        </w:rPr>
      </w:pPr>
      <w:ins w:id="166" w:author="UPC" w:date="2015-06-03T09:11:00Z">
        <w:r w:rsidRPr="002A4EA8">
          <w:rPr>
            <w:rStyle w:val="Enlla"/>
            <w:noProof/>
          </w:rPr>
          <w:fldChar w:fldCharType="begin"/>
        </w:r>
        <w:r w:rsidRPr="002A4EA8">
          <w:rPr>
            <w:rStyle w:val="Enlla"/>
            <w:noProof/>
          </w:rPr>
          <w:instrText xml:space="preserve"> </w:instrText>
        </w:r>
        <w:r>
          <w:rPr>
            <w:noProof/>
          </w:rPr>
          <w:instrText>HYPERLINK \l "_Toc421086087"</w:instrText>
        </w:r>
        <w:r w:rsidRPr="002A4EA8">
          <w:rPr>
            <w:rStyle w:val="Enlla"/>
            <w:noProof/>
          </w:rPr>
          <w:instrText xml:space="preserve"> </w:instrText>
        </w:r>
        <w:r w:rsidRPr="002A4EA8">
          <w:rPr>
            <w:rStyle w:val="Enlla"/>
            <w:noProof/>
          </w:rPr>
          <w:fldChar w:fldCharType="separate"/>
        </w:r>
        <w:r w:rsidRPr="002A4EA8">
          <w:rPr>
            <w:rStyle w:val="Enlla"/>
            <w:noProof/>
          </w:rPr>
          <w:t>4.2</w:t>
        </w:r>
        <w:r>
          <w:rPr>
            <w:rFonts w:asciiTheme="minorHAnsi" w:eastAsiaTheme="minorEastAsia" w:hAnsiTheme="minorHAnsi" w:cstheme="minorBidi"/>
            <w:noProof/>
            <w:szCs w:val="22"/>
            <w:lang w:eastAsia="ca-ES"/>
          </w:rPr>
          <w:tab/>
        </w:r>
        <w:r w:rsidRPr="002A4EA8">
          <w:rPr>
            <w:rStyle w:val="Enlla"/>
            <w:noProof/>
          </w:rPr>
          <w:t>Controlador de visualització</w:t>
        </w:r>
        <w:r>
          <w:rPr>
            <w:noProof/>
            <w:webHidden/>
          </w:rPr>
          <w:tab/>
        </w:r>
        <w:r>
          <w:rPr>
            <w:noProof/>
            <w:webHidden/>
          </w:rPr>
          <w:fldChar w:fldCharType="begin"/>
        </w:r>
        <w:r>
          <w:rPr>
            <w:noProof/>
            <w:webHidden/>
          </w:rPr>
          <w:instrText xml:space="preserve"> PAGEREF _Toc421086087 \h </w:instrText>
        </w:r>
      </w:ins>
      <w:r>
        <w:rPr>
          <w:noProof/>
          <w:webHidden/>
        </w:rPr>
      </w:r>
      <w:r>
        <w:rPr>
          <w:noProof/>
          <w:webHidden/>
        </w:rPr>
        <w:fldChar w:fldCharType="separate"/>
      </w:r>
      <w:ins w:id="167" w:author="UPC" w:date="2015-06-03T09:11:00Z">
        <w:r>
          <w:rPr>
            <w:noProof/>
            <w:webHidden/>
          </w:rPr>
          <w:t>54</w:t>
        </w:r>
        <w:r>
          <w:rPr>
            <w:noProof/>
            <w:webHidden/>
          </w:rPr>
          <w:fldChar w:fldCharType="end"/>
        </w:r>
        <w:r w:rsidRPr="002A4EA8">
          <w:rPr>
            <w:rStyle w:val="Enlla"/>
            <w:noProof/>
          </w:rPr>
          <w:fldChar w:fldCharType="end"/>
        </w:r>
      </w:ins>
    </w:p>
    <w:p w:rsidR="008D50D6" w:rsidRDefault="008D50D6">
      <w:pPr>
        <w:pStyle w:val="IDC3"/>
        <w:rPr>
          <w:ins w:id="168" w:author="UPC" w:date="2015-06-03T09:11:00Z"/>
          <w:rFonts w:asciiTheme="minorHAnsi" w:eastAsiaTheme="minorEastAsia" w:hAnsiTheme="minorHAnsi" w:cstheme="minorBidi"/>
          <w:noProof/>
          <w:szCs w:val="22"/>
          <w:lang w:eastAsia="ca-ES"/>
        </w:rPr>
      </w:pPr>
      <w:ins w:id="169" w:author="UPC" w:date="2015-06-03T09:11:00Z">
        <w:r w:rsidRPr="002A4EA8">
          <w:rPr>
            <w:rStyle w:val="Enlla"/>
            <w:noProof/>
          </w:rPr>
          <w:fldChar w:fldCharType="begin"/>
        </w:r>
        <w:r w:rsidRPr="002A4EA8">
          <w:rPr>
            <w:rStyle w:val="Enlla"/>
            <w:noProof/>
          </w:rPr>
          <w:instrText xml:space="preserve"> </w:instrText>
        </w:r>
        <w:r>
          <w:rPr>
            <w:noProof/>
          </w:rPr>
          <w:instrText>HYPERLINK \l "_Toc421086088"</w:instrText>
        </w:r>
        <w:r w:rsidRPr="002A4EA8">
          <w:rPr>
            <w:rStyle w:val="Enlla"/>
            <w:noProof/>
          </w:rPr>
          <w:instrText xml:space="preserve"> </w:instrText>
        </w:r>
        <w:r w:rsidRPr="002A4EA8">
          <w:rPr>
            <w:rStyle w:val="Enlla"/>
            <w:noProof/>
          </w:rPr>
          <w:fldChar w:fldCharType="separate"/>
        </w:r>
        <w:r w:rsidRPr="002A4EA8">
          <w:rPr>
            <w:rStyle w:val="Enlla"/>
            <w:noProof/>
          </w:rPr>
          <w:t>4.2.1</w:t>
        </w:r>
        <w:r>
          <w:rPr>
            <w:rFonts w:asciiTheme="minorHAnsi" w:eastAsiaTheme="minorEastAsia" w:hAnsiTheme="minorHAnsi" w:cstheme="minorBidi"/>
            <w:noProof/>
            <w:szCs w:val="22"/>
            <w:lang w:eastAsia="ca-ES"/>
          </w:rPr>
          <w:tab/>
        </w:r>
        <w:r w:rsidRPr="002A4EA8">
          <w:rPr>
            <w:rStyle w:val="Enlla"/>
            <w:noProof/>
          </w:rPr>
          <w:t>Redirecció</w:t>
        </w:r>
        <w:r>
          <w:rPr>
            <w:noProof/>
            <w:webHidden/>
          </w:rPr>
          <w:tab/>
        </w:r>
        <w:r>
          <w:rPr>
            <w:noProof/>
            <w:webHidden/>
          </w:rPr>
          <w:fldChar w:fldCharType="begin"/>
        </w:r>
        <w:r>
          <w:rPr>
            <w:noProof/>
            <w:webHidden/>
          </w:rPr>
          <w:instrText xml:space="preserve"> PAGEREF _Toc421086088 \h </w:instrText>
        </w:r>
      </w:ins>
      <w:r>
        <w:rPr>
          <w:noProof/>
          <w:webHidden/>
        </w:rPr>
      </w:r>
      <w:r>
        <w:rPr>
          <w:noProof/>
          <w:webHidden/>
        </w:rPr>
        <w:fldChar w:fldCharType="separate"/>
      </w:r>
      <w:ins w:id="170" w:author="UPC" w:date="2015-06-03T09:11:00Z">
        <w:r>
          <w:rPr>
            <w:noProof/>
            <w:webHidden/>
          </w:rPr>
          <w:t>55</w:t>
        </w:r>
        <w:r>
          <w:rPr>
            <w:noProof/>
            <w:webHidden/>
          </w:rPr>
          <w:fldChar w:fldCharType="end"/>
        </w:r>
        <w:r w:rsidRPr="002A4EA8">
          <w:rPr>
            <w:rStyle w:val="Enlla"/>
            <w:noProof/>
          </w:rPr>
          <w:fldChar w:fldCharType="end"/>
        </w:r>
      </w:ins>
    </w:p>
    <w:p w:rsidR="008D50D6" w:rsidRDefault="008D50D6">
      <w:pPr>
        <w:pStyle w:val="IDC3"/>
        <w:rPr>
          <w:ins w:id="171" w:author="UPC" w:date="2015-06-03T09:11:00Z"/>
          <w:rFonts w:asciiTheme="minorHAnsi" w:eastAsiaTheme="minorEastAsia" w:hAnsiTheme="minorHAnsi" w:cstheme="minorBidi"/>
          <w:noProof/>
          <w:szCs w:val="22"/>
          <w:lang w:eastAsia="ca-ES"/>
        </w:rPr>
      </w:pPr>
      <w:ins w:id="172" w:author="UPC" w:date="2015-06-03T09:11:00Z">
        <w:r w:rsidRPr="002A4EA8">
          <w:rPr>
            <w:rStyle w:val="Enlla"/>
            <w:noProof/>
          </w:rPr>
          <w:fldChar w:fldCharType="begin"/>
        </w:r>
        <w:r w:rsidRPr="002A4EA8">
          <w:rPr>
            <w:rStyle w:val="Enlla"/>
            <w:noProof/>
          </w:rPr>
          <w:instrText xml:space="preserve"> </w:instrText>
        </w:r>
        <w:r>
          <w:rPr>
            <w:noProof/>
          </w:rPr>
          <w:instrText>HYPERLINK \l "_Toc421086089"</w:instrText>
        </w:r>
        <w:r w:rsidRPr="002A4EA8">
          <w:rPr>
            <w:rStyle w:val="Enlla"/>
            <w:noProof/>
          </w:rPr>
          <w:instrText xml:space="preserve"> </w:instrText>
        </w:r>
        <w:r w:rsidRPr="002A4EA8">
          <w:rPr>
            <w:rStyle w:val="Enlla"/>
            <w:noProof/>
          </w:rPr>
          <w:fldChar w:fldCharType="separate"/>
        </w:r>
        <w:r w:rsidRPr="002A4EA8">
          <w:rPr>
            <w:rStyle w:val="Enlla"/>
            <w:noProof/>
          </w:rPr>
          <w:t>4.2.2</w:t>
        </w:r>
        <w:r>
          <w:rPr>
            <w:rFonts w:asciiTheme="minorHAnsi" w:eastAsiaTheme="minorEastAsia" w:hAnsiTheme="minorHAnsi" w:cstheme="minorBidi"/>
            <w:noProof/>
            <w:szCs w:val="22"/>
            <w:lang w:eastAsia="ca-ES"/>
          </w:rPr>
          <w:tab/>
        </w:r>
        <w:r w:rsidRPr="002A4EA8">
          <w:rPr>
            <w:rStyle w:val="Enlla"/>
            <w:noProof/>
          </w:rPr>
          <w:t>Mètode render</w:t>
        </w:r>
        <w:r>
          <w:rPr>
            <w:noProof/>
            <w:webHidden/>
          </w:rPr>
          <w:tab/>
        </w:r>
        <w:r>
          <w:rPr>
            <w:noProof/>
            <w:webHidden/>
          </w:rPr>
          <w:fldChar w:fldCharType="begin"/>
        </w:r>
        <w:r>
          <w:rPr>
            <w:noProof/>
            <w:webHidden/>
          </w:rPr>
          <w:instrText xml:space="preserve"> PAGEREF _Toc421086089 \h </w:instrText>
        </w:r>
      </w:ins>
      <w:r>
        <w:rPr>
          <w:noProof/>
          <w:webHidden/>
        </w:rPr>
      </w:r>
      <w:r>
        <w:rPr>
          <w:noProof/>
          <w:webHidden/>
        </w:rPr>
        <w:fldChar w:fldCharType="separate"/>
      </w:r>
      <w:ins w:id="173" w:author="UPC" w:date="2015-06-03T09:11:00Z">
        <w:r>
          <w:rPr>
            <w:noProof/>
            <w:webHidden/>
          </w:rPr>
          <w:t>56</w:t>
        </w:r>
        <w:r>
          <w:rPr>
            <w:noProof/>
            <w:webHidden/>
          </w:rPr>
          <w:fldChar w:fldCharType="end"/>
        </w:r>
        <w:r w:rsidRPr="002A4EA8">
          <w:rPr>
            <w:rStyle w:val="Enlla"/>
            <w:noProof/>
          </w:rPr>
          <w:fldChar w:fldCharType="end"/>
        </w:r>
      </w:ins>
    </w:p>
    <w:p w:rsidR="008D50D6" w:rsidRDefault="008D50D6">
      <w:pPr>
        <w:pStyle w:val="IDC2"/>
        <w:rPr>
          <w:ins w:id="174" w:author="UPC" w:date="2015-06-03T09:11:00Z"/>
          <w:rFonts w:asciiTheme="minorHAnsi" w:eastAsiaTheme="minorEastAsia" w:hAnsiTheme="minorHAnsi" w:cstheme="minorBidi"/>
          <w:noProof/>
          <w:szCs w:val="22"/>
          <w:lang w:eastAsia="ca-ES"/>
        </w:rPr>
      </w:pPr>
      <w:ins w:id="175" w:author="UPC" w:date="2015-06-03T09:11:00Z">
        <w:r w:rsidRPr="002A4EA8">
          <w:rPr>
            <w:rStyle w:val="Enlla"/>
            <w:noProof/>
          </w:rPr>
          <w:fldChar w:fldCharType="begin"/>
        </w:r>
        <w:r w:rsidRPr="002A4EA8">
          <w:rPr>
            <w:rStyle w:val="Enlla"/>
            <w:noProof/>
          </w:rPr>
          <w:instrText xml:space="preserve"> </w:instrText>
        </w:r>
        <w:r>
          <w:rPr>
            <w:noProof/>
          </w:rPr>
          <w:instrText>HYPERLINK \l "_Toc421086090"</w:instrText>
        </w:r>
        <w:r w:rsidRPr="002A4EA8">
          <w:rPr>
            <w:rStyle w:val="Enlla"/>
            <w:noProof/>
          </w:rPr>
          <w:instrText xml:space="preserve"> </w:instrText>
        </w:r>
        <w:r w:rsidRPr="002A4EA8">
          <w:rPr>
            <w:rStyle w:val="Enlla"/>
            <w:noProof/>
          </w:rPr>
          <w:fldChar w:fldCharType="separate"/>
        </w:r>
        <w:r w:rsidRPr="002A4EA8">
          <w:rPr>
            <w:rStyle w:val="Enlla"/>
            <w:noProof/>
          </w:rPr>
          <w:t>4.3</w:t>
        </w:r>
        <w:r>
          <w:rPr>
            <w:rFonts w:asciiTheme="minorHAnsi" w:eastAsiaTheme="minorEastAsia" w:hAnsiTheme="minorHAnsi" w:cstheme="minorBidi"/>
            <w:noProof/>
            <w:szCs w:val="22"/>
            <w:lang w:eastAsia="ca-ES"/>
          </w:rPr>
          <w:tab/>
        </w:r>
        <w:r w:rsidRPr="002A4EA8">
          <w:rPr>
            <w:rStyle w:val="Enlla"/>
            <w:noProof/>
          </w:rPr>
          <w:t>Controladors de cerca</w:t>
        </w:r>
        <w:r>
          <w:rPr>
            <w:noProof/>
            <w:webHidden/>
          </w:rPr>
          <w:tab/>
        </w:r>
        <w:r>
          <w:rPr>
            <w:noProof/>
            <w:webHidden/>
          </w:rPr>
          <w:fldChar w:fldCharType="begin"/>
        </w:r>
        <w:r>
          <w:rPr>
            <w:noProof/>
            <w:webHidden/>
          </w:rPr>
          <w:instrText xml:space="preserve"> PAGEREF _Toc421086090 \h </w:instrText>
        </w:r>
      </w:ins>
      <w:r>
        <w:rPr>
          <w:noProof/>
          <w:webHidden/>
        </w:rPr>
      </w:r>
      <w:r>
        <w:rPr>
          <w:noProof/>
          <w:webHidden/>
        </w:rPr>
        <w:fldChar w:fldCharType="separate"/>
      </w:r>
      <w:ins w:id="176" w:author="UPC" w:date="2015-06-03T09:11:00Z">
        <w:r>
          <w:rPr>
            <w:noProof/>
            <w:webHidden/>
          </w:rPr>
          <w:t>56</w:t>
        </w:r>
        <w:r>
          <w:rPr>
            <w:noProof/>
            <w:webHidden/>
          </w:rPr>
          <w:fldChar w:fldCharType="end"/>
        </w:r>
        <w:r w:rsidRPr="002A4EA8">
          <w:rPr>
            <w:rStyle w:val="Enlla"/>
            <w:noProof/>
          </w:rPr>
          <w:fldChar w:fldCharType="end"/>
        </w:r>
      </w:ins>
    </w:p>
    <w:p w:rsidR="008D50D6" w:rsidRDefault="008D50D6">
      <w:pPr>
        <w:pStyle w:val="IDC2"/>
        <w:rPr>
          <w:ins w:id="177" w:author="UPC" w:date="2015-06-03T09:11:00Z"/>
          <w:rFonts w:asciiTheme="minorHAnsi" w:eastAsiaTheme="minorEastAsia" w:hAnsiTheme="minorHAnsi" w:cstheme="minorBidi"/>
          <w:noProof/>
          <w:szCs w:val="22"/>
          <w:lang w:eastAsia="ca-ES"/>
        </w:rPr>
      </w:pPr>
      <w:ins w:id="178" w:author="UPC" w:date="2015-06-03T09:11:00Z">
        <w:r w:rsidRPr="002A4EA8">
          <w:rPr>
            <w:rStyle w:val="Enlla"/>
            <w:noProof/>
          </w:rPr>
          <w:fldChar w:fldCharType="begin"/>
        </w:r>
        <w:r w:rsidRPr="002A4EA8">
          <w:rPr>
            <w:rStyle w:val="Enlla"/>
            <w:noProof/>
          </w:rPr>
          <w:instrText xml:space="preserve"> </w:instrText>
        </w:r>
        <w:r>
          <w:rPr>
            <w:noProof/>
          </w:rPr>
          <w:instrText>HYPERLINK \l "_Toc421086091"</w:instrText>
        </w:r>
        <w:r w:rsidRPr="002A4EA8">
          <w:rPr>
            <w:rStyle w:val="Enlla"/>
            <w:noProof/>
          </w:rPr>
          <w:instrText xml:space="preserve"> </w:instrText>
        </w:r>
        <w:r w:rsidRPr="002A4EA8">
          <w:rPr>
            <w:rStyle w:val="Enlla"/>
            <w:noProof/>
          </w:rPr>
          <w:fldChar w:fldCharType="separate"/>
        </w:r>
        <w:r w:rsidRPr="002A4EA8">
          <w:rPr>
            <w:rStyle w:val="Enlla"/>
            <w:noProof/>
          </w:rPr>
          <w:t>4.4</w:t>
        </w:r>
        <w:r>
          <w:rPr>
            <w:rFonts w:asciiTheme="minorHAnsi" w:eastAsiaTheme="minorEastAsia" w:hAnsiTheme="minorHAnsi" w:cstheme="minorBidi"/>
            <w:noProof/>
            <w:szCs w:val="22"/>
            <w:lang w:eastAsia="ca-ES"/>
          </w:rPr>
          <w:tab/>
        </w:r>
        <w:r w:rsidRPr="002A4EA8">
          <w:rPr>
            <w:rStyle w:val="Enlla"/>
            <w:noProof/>
          </w:rPr>
          <w:t>TAGs del CMS</w:t>
        </w:r>
        <w:r>
          <w:rPr>
            <w:noProof/>
            <w:webHidden/>
          </w:rPr>
          <w:tab/>
        </w:r>
        <w:r>
          <w:rPr>
            <w:noProof/>
            <w:webHidden/>
          </w:rPr>
          <w:fldChar w:fldCharType="begin"/>
        </w:r>
        <w:r>
          <w:rPr>
            <w:noProof/>
            <w:webHidden/>
          </w:rPr>
          <w:instrText xml:space="preserve"> PAGEREF _Toc421086091 \h </w:instrText>
        </w:r>
      </w:ins>
      <w:r>
        <w:rPr>
          <w:noProof/>
          <w:webHidden/>
        </w:rPr>
      </w:r>
      <w:r>
        <w:rPr>
          <w:noProof/>
          <w:webHidden/>
        </w:rPr>
        <w:fldChar w:fldCharType="separate"/>
      </w:r>
      <w:ins w:id="179" w:author="UPC" w:date="2015-06-03T09:11:00Z">
        <w:r>
          <w:rPr>
            <w:noProof/>
            <w:webHidden/>
          </w:rPr>
          <w:t>57</w:t>
        </w:r>
        <w:r>
          <w:rPr>
            <w:noProof/>
            <w:webHidden/>
          </w:rPr>
          <w:fldChar w:fldCharType="end"/>
        </w:r>
        <w:r w:rsidRPr="002A4EA8">
          <w:rPr>
            <w:rStyle w:val="Enlla"/>
            <w:noProof/>
          </w:rPr>
          <w:fldChar w:fldCharType="end"/>
        </w:r>
      </w:ins>
    </w:p>
    <w:p w:rsidR="008D50D6" w:rsidRDefault="008D50D6">
      <w:pPr>
        <w:pStyle w:val="IDC2"/>
        <w:rPr>
          <w:ins w:id="180" w:author="UPC" w:date="2015-06-03T09:11:00Z"/>
          <w:rFonts w:asciiTheme="minorHAnsi" w:eastAsiaTheme="minorEastAsia" w:hAnsiTheme="minorHAnsi" w:cstheme="minorBidi"/>
          <w:noProof/>
          <w:szCs w:val="22"/>
          <w:lang w:eastAsia="ca-ES"/>
        </w:rPr>
      </w:pPr>
      <w:ins w:id="181" w:author="UPC" w:date="2015-06-03T09:11:00Z">
        <w:r w:rsidRPr="002A4EA8">
          <w:rPr>
            <w:rStyle w:val="Enlla"/>
            <w:noProof/>
          </w:rPr>
          <w:fldChar w:fldCharType="begin"/>
        </w:r>
        <w:r w:rsidRPr="002A4EA8">
          <w:rPr>
            <w:rStyle w:val="Enlla"/>
            <w:noProof/>
          </w:rPr>
          <w:instrText xml:space="preserve"> </w:instrText>
        </w:r>
        <w:r>
          <w:rPr>
            <w:noProof/>
          </w:rPr>
          <w:instrText>HYPERLINK \l "_Toc421086092"</w:instrText>
        </w:r>
        <w:r w:rsidRPr="002A4EA8">
          <w:rPr>
            <w:rStyle w:val="Enlla"/>
            <w:noProof/>
          </w:rPr>
          <w:instrText xml:space="preserve"> </w:instrText>
        </w:r>
        <w:r w:rsidRPr="002A4EA8">
          <w:rPr>
            <w:rStyle w:val="Enlla"/>
            <w:noProof/>
          </w:rPr>
          <w:fldChar w:fldCharType="separate"/>
        </w:r>
        <w:r w:rsidRPr="002A4EA8">
          <w:rPr>
            <w:rStyle w:val="Enlla"/>
            <w:noProof/>
          </w:rPr>
          <w:t>4.5</w:t>
        </w:r>
        <w:r>
          <w:rPr>
            <w:rFonts w:asciiTheme="minorHAnsi" w:eastAsiaTheme="minorEastAsia" w:hAnsiTheme="minorHAnsi" w:cstheme="minorBidi"/>
            <w:noProof/>
            <w:szCs w:val="22"/>
            <w:lang w:eastAsia="ca-ES"/>
          </w:rPr>
          <w:tab/>
        </w:r>
        <w:r w:rsidRPr="002A4EA8">
          <w:rPr>
            <w:rStyle w:val="Enlla"/>
            <w:noProof/>
          </w:rPr>
          <w:t>Aplicació Visor com a servidor de recursos</w:t>
        </w:r>
        <w:r>
          <w:rPr>
            <w:noProof/>
            <w:webHidden/>
          </w:rPr>
          <w:tab/>
        </w:r>
        <w:r>
          <w:rPr>
            <w:noProof/>
            <w:webHidden/>
          </w:rPr>
          <w:fldChar w:fldCharType="begin"/>
        </w:r>
        <w:r>
          <w:rPr>
            <w:noProof/>
            <w:webHidden/>
          </w:rPr>
          <w:instrText xml:space="preserve"> PAGEREF _Toc421086092 \h </w:instrText>
        </w:r>
      </w:ins>
      <w:r>
        <w:rPr>
          <w:noProof/>
          <w:webHidden/>
        </w:rPr>
      </w:r>
      <w:r>
        <w:rPr>
          <w:noProof/>
          <w:webHidden/>
        </w:rPr>
        <w:fldChar w:fldCharType="separate"/>
      </w:r>
      <w:ins w:id="182" w:author="UPC" w:date="2015-06-03T09:11:00Z">
        <w:r>
          <w:rPr>
            <w:noProof/>
            <w:webHidden/>
          </w:rPr>
          <w:t>58</w:t>
        </w:r>
        <w:r>
          <w:rPr>
            <w:noProof/>
            <w:webHidden/>
          </w:rPr>
          <w:fldChar w:fldCharType="end"/>
        </w:r>
        <w:r w:rsidRPr="002A4EA8">
          <w:rPr>
            <w:rStyle w:val="Enlla"/>
            <w:noProof/>
          </w:rPr>
          <w:fldChar w:fldCharType="end"/>
        </w:r>
      </w:ins>
    </w:p>
    <w:p w:rsidR="008D50D6" w:rsidRDefault="008D50D6">
      <w:pPr>
        <w:pStyle w:val="IDC2"/>
        <w:rPr>
          <w:ins w:id="183" w:author="UPC" w:date="2015-06-03T09:11:00Z"/>
          <w:rFonts w:asciiTheme="minorHAnsi" w:eastAsiaTheme="minorEastAsia" w:hAnsiTheme="minorHAnsi" w:cstheme="minorBidi"/>
          <w:noProof/>
          <w:szCs w:val="22"/>
          <w:lang w:eastAsia="ca-ES"/>
        </w:rPr>
      </w:pPr>
      <w:ins w:id="184" w:author="UPC" w:date="2015-06-03T09:11:00Z">
        <w:r w:rsidRPr="002A4EA8">
          <w:rPr>
            <w:rStyle w:val="Enlla"/>
            <w:noProof/>
          </w:rPr>
          <w:fldChar w:fldCharType="begin"/>
        </w:r>
        <w:r w:rsidRPr="002A4EA8">
          <w:rPr>
            <w:rStyle w:val="Enlla"/>
            <w:noProof/>
          </w:rPr>
          <w:instrText xml:space="preserve"> </w:instrText>
        </w:r>
        <w:r>
          <w:rPr>
            <w:noProof/>
          </w:rPr>
          <w:instrText>HYPERLINK \l "_Toc421086093"</w:instrText>
        </w:r>
        <w:r w:rsidRPr="002A4EA8">
          <w:rPr>
            <w:rStyle w:val="Enlla"/>
            <w:noProof/>
          </w:rPr>
          <w:instrText xml:space="preserve"> </w:instrText>
        </w:r>
        <w:r w:rsidRPr="002A4EA8">
          <w:rPr>
            <w:rStyle w:val="Enlla"/>
            <w:noProof/>
          </w:rPr>
          <w:fldChar w:fldCharType="separate"/>
        </w:r>
        <w:r w:rsidRPr="002A4EA8">
          <w:rPr>
            <w:rStyle w:val="Enlla"/>
            <w:noProof/>
          </w:rPr>
          <w:t>4.6</w:t>
        </w:r>
        <w:r>
          <w:rPr>
            <w:rFonts w:asciiTheme="minorHAnsi" w:eastAsiaTheme="minorEastAsia" w:hAnsiTheme="minorHAnsi" w:cstheme="minorBidi"/>
            <w:noProof/>
            <w:szCs w:val="22"/>
            <w:lang w:eastAsia="ca-ES"/>
          </w:rPr>
          <w:tab/>
        </w:r>
        <w:r w:rsidRPr="002A4EA8">
          <w:rPr>
            <w:rStyle w:val="Enlla"/>
            <w:noProof/>
          </w:rPr>
          <w:t>Visualització de les imatges en localhost (No implantada)</w:t>
        </w:r>
        <w:r>
          <w:rPr>
            <w:noProof/>
            <w:webHidden/>
          </w:rPr>
          <w:tab/>
        </w:r>
        <w:r>
          <w:rPr>
            <w:noProof/>
            <w:webHidden/>
          </w:rPr>
          <w:fldChar w:fldCharType="begin"/>
        </w:r>
        <w:r>
          <w:rPr>
            <w:noProof/>
            <w:webHidden/>
          </w:rPr>
          <w:instrText xml:space="preserve"> PAGEREF _Toc421086093 \h </w:instrText>
        </w:r>
      </w:ins>
      <w:r>
        <w:rPr>
          <w:noProof/>
          <w:webHidden/>
        </w:rPr>
      </w:r>
      <w:r>
        <w:rPr>
          <w:noProof/>
          <w:webHidden/>
        </w:rPr>
        <w:fldChar w:fldCharType="separate"/>
      </w:r>
      <w:ins w:id="185" w:author="UPC" w:date="2015-06-03T09:11:00Z">
        <w:r>
          <w:rPr>
            <w:noProof/>
            <w:webHidden/>
          </w:rPr>
          <w:t>60</w:t>
        </w:r>
        <w:r>
          <w:rPr>
            <w:noProof/>
            <w:webHidden/>
          </w:rPr>
          <w:fldChar w:fldCharType="end"/>
        </w:r>
        <w:r w:rsidRPr="002A4EA8">
          <w:rPr>
            <w:rStyle w:val="Enlla"/>
            <w:noProof/>
          </w:rPr>
          <w:fldChar w:fldCharType="end"/>
        </w:r>
      </w:ins>
    </w:p>
    <w:p w:rsidR="008D50D6" w:rsidRDefault="008D50D6">
      <w:pPr>
        <w:pStyle w:val="IDC1"/>
        <w:tabs>
          <w:tab w:val="left" w:pos="440"/>
        </w:tabs>
        <w:rPr>
          <w:ins w:id="186" w:author="UPC" w:date="2015-06-03T09:11:00Z"/>
          <w:rFonts w:asciiTheme="minorHAnsi" w:eastAsiaTheme="minorEastAsia" w:hAnsiTheme="minorHAnsi" w:cstheme="minorBidi"/>
          <w:b w:val="0"/>
          <w:bCs w:val="0"/>
          <w:noProof/>
          <w:szCs w:val="22"/>
          <w:lang w:eastAsia="ca-ES"/>
        </w:rPr>
      </w:pPr>
      <w:ins w:id="187" w:author="UPC" w:date="2015-06-03T09:11:00Z">
        <w:r w:rsidRPr="002A4EA8">
          <w:rPr>
            <w:rStyle w:val="Enlla"/>
            <w:noProof/>
          </w:rPr>
          <w:fldChar w:fldCharType="begin"/>
        </w:r>
        <w:r w:rsidRPr="002A4EA8">
          <w:rPr>
            <w:rStyle w:val="Enlla"/>
            <w:noProof/>
          </w:rPr>
          <w:instrText xml:space="preserve"> </w:instrText>
        </w:r>
        <w:r>
          <w:rPr>
            <w:noProof/>
          </w:rPr>
          <w:instrText>HYPERLINK \l "_Toc421086094"</w:instrText>
        </w:r>
        <w:r w:rsidRPr="002A4EA8">
          <w:rPr>
            <w:rStyle w:val="Enlla"/>
            <w:noProof/>
          </w:rPr>
          <w:instrText xml:space="preserve"> </w:instrText>
        </w:r>
        <w:r w:rsidRPr="002A4EA8">
          <w:rPr>
            <w:rStyle w:val="Enlla"/>
            <w:noProof/>
          </w:rPr>
          <w:fldChar w:fldCharType="separate"/>
        </w:r>
        <w:r w:rsidRPr="002A4EA8">
          <w:rPr>
            <w:rStyle w:val="Enlla"/>
            <w:noProof/>
          </w:rPr>
          <w:t>5</w:t>
        </w:r>
        <w:r>
          <w:rPr>
            <w:rFonts w:asciiTheme="minorHAnsi" w:eastAsiaTheme="minorEastAsia" w:hAnsiTheme="minorHAnsi" w:cstheme="minorBidi"/>
            <w:b w:val="0"/>
            <w:bCs w:val="0"/>
            <w:noProof/>
            <w:szCs w:val="22"/>
            <w:lang w:eastAsia="ca-ES"/>
          </w:rPr>
          <w:tab/>
        </w:r>
        <w:r w:rsidRPr="002A4EA8">
          <w:rPr>
            <w:rStyle w:val="Enlla"/>
            <w:noProof/>
          </w:rPr>
          <w:t>Aplicacions RPPAS, RPPDI i RPBEC</w:t>
        </w:r>
        <w:r>
          <w:rPr>
            <w:noProof/>
            <w:webHidden/>
          </w:rPr>
          <w:tab/>
        </w:r>
        <w:r>
          <w:rPr>
            <w:noProof/>
            <w:webHidden/>
          </w:rPr>
          <w:fldChar w:fldCharType="begin"/>
        </w:r>
        <w:r>
          <w:rPr>
            <w:noProof/>
            <w:webHidden/>
          </w:rPr>
          <w:instrText xml:space="preserve"> PAGEREF _Toc421086094 \h </w:instrText>
        </w:r>
      </w:ins>
      <w:r>
        <w:rPr>
          <w:noProof/>
          <w:webHidden/>
        </w:rPr>
      </w:r>
      <w:r>
        <w:rPr>
          <w:noProof/>
          <w:webHidden/>
        </w:rPr>
        <w:fldChar w:fldCharType="separate"/>
      </w:r>
      <w:ins w:id="188" w:author="UPC" w:date="2015-06-03T09:11:00Z">
        <w:r>
          <w:rPr>
            <w:noProof/>
            <w:webHidden/>
          </w:rPr>
          <w:t>63</w:t>
        </w:r>
        <w:r>
          <w:rPr>
            <w:noProof/>
            <w:webHidden/>
          </w:rPr>
          <w:fldChar w:fldCharType="end"/>
        </w:r>
        <w:r w:rsidRPr="002A4EA8">
          <w:rPr>
            <w:rStyle w:val="Enlla"/>
            <w:noProof/>
          </w:rPr>
          <w:fldChar w:fldCharType="end"/>
        </w:r>
      </w:ins>
    </w:p>
    <w:p w:rsidR="008D50D6" w:rsidRDefault="008D50D6">
      <w:pPr>
        <w:pStyle w:val="IDC2"/>
        <w:rPr>
          <w:ins w:id="189" w:author="UPC" w:date="2015-06-03T09:11:00Z"/>
          <w:rFonts w:asciiTheme="minorHAnsi" w:eastAsiaTheme="minorEastAsia" w:hAnsiTheme="minorHAnsi" w:cstheme="minorBidi"/>
          <w:noProof/>
          <w:szCs w:val="22"/>
          <w:lang w:eastAsia="ca-ES"/>
        </w:rPr>
      </w:pPr>
      <w:ins w:id="190" w:author="UPC" w:date="2015-06-03T09:11:00Z">
        <w:r w:rsidRPr="002A4EA8">
          <w:rPr>
            <w:rStyle w:val="Enlla"/>
            <w:noProof/>
          </w:rPr>
          <w:fldChar w:fldCharType="begin"/>
        </w:r>
        <w:r w:rsidRPr="002A4EA8">
          <w:rPr>
            <w:rStyle w:val="Enlla"/>
            <w:noProof/>
          </w:rPr>
          <w:instrText xml:space="preserve"> </w:instrText>
        </w:r>
        <w:r>
          <w:rPr>
            <w:noProof/>
          </w:rPr>
          <w:instrText>HYPERLINK \l "_Toc421086095"</w:instrText>
        </w:r>
        <w:r w:rsidRPr="002A4EA8">
          <w:rPr>
            <w:rStyle w:val="Enlla"/>
            <w:noProof/>
          </w:rPr>
          <w:instrText xml:space="preserve"> </w:instrText>
        </w:r>
        <w:r w:rsidRPr="002A4EA8">
          <w:rPr>
            <w:rStyle w:val="Enlla"/>
            <w:noProof/>
          </w:rPr>
          <w:fldChar w:fldCharType="separate"/>
        </w:r>
        <w:r w:rsidRPr="002A4EA8">
          <w:rPr>
            <w:rStyle w:val="Enlla"/>
            <w:noProof/>
          </w:rPr>
          <w:t>5.1</w:t>
        </w:r>
        <w:r>
          <w:rPr>
            <w:rFonts w:asciiTheme="minorHAnsi" w:eastAsiaTheme="minorEastAsia" w:hAnsiTheme="minorHAnsi" w:cstheme="minorBidi"/>
            <w:noProof/>
            <w:szCs w:val="22"/>
            <w:lang w:eastAsia="ca-ES"/>
          </w:rPr>
          <w:tab/>
        </w:r>
        <w:r w:rsidRPr="002A4EA8">
          <w:rPr>
            <w:rStyle w:val="Enlla"/>
            <w:noProof/>
          </w:rPr>
          <w:t>Configuració de web services</w:t>
        </w:r>
        <w:r>
          <w:rPr>
            <w:noProof/>
            <w:webHidden/>
          </w:rPr>
          <w:tab/>
        </w:r>
        <w:r>
          <w:rPr>
            <w:noProof/>
            <w:webHidden/>
          </w:rPr>
          <w:fldChar w:fldCharType="begin"/>
        </w:r>
        <w:r>
          <w:rPr>
            <w:noProof/>
            <w:webHidden/>
          </w:rPr>
          <w:instrText xml:space="preserve"> PAGEREF _Toc421086095 \h </w:instrText>
        </w:r>
      </w:ins>
      <w:r>
        <w:rPr>
          <w:noProof/>
          <w:webHidden/>
        </w:rPr>
      </w:r>
      <w:r>
        <w:rPr>
          <w:noProof/>
          <w:webHidden/>
        </w:rPr>
        <w:fldChar w:fldCharType="separate"/>
      </w:r>
      <w:ins w:id="191" w:author="UPC" w:date="2015-06-03T09:11:00Z">
        <w:r>
          <w:rPr>
            <w:noProof/>
            <w:webHidden/>
          </w:rPr>
          <w:t>63</w:t>
        </w:r>
        <w:r>
          <w:rPr>
            <w:noProof/>
            <w:webHidden/>
          </w:rPr>
          <w:fldChar w:fldCharType="end"/>
        </w:r>
        <w:r w:rsidRPr="002A4EA8">
          <w:rPr>
            <w:rStyle w:val="Enlla"/>
            <w:noProof/>
          </w:rPr>
          <w:fldChar w:fldCharType="end"/>
        </w:r>
      </w:ins>
    </w:p>
    <w:p w:rsidR="008D50D6" w:rsidRDefault="008D50D6">
      <w:pPr>
        <w:pStyle w:val="IDC3"/>
        <w:rPr>
          <w:ins w:id="192" w:author="UPC" w:date="2015-06-03T09:11:00Z"/>
          <w:rFonts w:asciiTheme="minorHAnsi" w:eastAsiaTheme="minorEastAsia" w:hAnsiTheme="minorHAnsi" w:cstheme="minorBidi"/>
          <w:noProof/>
          <w:szCs w:val="22"/>
          <w:lang w:eastAsia="ca-ES"/>
        </w:rPr>
      </w:pPr>
      <w:ins w:id="193" w:author="UPC" w:date="2015-06-03T09:11:00Z">
        <w:r w:rsidRPr="002A4EA8">
          <w:rPr>
            <w:rStyle w:val="Enlla"/>
            <w:noProof/>
          </w:rPr>
          <w:fldChar w:fldCharType="begin"/>
        </w:r>
        <w:r w:rsidRPr="002A4EA8">
          <w:rPr>
            <w:rStyle w:val="Enlla"/>
            <w:noProof/>
          </w:rPr>
          <w:instrText xml:space="preserve"> </w:instrText>
        </w:r>
        <w:r>
          <w:rPr>
            <w:noProof/>
          </w:rPr>
          <w:instrText>HYPERLINK \l "_Toc421086096"</w:instrText>
        </w:r>
        <w:r w:rsidRPr="002A4EA8">
          <w:rPr>
            <w:rStyle w:val="Enlla"/>
            <w:noProof/>
          </w:rPr>
          <w:instrText xml:space="preserve"> </w:instrText>
        </w:r>
        <w:r w:rsidRPr="002A4EA8">
          <w:rPr>
            <w:rStyle w:val="Enlla"/>
            <w:noProof/>
          </w:rPr>
          <w:fldChar w:fldCharType="separate"/>
        </w:r>
        <w:r w:rsidRPr="002A4EA8">
          <w:rPr>
            <w:rStyle w:val="Enlla"/>
            <w:noProof/>
          </w:rPr>
          <w:t>5.1.1</w:t>
        </w:r>
        <w:r>
          <w:rPr>
            <w:rFonts w:asciiTheme="minorHAnsi" w:eastAsiaTheme="minorEastAsia" w:hAnsiTheme="minorHAnsi" w:cstheme="minorBidi"/>
            <w:noProof/>
            <w:szCs w:val="22"/>
            <w:lang w:eastAsia="ca-ES"/>
          </w:rPr>
          <w:tab/>
        </w:r>
        <w:r w:rsidRPr="002A4EA8">
          <w:rPr>
            <w:rStyle w:val="Enlla"/>
            <w:noProof/>
          </w:rPr>
          <w:t>Obtenir el ClientInterface</w:t>
        </w:r>
        <w:r>
          <w:rPr>
            <w:noProof/>
            <w:webHidden/>
          </w:rPr>
          <w:tab/>
        </w:r>
        <w:r>
          <w:rPr>
            <w:noProof/>
            <w:webHidden/>
          </w:rPr>
          <w:fldChar w:fldCharType="begin"/>
        </w:r>
        <w:r>
          <w:rPr>
            <w:noProof/>
            <w:webHidden/>
          </w:rPr>
          <w:instrText xml:space="preserve"> PAGEREF _Toc421086096 \h </w:instrText>
        </w:r>
      </w:ins>
      <w:r>
        <w:rPr>
          <w:noProof/>
          <w:webHidden/>
        </w:rPr>
      </w:r>
      <w:r>
        <w:rPr>
          <w:noProof/>
          <w:webHidden/>
        </w:rPr>
        <w:fldChar w:fldCharType="separate"/>
      </w:r>
      <w:ins w:id="194" w:author="UPC" w:date="2015-06-03T09:11:00Z">
        <w:r>
          <w:rPr>
            <w:noProof/>
            <w:webHidden/>
          </w:rPr>
          <w:t>64</w:t>
        </w:r>
        <w:r>
          <w:rPr>
            <w:noProof/>
            <w:webHidden/>
          </w:rPr>
          <w:fldChar w:fldCharType="end"/>
        </w:r>
        <w:r w:rsidRPr="002A4EA8">
          <w:rPr>
            <w:rStyle w:val="Enlla"/>
            <w:noProof/>
          </w:rPr>
          <w:fldChar w:fldCharType="end"/>
        </w:r>
      </w:ins>
    </w:p>
    <w:p w:rsidR="008D50D6" w:rsidRDefault="008D50D6">
      <w:pPr>
        <w:pStyle w:val="IDC2"/>
        <w:rPr>
          <w:ins w:id="195" w:author="UPC" w:date="2015-06-03T09:11:00Z"/>
          <w:rFonts w:asciiTheme="minorHAnsi" w:eastAsiaTheme="minorEastAsia" w:hAnsiTheme="minorHAnsi" w:cstheme="minorBidi"/>
          <w:noProof/>
          <w:szCs w:val="22"/>
          <w:lang w:eastAsia="ca-ES"/>
        </w:rPr>
      </w:pPr>
      <w:ins w:id="196" w:author="UPC" w:date="2015-06-03T09:11:00Z">
        <w:r w:rsidRPr="002A4EA8">
          <w:rPr>
            <w:rStyle w:val="Enlla"/>
            <w:noProof/>
          </w:rPr>
          <w:fldChar w:fldCharType="begin"/>
        </w:r>
        <w:r w:rsidRPr="002A4EA8">
          <w:rPr>
            <w:rStyle w:val="Enlla"/>
            <w:noProof/>
          </w:rPr>
          <w:instrText xml:space="preserve"> </w:instrText>
        </w:r>
        <w:r>
          <w:rPr>
            <w:noProof/>
          </w:rPr>
          <w:instrText>HYPERLINK \l "_Toc421086097"</w:instrText>
        </w:r>
        <w:r w:rsidRPr="002A4EA8">
          <w:rPr>
            <w:rStyle w:val="Enlla"/>
            <w:noProof/>
          </w:rPr>
          <w:instrText xml:space="preserve"> </w:instrText>
        </w:r>
        <w:r w:rsidRPr="002A4EA8">
          <w:rPr>
            <w:rStyle w:val="Enlla"/>
            <w:noProof/>
          </w:rPr>
          <w:fldChar w:fldCharType="separate"/>
        </w:r>
        <w:r w:rsidRPr="002A4EA8">
          <w:rPr>
            <w:rStyle w:val="Enlla"/>
            <w:noProof/>
          </w:rPr>
          <w:t>5.2</w:t>
        </w:r>
        <w:r>
          <w:rPr>
            <w:rFonts w:asciiTheme="minorHAnsi" w:eastAsiaTheme="minorEastAsia" w:hAnsiTheme="minorHAnsi" w:cstheme="minorBidi"/>
            <w:noProof/>
            <w:szCs w:val="22"/>
            <w:lang w:eastAsia="ca-ES"/>
          </w:rPr>
          <w:tab/>
        </w:r>
        <w:r w:rsidRPr="002A4EA8">
          <w:rPr>
            <w:rStyle w:val="Enlla"/>
            <w:noProof/>
          </w:rPr>
          <w:t>Ús del webservice</w:t>
        </w:r>
        <w:r>
          <w:rPr>
            <w:noProof/>
            <w:webHidden/>
          </w:rPr>
          <w:tab/>
        </w:r>
        <w:r>
          <w:rPr>
            <w:noProof/>
            <w:webHidden/>
          </w:rPr>
          <w:fldChar w:fldCharType="begin"/>
        </w:r>
        <w:r>
          <w:rPr>
            <w:noProof/>
            <w:webHidden/>
          </w:rPr>
          <w:instrText xml:space="preserve"> PAGEREF _Toc421086097 \h </w:instrText>
        </w:r>
      </w:ins>
      <w:r>
        <w:rPr>
          <w:noProof/>
          <w:webHidden/>
        </w:rPr>
      </w:r>
      <w:r>
        <w:rPr>
          <w:noProof/>
          <w:webHidden/>
        </w:rPr>
        <w:fldChar w:fldCharType="separate"/>
      </w:r>
      <w:ins w:id="197" w:author="UPC" w:date="2015-06-03T09:11:00Z">
        <w:r>
          <w:rPr>
            <w:noProof/>
            <w:webHidden/>
          </w:rPr>
          <w:t>65</w:t>
        </w:r>
        <w:r>
          <w:rPr>
            <w:noProof/>
            <w:webHidden/>
          </w:rPr>
          <w:fldChar w:fldCharType="end"/>
        </w:r>
        <w:r w:rsidRPr="002A4EA8">
          <w:rPr>
            <w:rStyle w:val="Enlla"/>
            <w:noProof/>
          </w:rPr>
          <w:fldChar w:fldCharType="end"/>
        </w:r>
      </w:ins>
    </w:p>
    <w:p w:rsidR="008D50D6" w:rsidRDefault="008D50D6">
      <w:pPr>
        <w:pStyle w:val="IDC2"/>
        <w:rPr>
          <w:ins w:id="198" w:author="UPC" w:date="2015-06-03T09:11:00Z"/>
          <w:rFonts w:asciiTheme="minorHAnsi" w:eastAsiaTheme="minorEastAsia" w:hAnsiTheme="minorHAnsi" w:cstheme="minorBidi"/>
          <w:noProof/>
          <w:szCs w:val="22"/>
          <w:lang w:eastAsia="ca-ES"/>
        </w:rPr>
      </w:pPr>
      <w:ins w:id="199" w:author="UPC" w:date="2015-06-03T09:11:00Z">
        <w:r w:rsidRPr="002A4EA8">
          <w:rPr>
            <w:rStyle w:val="Enlla"/>
            <w:noProof/>
          </w:rPr>
          <w:fldChar w:fldCharType="begin"/>
        </w:r>
        <w:r w:rsidRPr="002A4EA8">
          <w:rPr>
            <w:rStyle w:val="Enlla"/>
            <w:noProof/>
          </w:rPr>
          <w:instrText xml:space="preserve"> </w:instrText>
        </w:r>
        <w:r>
          <w:rPr>
            <w:noProof/>
          </w:rPr>
          <w:instrText>HYPERLINK \l "_Toc421086098"</w:instrText>
        </w:r>
        <w:r w:rsidRPr="002A4EA8">
          <w:rPr>
            <w:rStyle w:val="Enlla"/>
            <w:noProof/>
          </w:rPr>
          <w:instrText xml:space="preserve"> </w:instrText>
        </w:r>
        <w:r w:rsidRPr="002A4EA8">
          <w:rPr>
            <w:rStyle w:val="Enlla"/>
            <w:noProof/>
          </w:rPr>
          <w:fldChar w:fldCharType="separate"/>
        </w:r>
        <w:r w:rsidRPr="002A4EA8">
          <w:rPr>
            <w:rStyle w:val="Enlla"/>
            <w:noProof/>
          </w:rPr>
          <w:t>5.3</w:t>
        </w:r>
        <w:r>
          <w:rPr>
            <w:rFonts w:asciiTheme="minorHAnsi" w:eastAsiaTheme="minorEastAsia" w:hAnsiTheme="minorHAnsi" w:cstheme="minorBidi"/>
            <w:noProof/>
            <w:szCs w:val="22"/>
            <w:lang w:eastAsia="ca-ES"/>
          </w:rPr>
          <w:tab/>
        </w:r>
        <w:r w:rsidRPr="002A4EA8">
          <w:rPr>
            <w:rStyle w:val="Enlla"/>
            <w:noProof/>
          </w:rPr>
          <w:t>Peculiaritats del web service del Rebut Nòmina</w:t>
        </w:r>
        <w:r>
          <w:rPr>
            <w:noProof/>
            <w:webHidden/>
          </w:rPr>
          <w:tab/>
        </w:r>
        <w:r>
          <w:rPr>
            <w:noProof/>
            <w:webHidden/>
          </w:rPr>
          <w:fldChar w:fldCharType="begin"/>
        </w:r>
        <w:r>
          <w:rPr>
            <w:noProof/>
            <w:webHidden/>
          </w:rPr>
          <w:instrText xml:space="preserve"> PAGEREF _Toc421086098 \h </w:instrText>
        </w:r>
      </w:ins>
      <w:r>
        <w:rPr>
          <w:noProof/>
          <w:webHidden/>
        </w:rPr>
      </w:r>
      <w:r>
        <w:rPr>
          <w:noProof/>
          <w:webHidden/>
        </w:rPr>
        <w:fldChar w:fldCharType="separate"/>
      </w:r>
      <w:ins w:id="200" w:author="UPC" w:date="2015-06-03T09:11:00Z">
        <w:r>
          <w:rPr>
            <w:noProof/>
            <w:webHidden/>
          </w:rPr>
          <w:t>66</w:t>
        </w:r>
        <w:r>
          <w:rPr>
            <w:noProof/>
            <w:webHidden/>
          </w:rPr>
          <w:fldChar w:fldCharType="end"/>
        </w:r>
        <w:r w:rsidRPr="002A4EA8">
          <w:rPr>
            <w:rStyle w:val="Enlla"/>
            <w:noProof/>
          </w:rPr>
          <w:fldChar w:fldCharType="end"/>
        </w:r>
      </w:ins>
    </w:p>
    <w:p w:rsidR="008D50D6" w:rsidRDefault="008D50D6">
      <w:pPr>
        <w:pStyle w:val="IDC3"/>
        <w:rPr>
          <w:ins w:id="201" w:author="UPC" w:date="2015-06-03T09:11:00Z"/>
          <w:rFonts w:asciiTheme="minorHAnsi" w:eastAsiaTheme="minorEastAsia" w:hAnsiTheme="minorHAnsi" w:cstheme="minorBidi"/>
          <w:noProof/>
          <w:szCs w:val="22"/>
          <w:lang w:eastAsia="ca-ES"/>
        </w:rPr>
      </w:pPr>
      <w:ins w:id="202" w:author="UPC" w:date="2015-06-03T09:11:00Z">
        <w:r w:rsidRPr="002A4EA8">
          <w:rPr>
            <w:rStyle w:val="Enlla"/>
            <w:noProof/>
          </w:rPr>
          <w:lastRenderedPageBreak/>
          <w:fldChar w:fldCharType="begin"/>
        </w:r>
        <w:r w:rsidRPr="002A4EA8">
          <w:rPr>
            <w:rStyle w:val="Enlla"/>
            <w:noProof/>
          </w:rPr>
          <w:instrText xml:space="preserve"> </w:instrText>
        </w:r>
        <w:r>
          <w:rPr>
            <w:noProof/>
          </w:rPr>
          <w:instrText>HYPERLINK \l "_Toc421086099"</w:instrText>
        </w:r>
        <w:r w:rsidRPr="002A4EA8">
          <w:rPr>
            <w:rStyle w:val="Enlla"/>
            <w:noProof/>
          </w:rPr>
          <w:instrText xml:space="preserve"> </w:instrText>
        </w:r>
        <w:r w:rsidRPr="002A4EA8">
          <w:rPr>
            <w:rStyle w:val="Enlla"/>
            <w:noProof/>
          </w:rPr>
          <w:fldChar w:fldCharType="separate"/>
        </w:r>
        <w:r w:rsidRPr="002A4EA8">
          <w:rPr>
            <w:rStyle w:val="Enlla"/>
            <w:noProof/>
          </w:rPr>
          <w:t>5.3.1</w:t>
        </w:r>
        <w:r>
          <w:rPr>
            <w:rFonts w:asciiTheme="minorHAnsi" w:eastAsiaTheme="minorEastAsia" w:hAnsiTheme="minorHAnsi" w:cstheme="minorBidi"/>
            <w:noProof/>
            <w:szCs w:val="22"/>
            <w:lang w:eastAsia="ca-ES"/>
          </w:rPr>
          <w:tab/>
        </w:r>
        <w:r w:rsidRPr="002A4EA8">
          <w:rPr>
            <w:rStyle w:val="Enlla"/>
            <w:noProof/>
          </w:rPr>
          <w:t>Ús amb Java 1.8</w:t>
        </w:r>
        <w:r>
          <w:rPr>
            <w:noProof/>
            <w:webHidden/>
          </w:rPr>
          <w:tab/>
        </w:r>
        <w:r>
          <w:rPr>
            <w:noProof/>
            <w:webHidden/>
          </w:rPr>
          <w:fldChar w:fldCharType="begin"/>
        </w:r>
        <w:r>
          <w:rPr>
            <w:noProof/>
            <w:webHidden/>
          </w:rPr>
          <w:instrText xml:space="preserve"> PAGEREF _Toc421086099 \h </w:instrText>
        </w:r>
      </w:ins>
      <w:r>
        <w:rPr>
          <w:noProof/>
          <w:webHidden/>
        </w:rPr>
      </w:r>
      <w:r>
        <w:rPr>
          <w:noProof/>
          <w:webHidden/>
        </w:rPr>
        <w:fldChar w:fldCharType="separate"/>
      </w:r>
      <w:ins w:id="203" w:author="UPC" w:date="2015-06-03T09:11:00Z">
        <w:r>
          <w:rPr>
            <w:noProof/>
            <w:webHidden/>
          </w:rPr>
          <w:t>67</w:t>
        </w:r>
        <w:r>
          <w:rPr>
            <w:noProof/>
            <w:webHidden/>
          </w:rPr>
          <w:fldChar w:fldCharType="end"/>
        </w:r>
        <w:r w:rsidRPr="002A4EA8">
          <w:rPr>
            <w:rStyle w:val="Enlla"/>
            <w:noProof/>
          </w:rPr>
          <w:fldChar w:fldCharType="end"/>
        </w:r>
      </w:ins>
    </w:p>
    <w:p w:rsidR="008D50D6" w:rsidRDefault="008D50D6">
      <w:pPr>
        <w:pStyle w:val="IDC2"/>
        <w:rPr>
          <w:ins w:id="204" w:author="UPC" w:date="2015-06-03T09:11:00Z"/>
          <w:rFonts w:asciiTheme="minorHAnsi" w:eastAsiaTheme="minorEastAsia" w:hAnsiTheme="minorHAnsi" w:cstheme="minorBidi"/>
          <w:noProof/>
          <w:szCs w:val="22"/>
          <w:lang w:eastAsia="ca-ES"/>
        </w:rPr>
      </w:pPr>
      <w:ins w:id="205" w:author="UPC" w:date="2015-06-03T09:11:00Z">
        <w:r w:rsidRPr="002A4EA8">
          <w:rPr>
            <w:rStyle w:val="Enlla"/>
            <w:noProof/>
          </w:rPr>
          <w:fldChar w:fldCharType="begin"/>
        </w:r>
        <w:r w:rsidRPr="002A4EA8">
          <w:rPr>
            <w:rStyle w:val="Enlla"/>
            <w:noProof/>
          </w:rPr>
          <w:instrText xml:space="preserve"> </w:instrText>
        </w:r>
        <w:r>
          <w:rPr>
            <w:noProof/>
          </w:rPr>
          <w:instrText>HYPERLINK \l "_Toc421086100"</w:instrText>
        </w:r>
        <w:r w:rsidRPr="002A4EA8">
          <w:rPr>
            <w:rStyle w:val="Enlla"/>
            <w:noProof/>
          </w:rPr>
          <w:instrText xml:space="preserve"> </w:instrText>
        </w:r>
        <w:r w:rsidRPr="002A4EA8">
          <w:rPr>
            <w:rStyle w:val="Enlla"/>
            <w:noProof/>
          </w:rPr>
          <w:fldChar w:fldCharType="separate"/>
        </w:r>
        <w:r w:rsidRPr="002A4EA8">
          <w:rPr>
            <w:rStyle w:val="Enlla"/>
            <w:noProof/>
          </w:rPr>
          <w:t>5.4</w:t>
        </w:r>
        <w:r>
          <w:rPr>
            <w:rFonts w:asciiTheme="minorHAnsi" w:eastAsiaTheme="minorEastAsia" w:hAnsiTheme="minorHAnsi" w:cstheme="minorBidi"/>
            <w:noProof/>
            <w:szCs w:val="22"/>
            <w:lang w:eastAsia="ca-ES"/>
          </w:rPr>
          <w:tab/>
        </w:r>
        <w:r w:rsidRPr="002A4EA8">
          <w:rPr>
            <w:rStyle w:val="Enlla"/>
            <w:noProof/>
          </w:rPr>
          <w:t>Solució de problemes</w:t>
        </w:r>
        <w:r>
          <w:rPr>
            <w:noProof/>
            <w:webHidden/>
          </w:rPr>
          <w:tab/>
        </w:r>
        <w:r>
          <w:rPr>
            <w:noProof/>
            <w:webHidden/>
          </w:rPr>
          <w:fldChar w:fldCharType="begin"/>
        </w:r>
        <w:r>
          <w:rPr>
            <w:noProof/>
            <w:webHidden/>
          </w:rPr>
          <w:instrText xml:space="preserve"> PAGEREF _Toc421086100 \h </w:instrText>
        </w:r>
      </w:ins>
      <w:r>
        <w:rPr>
          <w:noProof/>
          <w:webHidden/>
        </w:rPr>
      </w:r>
      <w:r>
        <w:rPr>
          <w:noProof/>
          <w:webHidden/>
        </w:rPr>
        <w:fldChar w:fldCharType="separate"/>
      </w:r>
      <w:ins w:id="206" w:author="UPC" w:date="2015-06-03T09:11:00Z">
        <w:r>
          <w:rPr>
            <w:noProof/>
            <w:webHidden/>
          </w:rPr>
          <w:t>67</w:t>
        </w:r>
        <w:r>
          <w:rPr>
            <w:noProof/>
            <w:webHidden/>
          </w:rPr>
          <w:fldChar w:fldCharType="end"/>
        </w:r>
        <w:r w:rsidRPr="002A4EA8">
          <w:rPr>
            <w:rStyle w:val="Enlla"/>
            <w:noProof/>
          </w:rPr>
          <w:fldChar w:fldCharType="end"/>
        </w:r>
      </w:ins>
    </w:p>
    <w:p w:rsidR="008D50D6" w:rsidRDefault="008D50D6">
      <w:pPr>
        <w:pStyle w:val="IDC3"/>
        <w:rPr>
          <w:ins w:id="207" w:author="UPC" w:date="2015-06-03T09:11:00Z"/>
          <w:rFonts w:asciiTheme="minorHAnsi" w:eastAsiaTheme="minorEastAsia" w:hAnsiTheme="minorHAnsi" w:cstheme="minorBidi"/>
          <w:noProof/>
          <w:szCs w:val="22"/>
          <w:lang w:eastAsia="ca-ES"/>
        </w:rPr>
      </w:pPr>
      <w:ins w:id="208" w:author="UPC" w:date="2015-06-03T09:11:00Z">
        <w:r w:rsidRPr="002A4EA8">
          <w:rPr>
            <w:rStyle w:val="Enlla"/>
            <w:noProof/>
          </w:rPr>
          <w:fldChar w:fldCharType="begin"/>
        </w:r>
        <w:r w:rsidRPr="002A4EA8">
          <w:rPr>
            <w:rStyle w:val="Enlla"/>
            <w:noProof/>
          </w:rPr>
          <w:instrText xml:space="preserve"> </w:instrText>
        </w:r>
        <w:r>
          <w:rPr>
            <w:noProof/>
          </w:rPr>
          <w:instrText>HYPERLINK \l "_Toc421086101"</w:instrText>
        </w:r>
        <w:r w:rsidRPr="002A4EA8">
          <w:rPr>
            <w:rStyle w:val="Enlla"/>
            <w:noProof/>
          </w:rPr>
          <w:instrText xml:space="preserve"> </w:instrText>
        </w:r>
        <w:r w:rsidRPr="002A4EA8">
          <w:rPr>
            <w:rStyle w:val="Enlla"/>
            <w:noProof/>
          </w:rPr>
          <w:fldChar w:fldCharType="separate"/>
        </w:r>
        <w:r w:rsidRPr="002A4EA8">
          <w:rPr>
            <w:rStyle w:val="Enlla"/>
            <w:noProof/>
          </w:rPr>
          <w:t>5.4.1</w:t>
        </w:r>
        <w:r>
          <w:rPr>
            <w:rFonts w:asciiTheme="minorHAnsi" w:eastAsiaTheme="minorEastAsia" w:hAnsiTheme="minorHAnsi" w:cstheme="minorBidi"/>
            <w:noProof/>
            <w:szCs w:val="22"/>
            <w:lang w:eastAsia="ca-ES"/>
          </w:rPr>
          <w:tab/>
        </w:r>
        <w:r w:rsidRPr="002A4EA8">
          <w:rPr>
            <w:rStyle w:val="Enlla"/>
            <w:noProof/>
          </w:rPr>
          <w:t>Error al descarregar plugins</w:t>
        </w:r>
        <w:r>
          <w:rPr>
            <w:noProof/>
            <w:webHidden/>
          </w:rPr>
          <w:tab/>
        </w:r>
        <w:r>
          <w:rPr>
            <w:noProof/>
            <w:webHidden/>
          </w:rPr>
          <w:fldChar w:fldCharType="begin"/>
        </w:r>
        <w:r>
          <w:rPr>
            <w:noProof/>
            <w:webHidden/>
          </w:rPr>
          <w:instrText xml:space="preserve"> PAGEREF _Toc421086101 \h </w:instrText>
        </w:r>
      </w:ins>
      <w:r>
        <w:rPr>
          <w:noProof/>
          <w:webHidden/>
        </w:rPr>
      </w:r>
      <w:r>
        <w:rPr>
          <w:noProof/>
          <w:webHidden/>
        </w:rPr>
        <w:fldChar w:fldCharType="separate"/>
      </w:r>
      <w:ins w:id="209" w:author="UPC" w:date="2015-06-03T09:11:00Z">
        <w:r>
          <w:rPr>
            <w:noProof/>
            <w:webHidden/>
          </w:rPr>
          <w:t>68</w:t>
        </w:r>
        <w:r>
          <w:rPr>
            <w:noProof/>
            <w:webHidden/>
          </w:rPr>
          <w:fldChar w:fldCharType="end"/>
        </w:r>
        <w:r w:rsidRPr="002A4EA8">
          <w:rPr>
            <w:rStyle w:val="Enlla"/>
            <w:noProof/>
          </w:rPr>
          <w:fldChar w:fldCharType="end"/>
        </w:r>
      </w:ins>
    </w:p>
    <w:p w:rsidR="008D50D6" w:rsidRDefault="008D50D6">
      <w:pPr>
        <w:pStyle w:val="IDC3"/>
        <w:rPr>
          <w:ins w:id="210" w:author="UPC" w:date="2015-06-03T09:11:00Z"/>
          <w:rFonts w:asciiTheme="minorHAnsi" w:eastAsiaTheme="minorEastAsia" w:hAnsiTheme="minorHAnsi" w:cstheme="minorBidi"/>
          <w:noProof/>
          <w:szCs w:val="22"/>
          <w:lang w:eastAsia="ca-ES"/>
        </w:rPr>
      </w:pPr>
      <w:ins w:id="211" w:author="UPC" w:date="2015-06-03T09:11:00Z">
        <w:r w:rsidRPr="002A4EA8">
          <w:rPr>
            <w:rStyle w:val="Enlla"/>
            <w:noProof/>
          </w:rPr>
          <w:fldChar w:fldCharType="begin"/>
        </w:r>
        <w:r w:rsidRPr="002A4EA8">
          <w:rPr>
            <w:rStyle w:val="Enlla"/>
            <w:noProof/>
          </w:rPr>
          <w:instrText xml:space="preserve"> </w:instrText>
        </w:r>
        <w:r>
          <w:rPr>
            <w:noProof/>
          </w:rPr>
          <w:instrText>HYPERLINK \l "_Toc421086102"</w:instrText>
        </w:r>
        <w:r w:rsidRPr="002A4EA8">
          <w:rPr>
            <w:rStyle w:val="Enlla"/>
            <w:noProof/>
          </w:rPr>
          <w:instrText xml:space="preserve"> </w:instrText>
        </w:r>
        <w:r w:rsidRPr="002A4EA8">
          <w:rPr>
            <w:rStyle w:val="Enlla"/>
            <w:noProof/>
          </w:rPr>
          <w:fldChar w:fldCharType="separate"/>
        </w:r>
        <w:r w:rsidRPr="002A4EA8">
          <w:rPr>
            <w:rStyle w:val="Enlla"/>
            <w:noProof/>
          </w:rPr>
          <w:t>5.4.2</w:t>
        </w:r>
        <w:r>
          <w:rPr>
            <w:rFonts w:asciiTheme="minorHAnsi" w:eastAsiaTheme="minorEastAsia" w:hAnsiTheme="minorHAnsi" w:cstheme="minorBidi"/>
            <w:noProof/>
            <w:szCs w:val="22"/>
            <w:lang w:eastAsia="ca-ES"/>
          </w:rPr>
          <w:tab/>
        </w:r>
        <w:r w:rsidRPr="002A4EA8">
          <w:rPr>
            <w:rStyle w:val="Enlla"/>
            <w:noProof/>
          </w:rPr>
          <w:t>Canviar dades del web service i no es baixen les noves classes / No fa cas l’arxiu Config.groovy</w:t>
        </w:r>
        <w:r>
          <w:rPr>
            <w:noProof/>
            <w:webHidden/>
          </w:rPr>
          <w:tab/>
        </w:r>
        <w:r>
          <w:rPr>
            <w:noProof/>
            <w:webHidden/>
          </w:rPr>
          <w:fldChar w:fldCharType="begin"/>
        </w:r>
        <w:r>
          <w:rPr>
            <w:noProof/>
            <w:webHidden/>
          </w:rPr>
          <w:instrText xml:space="preserve"> PAGEREF _Toc421086102 \h </w:instrText>
        </w:r>
      </w:ins>
      <w:r>
        <w:rPr>
          <w:noProof/>
          <w:webHidden/>
        </w:rPr>
      </w:r>
      <w:r>
        <w:rPr>
          <w:noProof/>
          <w:webHidden/>
        </w:rPr>
        <w:fldChar w:fldCharType="separate"/>
      </w:r>
      <w:ins w:id="212" w:author="UPC" w:date="2015-06-03T09:11:00Z">
        <w:r>
          <w:rPr>
            <w:noProof/>
            <w:webHidden/>
          </w:rPr>
          <w:t>69</w:t>
        </w:r>
        <w:r>
          <w:rPr>
            <w:noProof/>
            <w:webHidden/>
          </w:rPr>
          <w:fldChar w:fldCharType="end"/>
        </w:r>
        <w:r w:rsidRPr="002A4EA8">
          <w:rPr>
            <w:rStyle w:val="Enlla"/>
            <w:noProof/>
          </w:rPr>
          <w:fldChar w:fldCharType="end"/>
        </w:r>
      </w:ins>
    </w:p>
    <w:p w:rsidR="008D50D6" w:rsidRDefault="008D50D6">
      <w:pPr>
        <w:pStyle w:val="IDC3"/>
        <w:rPr>
          <w:ins w:id="213" w:author="UPC" w:date="2015-06-03T09:11:00Z"/>
          <w:rFonts w:asciiTheme="minorHAnsi" w:eastAsiaTheme="minorEastAsia" w:hAnsiTheme="minorHAnsi" w:cstheme="minorBidi"/>
          <w:noProof/>
          <w:szCs w:val="22"/>
          <w:lang w:eastAsia="ca-ES"/>
        </w:rPr>
      </w:pPr>
      <w:ins w:id="214" w:author="UPC" w:date="2015-06-03T09:11:00Z">
        <w:r w:rsidRPr="002A4EA8">
          <w:rPr>
            <w:rStyle w:val="Enlla"/>
            <w:noProof/>
          </w:rPr>
          <w:fldChar w:fldCharType="begin"/>
        </w:r>
        <w:r w:rsidRPr="002A4EA8">
          <w:rPr>
            <w:rStyle w:val="Enlla"/>
            <w:noProof/>
          </w:rPr>
          <w:instrText xml:space="preserve"> </w:instrText>
        </w:r>
        <w:r>
          <w:rPr>
            <w:noProof/>
          </w:rPr>
          <w:instrText>HYPERLINK \l "_Toc421086103"</w:instrText>
        </w:r>
        <w:r w:rsidRPr="002A4EA8">
          <w:rPr>
            <w:rStyle w:val="Enlla"/>
            <w:noProof/>
          </w:rPr>
          <w:instrText xml:space="preserve"> </w:instrText>
        </w:r>
        <w:r w:rsidRPr="002A4EA8">
          <w:rPr>
            <w:rStyle w:val="Enlla"/>
            <w:noProof/>
          </w:rPr>
          <w:fldChar w:fldCharType="separate"/>
        </w:r>
        <w:r w:rsidRPr="002A4EA8">
          <w:rPr>
            <w:rStyle w:val="Enlla"/>
            <w:noProof/>
          </w:rPr>
          <w:t>5.4.3</w:t>
        </w:r>
        <w:r>
          <w:rPr>
            <w:rFonts w:asciiTheme="minorHAnsi" w:eastAsiaTheme="minorEastAsia" w:hAnsiTheme="minorHAnsi" w:cstheme="minorBidi"/>
            <w:noProof/>
            <w:szCs w:val="22"/>
            <w:lang w:eastAsia="ca-ES"/>
          </w:rPr>
          <w:tab/>
        </w:r>
        <w:r w:rsidRPr="002A4EA8">
          <w:rPr>
            <w:rStyle w:val="Enlla"/>
            <w:noProof/>
          </w:rPr>
          <w:t>Forked Grails VM exited with error</w:t>
        </w:r>
        <w:r>
          <w:rPr>
            <w:noProof/>
            <w:webHidden/>
          </w:rPr>
          <w:tab/>
        </w:r>
        <w:r>
          <w:rPr>
            <w:noProof/>
            <w:webHidden/>
          </w:rPr>
          <w:fldChar w:fldCharType="begin"/>
        </w:r>
        <w:r>
          <w:rPr>
            <w:noProof/>
            <w:webHidden/>
          </w:rPr>
          <w:instrText xml:space="preserve"> PAGEREF _Toc421086103 \h </w:instrText>
        </w:r>
      </w:ins>
      <w:r>
        <w:rPr>
          <w:noProof/>
          <w:webHidden/>
        </w:rPr>
      </w:r>
      <w:r>
        <w:rPr>
          <w:noProof/>
          <w:webHidden/>
        </w:rPr>
        <w:fldChar w:fldCharType="separate"/>
      </w:r>
      <w:ins w:id="215" w:author="UPC" w:date="2015-06-03T09:11:00Z">
        <w:r>
          <w:rPr>
            <w:noProof/>
            <w:webHidden/>
          </w:rPr>
          <w:t>71</w:t>
        </w:r>
        <w:r>
          <w:rPr>
            <w:noProof/>
            <w:webHidden/>
          </w:rPr>
          <w:fldChar w:fldCharType="end"/>
        </w:r>
        <w:r w:rsidRPr="002A4EA8">
          <w:rPr>
            <w:rStyle w:val="Enlla"/>
            <w:noProof/>
          </w:rPr>
          <w:fldChar w:fldCharType="end"/>
        </w:r>
      </w:ins>
    </w:p>
    <w:p w:rsidR="008D50D6" w:rsidRDefault="008D50D6">
      <w:pPr>
        <w:pStyle w:val="IDC3"/>
        <w:rPr>
          <w:ins w:id="216" w:author="UPC" w:date="2015-06-03T09:11:00Z"/>
          <w:rFonts w:asciiTheme="minorHAnsi" w:eastAsiaTheme="minorEastAsia" w:hAnsiTheme="minorHAnsi" w:cstheme="minorBidi"/>
          <w:noProof/>
          <w:szCs w:val="22"/>
          <w:lang w:eastAsia="ca-ES"/>
        </w:rPr>
      </w:pPr>
      <w:ins w:id="217" w:author="UPC" w:date="2015-06-03T09:11:00Z">
        <w:r w:rsidRPr="002A4EA8">
          <w:rPr>
            <w:rStyle w:val="Enlla"/>
            <w:noProof/>
          </w:rPr>
          <w:fldChar w:fldCharType="begin"/>
        </w:r>
        <w:r w:rsidRPr="002A4EA8">
          <w:rPr>
            <w:rStyle w:val="Enlla"/>
            <w:noProof/>
          </w:rPr>
          <w:instrText xml:space="preserve"> </w:instrText>
        </w:r>
        <w:r>
          <w:rPr>
            <w:noProof/>
          </w:rPr>
          <w:instrText>HYPERLINK \l "_Toc421086104"</w:instrText>
        </w:r>
        <w:r w:rsidRPr="002A4EA8">
          <w:rPr>
            <w:rStyle w:val="Enlla"/>
            <w:noProof/>
          </w:rPr>
          <w:instrText xml:space="preserve"> </w:instrText>
        </w:r>
        <w:r w:rsidRPr="002A4EA8">
          <w:rPr>
            <w:rStyle w:val="Enlla"/>
            <w:noProof/>
          </w:rPr>
          <w:fldChar w:fldCharType="separate"/>
        </w:r>
        <w:r w:rsidRPr="002A4EA8">
          <w:rPr>
            <w:rStyle w:val="Enlla"/>
            <w:noProof/>
          </w:rPr>
          <w:t>5.4.4</w:t>
        </w:r>
        <w:r>
          <w:rPr>
            <w:rFonts w:asciiTheme="minorHAnsi" w:eastAsiaTheme="minorEastAsia" w:hAnsiTheme="minorHAnsi" w:cstheme="minorBidi"/>
            <w:noProof/>
            <w:szCs w:val="22"/>
            <w:lang w:eastAsia="ca-ES"/>
          </w:rPr>
          <w:tab/>
        </w:r>
        <w:r w:rsidRPr="002A4EA8">
          <w:rPr>
            <w:rStyle w:val="Enlla"/>
            <w:noProof/>
          </w:rPr>
          <w:t>Policy alternatives</w:t>
        </w:r>
        <w:r>
          <w:rPr>
            <w:noProof/>
            <w:webHidden/>
          </w:rPr>
          <w:tab/>
        </w:r>
        <w:r>
          <w:rPr>
            <w:noProof/>
            <w:webHidden/>
          </w:rPr>
          <w:fldChar w:fldCharType="begin"/>
        </w:r>
        <w:r>
          <w:rPr>
            <w:noProof/>
            <w:webHidden/>
          </w:rPr>
          <w:instrText xml:space="preserve"> PAGEREF _Toc421086104 \h </w:instrText>
        </w:r>
      </w:ins>
      <w:r>
        <w:rPr>
          <w:noProof/>
          <w:webHidden/>
        </w:rPr>
      </w:r>
      <w:r>
        <w:rPr>
          <w:noProof/>
          <w:webHidden/>
        </w:rPr>
        <w:fldChar w:fldCharType="separate"/>
      </w:r>
      <w:ins w:id="218" w:author="UPC" w:date="2015-06-03T09:11:00Z">
        <w:r>
          <w:rPr>
            <w:noProof/>
            <w:webHidden/>
          </w:rPr>
          <w:t>72</w:t>
        </w:r>
        <w:r>
          <w:rPr>
            <w:noProof/>
            <w:webHidden/>
          </w:rPr>
          <w:fldChar w:fldCharType="end"/>
        </w:r>
        <w:r w:rsidRPr="002A4EA8">
          <w:rPr>
            <w:rStyle w:val="Enlla"/>
            <w:noProof/>
          </w:rPr>
          <w:fldChar w:fldCharType="end"/>
        </w:r>
      </w:ins>
    </w:p>
    <w:p w:rsidR="008D50D6" w:rsidRDefault="008D50D6">
      <w:pPr>
        <w:pStyle w:val="IDC1"/>
        <w:tabs>
          <w:tab w:val="left" w:pos="440"/>
        </w:tabs>
        <w:rPr>
          <w:ins w:id="219" w:author="UPC" w:date="2015-06-03T09:11:00Z"/>
          <w:rFonts w:asciiTheme="minorHAnsi" w:eastAsiaTheme="minorEastAsia" w:hAnsiTheme="minorHAnsi" w:cstheme="minorBidi"/>
          <w:b w:val="0"/>
          <w:bCs w:val="0"/>
          <w:noProof/>
          <w:szCs w:val="22"/>
          <w:lang w:eastAsia="ca-ES"/>
        </w:rPr>
      </w:pPr>
      <w:ins w:id="220" w:author="UPC" w:date="2015-06-03T09:11:00Z">
        <w:r w:rsidRPr="002A4EA8">
          <w:rPr>
            <w:rStyle w:val="Enlla"/>
            <w:noProof/>
          </w:rPr>
          <w:fldChar w:fldCharType="begin"/>
        </w:r>
        <w:r w:rsidRPr="002A4EA8">
          <w:rPr>
            <w:rStyle w:val="Enlla"/>
            <w:noProof/>
          </w:rPr>
          <w:instrText xml:space="preserve"> </w:instrText>
        </w:r>
        <w:r>
          <w:rPr>
            <w:noProof/>
          </w:rPr>
          <w:instrText>HYPERLINK \l "_Toc421086105"</w:instrText>
        </w:r>
        <w:r w:rsidRPr="002A4EA8">
          <w:rPr>
            <w:rStyle w:val="Enlla"/>
            <w:noProof/>
          </w:rPr>
          <w:instrText xml:space="preserve"> </w:instrText>
        </w:r>
        <w:r w:rsidRPr="002A4EA8">
          <w:rPr>
            <w:rStyle w:val="Enlla"/>
            <w:noProof/>
          </w:rPr>
          <w:fldChar w:fldCharType="separate"/>
        </w:r>
        <w:r w:rsidRPr="002A4EA8">
          <w:rPr>
            <w:rStyle w:val="Enlla"/>
            <w:noProof/>
          </w:rPr>
          <w:t>6</w:t>
        </w:r>
        <w:r>
          <w:rPr>
            <w:rFonts w:asciiTheme="minorHAnsi" w:eastAsiaTheme="minorEastAsia" w:hAnsiTheme="minorHAnsi" w:cstheme="minorBidi"/>
            <w:b w:val="0"/>
            <w:bCs w:val="0"/>
            <w:noProof/>
            <w:szCs w:val="22"/>
            <w:lang w:eastAsia="ca-ES"/>
          </w:rPr>
          <w:tab/>
        </w:r>
        <w:r w:rsidRPr="002A4EA8">
          <w:rPr>
            <w:rStyle w:val="Enlla"/>
            <w:noProof/>
          </w:rPr>
          <w:t>Annexos</w:t>
        </w:r>
        <w:r>
          <w:rPr>
            <w:noProof/>
            <w:webHidden/>
          </w:rPr>
          <w:tab/>
        </w:r>
        <w:r>
          <w:rPr>
            <w:noProof/>
            <w:webHidden/>
          </w:rPr>
          <w:fldChar w:fldCharType="begin"/>
        </w:r>
        <w:r>
          <w:rPr>
            <w:noProof/>
            <w:webHidden/>
          </w:rPr>
          <w:instrText xml:space="preserve"> PAGEREF _Toc421086105 \h </w:instrText>
        </w:r>
      </w:ins>
      <w:r>
        <w:rPr>
          <w:noProof/>
          <w:webHidden/>
        </w:rPr>
      </w:r>
      <w:r>
        <w:rPr>
          <w:noProof/>
          <w:webHidden/>
        </w:rPr>
        <w:fldChar w:fldCharType="separate"/>
      </w:r>
      <w:ins w:id="221"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2"/>
        <w:rPr>
          <w:ins w:id="222" w:author="UPC" w:date="2015-06-03T09:11:00Z"/>
          <w:rFonts w:asciiTheme="minorHAnsi" w:eastAsiaTheme="minorEastAsia" w:hAnsiTheme="minorHAnsi" w:cstheme="minorBidi"/>
          <w:noProof/>
          <w:szCs w:val="22"/>
          <w:lang w:eastAsia="ca-ES"/>
        </w:rPr>
      </w:pPr>
      <w:ins w:id="223" w:author="UPC" w:date="2015-06-03T09:11:00Z">
        <w:r w:rsidRPr="002A4EA8">
          <w:rPr>
            <w:rStyle w:val="Enlla"/>
            <w:noProof/>
          </w:rPr>
          <w:fldChar w:fldCharType="begin"/>
        </w:r>
        <w:r w:rsidRPr="002A4EA8">
          <w:rPr>
            <w:rStyle w:val="Enlla"/>
            <w:noProof/>
          </w:rPr>
          <w:instrText xml:space="preserve"> </w:instrText>
        </w:r>
        <w:r>
          <w:rPr>
            <w:noProof/>
          </w:rPr>
          <w:instrText>HYPERLINK \l "_Toc421086106"</w:instrText>
        </w:r>
        <w:r w:rsidRPr="002A4EA8">
          <w:rPr>
            <w:rStyle w:val="Enlla"/>
            <w:noProof/>
          </w:rPr>
          <w:instrText xml:space="preserve"> </w:instrText>
        </w:r>
        <w:r w:rsidRPr="002A4EA8">
          <w:rPr>
            <w:rStyle w:val="Enlla"/>
            <w:noProof/>
          </w:rPr>
          <w:fldChar w:fldCharType="separate"/>
        </w:r>
        <w:r w:rsidRPr="002A4EA8">
          <w:rPr>
            <w:rStyle w:val="Enlla"/>
            <w:noProof/>
          </w:rPr>
          <w:t>6.1</w:t>
        </w:r>
        <w:r>
          <w:rPr>
            <w:rFonts w:asciiTheme="minorHAnsi" w:eastAsiaTheme="minorEastAsia" w:hAnsiTheme="minorHAnsi" w:cstheme="minorBidi"/>
            <w:noProof/>
            <w:szCs w:val="22"/>
            <w:lang w:eastAsia="ca-ES"/>
          </w:rPr>
          <w:tab/>
        </w:r>
        <w:r w:rsidRPr="002A4EA8">
          <w:rPr>
            <w:rStyle w:val="Enlla"/>
            <w:noProof/>
          </w:rPr>
          <w:t xml:space="preserve">Activar pestanya </w:t>
        </w:r>
        <w:r w:rsidRPr="002A4EA8">
          <w:rPr>
            <w:rStyle w:val="Enlla"/>
            <w:i/>
            <w:noProof/>
          </w:rPr>
          <w:t>Markers</w:t>
        </w:r>
        <w:r>
          <w:rPr>
            <w:noProof/>
            <w:webHidden/>
          </w:rPr>
          <w:tab/>
        </w:r>
        <w:r>
          <w:rPr>
            <w:noProof/>
            <w:webHidden/>
          </w:rPr>
          <w:fldChar w:fldCharType="begin"/>
        </w:r>
        <w:r>
          <w:rPr>
            <w:noProof/>
            <w:webHidden/>
          </w:rPr>
          <w:instrText xml:space="preserve"> PAGEREF _Toc421086106 \h </w:instrText>
        </w:r>
      </w:ins>
      <w:r>
        <w:rPr>
          <w:noProof/>
          <w:webHidden/>
        </w:rPr>
      </w:r>
      <w:r>
        <w:rPr>
          <w:noProof/>
          <w:webHidden/>
        </w:rPr>
        <w:fldChar w:fldCharType="separate"/>
      </w:r>
      <w:ins w:id="224"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2"/>
        <w:rPr>
          <w:ins w:id="225" w:author="UPC" w:date="2015-06-03T09:11:00Z"/>
          <w:rFonts w:asciiTheme="minorHAnsi" w:eastAsiaTheme="minorEastAsia" w:hAnsiTheme="minorHAnsi" w:cstheme="minorBidi"/>
          <w:noProof/>
          <w:szCs w:val="22"/>
          <w:lang w:eastAsia="ca-ES"/>
        </w:rPr>
      </w:pPr>
      <w:ins w:id="226" w:author="UPC" w:date="2015-06-03T09:11:00Z">
        <w:r w:rsidRPr="002A4EA8">
          <w:rPr>
            <w:rStyle w:val="Enlla"/>
            <w:noProof/>
          </w:rPr>
          <w:fldChar w:fldCharType="begin"/>
        </w:r>
        <w:r w:rsidRPr="002A4EA8">
          <w:rPr>
            <w:rStyle w:val="Enlla"/>
            <w:noProof/>
          </w:rPr>
          <w:instrText xml:space="preserve"> </w:instrText>
        </w:r>
        <w:r>
          <w:rPr>
            <w:noProof/>
          </w:rPr>
          <w:instrText>HYPERLINK \l "_Toc421086107"</w:instrText>
        </w:r>
        <w:r w:rsidRPr="002A4EA8">
          <w:rPr>
            <w:rStyle w:val="Enlla"/>
            <w:noProof/>
          </w:rPr>
          <w:instrText xml:space="preserve"> </w:instrText>
        </w:r>
        <w:r w:rsidRPr="002A4EA8">
          <w:rPr>
            <w:rStyle w:val="Enlla"/>
            <w:noProof/>
          </w:rPr>
          <w:fldChar w:fldCharType="separate"/>
        </w:r>
        <w:r w:rsidRPr="002A4EA8">
          <w:rPr>
            <w:rStyle w:val="Enlla"/>
            <w:noProof/>
          </w:rPr>
          <w:t>6.2</w:t>
        </w:r>
        <w:r>
          <w:rPr>
            <w:rFonts w:asciiTheme="minorHAnsi" w:eastAsiaTheme="minorEastAsia" w:hAnsiTheme="minorHAnsi" w:cstheme="minorBidi"/>
            <w:noProof/>
            <w:szCs w:val="22"/>
            <w:lang w:eastAsia="ca-ES"/>
          </w:rPr>
          <w:tab/>
        </w:r>
        <w:r w:rsidRPr="002A4EA8">
          <w:rPr>
            <w:rStyle w:val="Enlla"/>
            <w:noProof/>
          </w:rPr>
          <w:t xml:space="preserve">Activar pestanya </w:t>
        </w:r>
        <w:r w:rsidRPr="002A4EA8">
          <w:rPr>
            <w:rStyle w:val="Enlla"/>
            <w:i/>
            <w:noProof/>
          </w:rPr>
          <w:t>Navigator</w:t>
        </w:r>
        <w:r>
          <w:rPr>
            <w:noProof/>
            <w:webHidden/>
          </w:rPr>
          <w:tab/>
        </w:r>
        <w:r>
          <w:rPr>
            <w:noProof/>
            <w:webHidden/>
          </w:rPr>
          <w:fldChar w:fldCharType="begin"/>
        </w:r>
        <w:r>
          <w:rPr>
            <w:noProof/>
            <w:webHidden/>
          </w:rPr>
          <w:instrText xml:space="preserve"> PAGEREF _Toc421086107 \h </w:instrText>
        </w:r>
      </w:ins>
      <w:r>
        <w:rPr>
          <w:noProof/>
          <w:webHidden/>
        </w:rPr>
      </w:r>
      <w:r>
        <w:rPr>
          <w:noProof/>
          <w:webHidden/>
        </w:rPr>
        <w:fldChar w:fldCharType="separate"/>
      </w:r>
      <w:ins w:id="227"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2"/>
        <w:rPr>
          <w:ins w:id="228" w:author="UPC" w:date="2015-06-03T09:11:00Z"/>
          <w:rFonts w:asciiTheme="minorHAnsi" w:eastAsiaTheme="minorEastAsia" w:hAnsiTheme="minorHAnsi" w:cstheme="minorBidi"/>
          <w:noProof/>
          <w:szCs w:val="22"/>
          <w:lang w:eastAsia="ca-ES"/>
        </w:rPr>
      </w:pPr>
      <w:ins w:id="229" w:author="UPC" w:date="2015-06-03T09:11:00Z">
        <w:r w:rsidRPr="002A4EA8">
          <w:rPr>
            <w:rStyle w:val="Enlla"/>
            <w:noProof/>
          </w:rPr>
          <w:fldChar w:fldCharType="begin"/>
        </w:r>
        <w:r w:rsidRPr="002A4EA8">
          <w:rPr>
            <w:rStyle w:val="Enlla"/>
            <w:noProof/>
          </w:rPr>
          <w:instrText xml:space="preserve"> </w:instrText>
        </w:r>
        <w:r>
          <w:rPr>
            <w:noProof/>
          </w:rPr>
          <w:instrText>HYPERLINK \l "_Toc421086108"</w:instrText>
        </w:r>
        <w:r w:rsidRPr="002A4EA8">
          <w:rPr>
            <w:rStyle w:val="Enlla"/>
            <w:noProof/>
          </w:rPr>
          <w:instrText xml:space="preserve"> </w:instrText>
        </w:r>
        <w:r w:rsidRPr="002A4EA8">
          <w:rPr>
            <w:rStyle w:val="Enlla"/>
            <w:noProof/>
          </w:rPr>
          <w:fldChar w:fldCharType="separate"/>
        </w:r>
        <w:r w:rsidRPr="002A4EA8">
          <w:rPr>
            <w:rStyle w:val="Enlla"/>
            <w:noProof/>
          </w:rPr>
          <w:t>6.3</w:t>
        </w:r>
        <w:r>
          <w:rPr>
            <w:rFonts w:asciiTheme="minorHAnsi" w:eastAsiaTheme="minorEastAsia" w:hAnsiTheme="minorHAnsi" w:cstheme="minorBidi"/>
            <w:noProof/>
            <w:szCs w:val="22"/>
            <w:lang w:eastAsia="ca-ES"/>
          </w:rPr>
          <w:tab/>
        </w:r>
        <w:r w:rsidRPr="002A4EA8">
          <w:rPr>
            <w:rStyle w:val="Enlla"/>
            <w:noProof/>
          </w:rPr>
          <w:t>Crear un Taglib personalitzat</w:t>
        </w:r>
        <w:r>
          <w:rPr>
            <w:noProof/>
            <w:webHidden/>
          </w:rPr>
          <w:tab/>
        </w:r>
        <w:r>
          <w:rPr>
            <w:noProof/>
            <w:webHidden/>
          </w:rPr>
          <w:fldChar w:fldCharType="begin"/>
        </w:r>
        <w:r>
          <w:rPr>
            <w:noProof/>
            <w:webHidden/>
          </w:rPr>
          <w:instrText xml:space="preserve"> PAGEREF _Toc421086108 \h </w:instrText>
        </w:r>
      </w:ins>
      <w:r>
        <w:rPr>
          <w:noProof/>
          <w:webHidden/>
        </w:rPr>
      </w:r>
      <w:r>
        <w:rPr>
          <w:noProof/>
          <w:webHidden/>
        </w:rPr>
        <w:fldChar w:fldCharType="separate"/>
      </w:r>
      <w:ins w:id="230"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2"/>
        <w:rPr>
          <w:ins w:id="231" w:author="UPC" w:date="2015-06-03T09:11:00Z"/>
          <w:rFonts w:asciiTheme="minorHAnsi" w:eastAsiaTheme="minorEastAsia" w:hAnsiTheme="minorHAnsi" w:cstheme="minorBidi"/>
          <w:noProof/>
          <w:szCs w:val="22"/>
          <w:lang w:eastAsia="ca-ES"/>
        </w:rPr>
      </w:pPr>
      <w:ins w:id="232" w:author="UPC" w:date="2015-06-03T09:11:00Z">
        <w:r w:rsidRPr="002A4EA8">
          <w:rPr>
            <w:rStyle w:val="Enlla"/>
            <w:noProof/>
          </w:rPr>
          <w:fldChar w:fldCharType="begin"/>
        </w:r>
        <w:r w:rsidRPr="002A4EA8">
          <w:rPr>
            <w:rStyle w:val="Enlla"/>
            <w:noProof/>
          </w:rPr>
          <w:instrText xml:space="preserve"> </w:instrText>
        </w:r>
        <w:r>
          <w:rPr>
            <w:noProof/>
          </w:rPr>
          <w:instrText>HYPERLINK \l "_Toc421086109"</w:instrText>
        </w:r>
        <w:r w:rsidRPr="002A4EA8">
          <w:rPr>
            <w:rStyle w:val="Enlla"/>
            <w:noProof/>
          </w:rPr>
          <w:instrText xml:space="preserve"> </w:instrText>
        </w:r>
        <w:r w:rsidRPr="002A4EA8">
          <w:rPr>
            <w:rStyle w:val="Enlla"/>
            <w:noProof/>
          </w:rPr>
          <w:fldChar w:fldCharType="separate"/>
        </w:r>
        <w:r w:rsidRPr="002A4EA8">
          <w:rPr>
            <w:rStyle w:val="Enlla"/>
            <w:noProof/>
          </w:rPr>
          <w:t>6.4</w:t>
        </w:r>
        <w:r>
          <w:rPr>
            <w:rFonts w:asciiTheme="minorHAnsi" w:eastAsiaTheme="minorEastAsia" w:hAnsiTheme="minorHAnsi" w:cstheme="minorBidi"/>
            <w:noProof/>
            <w:szCs w:val="22"/>
            <w:lang w:eastAsia="ca-ES"/>
          </w:rPr>
          <w:tab/>
        </w:r>
        <w:r w:rsidRPr="002A4EA8">
          <w:rPr>
            <w:rStyle w:val="Enlla"/>
            <w:noProof/>
          </w:rPr>
          <w:t>Configuració ràpida del plugin CKEditor per a l’aplicació Editor</w:t>
        </w:r>
        <w:r>
          <w:rPr>
            <w:noProof/>
            <w:webHidden/>
          </w:rPr>
          <w:tab/>
        </w:r>
        <w:r>
          <w:rPr>
            <w:noProof/>
            <w:webHidden/>
          </w:rPr>
          <w:fldChar w:fldCharType="begin"/>
        </w:r>
        <w:r>
          <w:rPr>
            <w:noProof/>
            <w:webHidden/>
          </w:rPr>
          <w:instrText xml:space="preserve"> PAGEREF _Toc421086109 \h </w:instrText>
        </w:r>
      </w:ins>
      <w:r>
        <w:rPr>
          <w:noProof/>
          <w:webHidden/>
        </w:rPr>
      </w:r>
      <w:r>
        <w:rPr>
          <w:noProof/>
          <w:webHidden/>
        </w:rPr>
        <w:fldChar w:fldCharType="separate"/>
      </w:r>
      <w:ins w:id="233"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3"/>
        <w:rPr>
          <w:ins w:id="234" w:author="UPC" w:date="2015-06-03T09:11:00Z"/>
          <w:rFonts w:asciiTheme="minorHAnsi" w:eastAsiaTheme="minorEastAsia" w:hAnsiTheme="minorHAnsi" w:cstheme="minorBidi"/>
          <w:noProof/>
          <w:szCs w:val="22"/>
          <w:lang w:eastAsia="ca-ES"/>
        </w:rPr>
      </w:pPr>
      <w:ins w:id="235" w:author="UPC" w:date="2015-06-03T09:11:00Z">
        <w:r w:rsidRPr="002A4EA8">
          <w:rPr>
            <w:rStyle w:val="Enlla"/>
            <w:noProof/>
          </w:rPr>
          <w:fldChar w:fldCharType="begin"/>
        </w:r>
        <w:r w:rsidRPr="002A4EA8">
          <w:rPr>
            <w:rStyle w:val="Enlla"/>
            <w:noProof/>
          </w:rPr>
          <w:instrText xml:space="preserve"> </w:instrText>
        </w:r>
        <w:r>
          <w:rPr>
            <w:noProof/>
          </w:rPr>
          <w:instrText>HYPERLINK \l "_Toc421086110"</w:instrText>
        </w:r>
        <w:r w:rsidRPr="002A4EA8">
          <w:rPr>
            <w:rStyle w:val="Enlla"/>
            <w:noProof/>
          </w:rPr>
          <w:instrText xml:space="preserve"> </w:instrText>
        </w:r>
        <w:r w:rsidRPr="002A4EA8">
          <w:rPr>
            <w:rStyle w:val="Enlla"/>
            <w:noProof/>
          </w:rPr>
          <w:fldChar w:fldCharType="separate"/>
        </w:r>
        <w:r w:rsidRPr="002A4EA8">
          <w:rPr>
            <w:rStyle w:val="Enlla"/>
            <w:noProof/>
          </w:rPr>
          <w:t>6.4.1</w:t>
        </w:r>
        <w:r>
          <w:rPr>
            <w:rFonts w:asciiTheme="minorHAnsi" w:eastAsiaTheme="minorEastAsia" w:hAnsiTheme="minorHAnsi" w:cstheme="minorBidi"/>
            <w:noProof/>
            <w:szCs w:val="22"/>
            <w:lang w:eastAsia="ca-ES"/>
          </w:rPr>
          <w:tab/>
        </w:r>
        <w:r w:rsidRPr="002A4EA8">
          <w:rPr>
            <w:rStyle w:val="Enlla"/>
            <w:noProof/>
          </w:rPr>
          <w:t>Instal·lació i configuració</w:t>
        </w:r>
        <w:r>
          <w:rPr>
            <w:noProof/>
            <w:webHidden/>
          </w:rPr>
          <w:tab/>
        </w:r>
        <w:r>
          <w:rPr>
            <w:noProof/>
            <w:webHidden/>
          </w:rPr>
          <w:fldChar w:fldCharType="begin"/>
        </w:r>
        <w:r>
          <w:rPr>
            <w:noProof/>
            <w:webHidden/>
          </w:rPr>
          <w:instrText xml:space="preserve"> PAGEREF _Toc421086110 \h </w:instrText>
        </w:r>
      </w:ins>
      <w:r>
        <w:rPr>
          <w:noProof/>
          <w:webHidden/>
        </w:rPr>
      </w:r>
      <w:r>
        <w:rPr>
          <w:noProof/>
          <w:webHidden/>
        </w:rPr>
        <w:fldChar w:fldCharType="separate"/>
      </w:r>
      <w:ins w:id="236"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37" w:author="UPC" w:date="2015-06-03T09:11:00Z"/>
          <w:noProof/>
        </w:rPr>
      </w:pPr>
      <w:ins w:id="238" w:author="UPC" w:date="2015-06-03T09:11:00Z">
        <w:r w:rsidRPr="002A4EA8">
          <w:rPr>
            <w:rStyle w:val="Enlla"/>
            <w:noProof/>
          </w:rPr>
          <w:fldChar w:fldCharType="begin"/>
        </w:r>
        <w:r w:rsidRPr="002A4EA8">
          <w:rPr>
            <w:rStyle w:val="Enlla"/>
            <w:noProof/>
          </w:rPr>
          <w:instrText xml:space="preserve"> </w:instrText>
        </w:r>
        <w:r>
          <w:rPr>
            <w:noProof/>
          </w:rPr>
          <w:instrText>HYPERLINK \l "_Toc421086111"</w:instrText>
        </w:r>
        <w:r w:rsidRPr="002A4EA8">
          <w:rPr>
            <w:rStyle w:val="Enlla"/>
            <w:noProof/>
          </w:rPr>
          <w:instrText xml:space="preserve"> </w:instrText>
        </w:r>
        <w:r w:rsidRPr="002A4EA8">
          <w:rPr>
            <w:rStyle w:val="Enlla"/>
            <w:noProof/>
          </w:rPr>
          <w:fldChar w:fldCharType="separate"/>
        </w:r>
        <w:r w:rsidRPr="002A4EA8">
          <w:rPr>
            <w:rStyle w:val="Enlla"/>
            <w:noProof/>
          </w:rPr>
          <w:t>6.4.1.1</w:t>
        </w:r>
        <w:r>
          <w:rPr>
            <w:noProof/>
          </w:rPr>
          <w:tab/>
        </w:r>
        <w:r w:rsidRPr="002A4EA8">
          <w:rPr>
            <w:rStyle w:val="Enlla"/>
            <w:noProof/>
          </w:rPr>
          <w:t>Arxiu BuildConfig.groovy</w:t>
        </w:r>
        <w:r>
          <w:rPr>
            <w:noProof/>
            <w:webHidden/>
          </w:rPr>
          <w:tab/>
        </w:r>
        <w:r>
          <w:rPr>
            <w:noProof/>
            <w:webHidden/>
          </w:rPr>
          <w:fldChar w:fldCharType="begin"/>
        </w:r>
        <w:r>
          <w:rPr>
            <w:noProof/>
            <w:webHidden/>
          </w:rPr>
          <w:instrText xml:space="preserve"> PAGEREF _Toc421086111 \h </w:instrText>
        </w:r>
      </w:ins>
      <w:r>
        <w:rPr>
          <w:noProof/>
          <w:webHidden/>
        </w:rPr>
      </w:r>
      <w:r>
        <w:rPr>
          <w:noProof/>
          <w:webHidden/>
        </w:rPr>
        <w:fldChar w:fldCharType="separate"/>
      </w:r>
      <w:ins w:id="239"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40" w:author="UPC" w:date="2015-06-03T09:11:00Z"/>
          <w:noProof/>
        </w:rPr>
      </w:pPr>
      <w:ins w:id="241" w:author="UPC" w:date="2015-06-03T09:11:00Z">
        <w:r w:rsidRPr="002A4EA8">
          <w:rPr>
            <w:rStyle w:val="Enlla"/>
            <w:noProof/>
          </w:rPr>
          <w:fldChar w:fldCharType="begin"/>
        </w:r>
        <w:r w:rsidRPr="002A4EA8">
          <w:rPr>
            <w:rStyle w:val="Enlla"/>
            <w:noProof/>
          </w:rPr>
          <w:instrText xml:space="preserve"> </w:instrText>
        </w:r>
        <w:r>
          <w:rPr>
            <w:noProof/>
          </w:rPr>
          <w:instrText>HYPERLINK \l "_Toc421086112"</w:instrText>
        </w:r>
        <w:r w:rsidRPr="002A4EA8">
          <w:rPr>
            <w:rStyle w:val="Enlla"/>
            <w:noProof/>
          </w:rPr>
          <w:instrText xml:space="preserve"> </w:instrText>
        </w:r>
        <w:r w:rsidRPr="002A4EA8">
          <w:rPr>
            <w:rStyle w:val="Enlla"/>
            <w:noProof/>
          </w:rPr>
          <w:fldChar w:fldCharType="separate"/>
        </w:r>
        <w:r w:rsidRPr="002A4EA8">
          <w:rPr>
            <w:rStyle w:val="Enlla"/>
            <w:noProof/>
          </w:rPr>
          <w:t>6.4.1.2</w:t>
        </w:r>
        <w:r>
          <w:rPr>
            <w:noProof/>
          </w:rPr>
          <w:tab/>
        </w:r>
        <w:r w:rsidRPr="002A4EA8">
          <w:rPr>
            <w:rStyle w:val="Enlla"/>
            <w:noProof/>
          </w:rPr>
          <w:t>Arxiu Config.groovy</w:t>
        </w:r>
        <w:r>
          <w:rPr>
            <w:noProof/>
            <w:webHidden/>
          </w:rPr>
          <w:tab/>
        </w:r>
        <w:r>
          <w:rPr>
            <w:noProof/>
            <w:webHidden/>
          </w:rPr>
          <w:fldChar w:fldCharType="begin"/>
        </w:r>
        <w:r>
          <w:rPr>
            <w:noProof/>
            <w:webHidden/>
          </w:rPr>
          <w:instrText xml:space="preserve"> PAGEREF _Toc421086112 \h </w:instrText>
        </w:r>
      </w:ins>
      <w:r>
        <w:rPr>
          <w:noProof/>
          <w:webHidden/>
        </w:rPr>
      </w:r>
      <w:r>
        <w:rPr>
          <w:noProof/>
          <w:webHidden/>
        </w:rPr>
        <w:fldChar w:fldCharType="separate"/>
      </w:r>
      <w:ins w:id="242" w:author="UPC" w:date="2015-06-03T09:11:00Z">
        <w:r>
          <w:rPr>
            <w:noProof/>
            <w:webHidden/>
          </w:rPr>
          <w:t>74</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43" w:author="UPC" w:date="2015-06-03T09:11:00Z"/>
          <w:noProof/>
        </w:rPr>
      </w:pPr>
      <w:ins w:id="244" w:author="UPC" w:date="2015-06-03T09:11:00Z">
        <w:r w:rsidRPr="002A4EA8">
          <w:rPr>
            <w:rStyle w:val="Enlla"/>
            <w:noProof/>
          </w:rPr>
          <w:fldChar w:fldCharType="begin"/>
        </w:r>
        <w:r w:rsidRPr="002A4EA8">
          <w:rPr>
            <w:rStyle w:val="Enlla"/>
            <w:noProof/>
          </w:rPr>
          <w:instrText xml:space="preserve"> </w:instrText>
        </w:r>
        <w:r>
          <w:rPr>
            <w:noProof/>
          </w:rPr>
          <w:instrText>HYPERLINK \l "_Toc421086113"</w:instrText>
        </w:r>
        <w:r w:rsidRPr="002A4EA8">
          <w:rPr>
            <w:rStyle w:val="Enlla"/>
            <w:noProof/>
          </w:rPr>
          <w:instrText xml:space="preserve"> </w:instrText>
        </w:r>
        <w:r w:rsidRPr="002A4EA8">
          <w:rPr>
            <w:rStyle w:val="Enlla"/>
            <w:noProof/>
          </w:rPr>
          <w:fldChar w:fldCharType="separate"/>
        </w:r>
        <w:r w:rsidRPr="002A4EA8">
          <w:rPr>
            <w:rStyle w:val="Enlla"/>
            <w:noProof/>
          </w:rPr>
          <w:t>6.4.1.3</w:t>
        </w:r>
        <w:r>
          <w:rPr>
            <w:noProof/>
          </w:rPr>
          <w:tab/>
        </w:r>
        <w:r w:rsidRPr="002A4EA8">
          <w:rPr>
            <w:rStyle w:val="Enlla"/>
            <w:noProof/>
          </w:rPr>
          <w:t>Arxiu config.js  (ckeditorconfig.js)</w:t>
        </w:r>
        <w:r>
          <w:rPr>
            <w:noProof/>
            <w:webHidden/>
          </w:rPr>
          <w:tab/>
        </w:r>
        <w:r>
          <w:rPr>
            <w:noProof/>
            <w:webHidden/>
          </w:rPr>
          <w:fldChar w:fldCharType="begin"/>
        </w:r>
        <w:r>
          <w:rPr>
            <w:noProof/>
            <w:webHidden/>
          </w:rPr>
          <w:instrText xml:space="preserve"> PAGEREF _Toc421086113 \h </w:instrText>
        </w:r>
      </w:ins>
      <w:r>
        <w:rPr>
          <w:noProof/>
          <w:webHidden/>
        </w:rPr>
      </w:r>
      <w:r>
        <w:rPr>
          <w:noProof/>
          <w:webHidden/>
        </w:rPr>
        <w:fldChar w:fldCharType="separate"/>
      </w:r>
      <w:ins w:id="245" w:author="UPC" w:date="2015-06-03T09:11:00Z">
        <w:r>
          <w:rPr>
            <w:noProof/>
            <w:webHidden/>
          </w:rPr>
          <w:t>74</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46" w:author="UPC" w:date="2015-06-03T09:11:00Z"/>
          <w:noProof/>
        </w:rPr>
      </w:pPr>
      <w:ins w:id="247" w:author="UPC" w:date="2015-06-03T09:11:00Z">
        <w:r w:rsidRPr="002A4EA8">
          <w:rPr>
            <w:rStyle w:val="Enlla"/>
            <w:noProof/>
          </w:rPr>
          <w:fldChar w:fldCharType="begin"/>
        </w:r>
        <w:r w:rsidRPr="002A4EA8">
          <w:rPr>
            <w:rStyle w:val="Enlla"/>
            <w:noProof/>
          </w:rPr>
          <w:instrText xml:space="preserve"> </w:instrText>
        </w:r>
        <w:r>
          <w:rPr>
            <w:noProof/>
          </w:rPr>
          <w:instrText>HYPERLINK \l "_Toc421086114"</w:instrText>
        </w:r>
        <w:r w:rsidRPr="002A4EA8">
          <w:rPr>
            <w:rStyle w:val="Enlla"/>
            <w:noProof/>
          </w:rPr>
          <w:instrText xml:space="preserve"> </w:instrText>
        </w:r>
        <w:r w:rsidRPr="002A4EA8">
          <w:rPr>
            <w:rStyle w:val="Enlla"/>
            <w:noProof/>
          </w:rPr>
          <w:fldChar w:fldCharType="separate"/>
        </w:r>
        <w:r w:rsidRPr="002A4EA8">
          <w:rPr>
            <w:rStyle w:val="Enlla"/>
            <w:noProof/>
          </w:rPr>
          <w:t>6.4.1.4</w:t>
        </w:r>
        <w:r>
          <w:rPr>
            <w:noProof/>
          </w:rPr>
          <w:tab/>
        </w:r>
        <w:r w:rsidRPr="002A4EA8">
          <w:rPr>
            <w:rStyle w:val="Enlla"/>
            <w:noProof/>
          </w:rPr>
          <w:t>Pàgines GSP</w:t>
        </w:r>
        <w:r>
          <w:rPr>
            <w:noProof/>
            <w:webHidden/>
          </w:rPr>
          <w:tab/>
        </w:r>
        <w:r>
          <w:rPr>
            <w:noProof/>
            <w:webHidden/>
          </w:rPr>
          <w:fldChar w:fldCharType="begin"/>
        </w:r>
        <w:r>
          <w:rPr>
            <w:noProof/>
            <w:webHidden/>
          </w:rPr>
          <w:instrText xml:space="preserve"> PAGEREF _Toc421086114 \h </w:instrText>
        </w:r>
      </w:ins>
      <w:r>
        <w:rPr>
          <w:noProof/>
          <w:webHidden/>
        </w:rPr>
      </w:r>
      <w:r>
        <w:rPr>
          <w:noProof/>
          <w:webHidden/>
        </w:rPr>
        <w:fldChar w:fldCharType="separate"/>
      </w:r>
      <w:ins w:id="248" w:author="UPC" w:date="2015-06-03T09:11:00Z">
        <w:r>
          <w:rPr>
            <w:noProof/>
            <w:webHidden/>
          </w:rPr>
          <w:t>77</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49" w:author="UPC" w:date="2015-06-03T09:11:00Z"/>
          <w:noProof/>
        </w:rPr>
      </w:pPr>
      <w:ins w:id="250" w:author="UPC" w:date="2015-06-03T09:11:00Z">
        <w:r w:rsidRPr="002A4EA8">
          <w:rPr>
            <w:rStyle w:val="Enlla"/>
            <w:noProof/>
          </w:rPr>
          <w:fldChar w:fldCharType="begin"/>
        </w:r>
        <w:r w:rsidRPr="002A4EA8">
          <w:rPr>
            <w:rStyle w:val="Enlla"/>
            <w:noProof/>
          </w:rPr>
          <w:instrText xml:space="preserve"> </w:instrText>
        </w:r>
        <w:r>
          <w:rPr>
            <w:noProof/>
          </w:rPr>
          <w:instrText>HYPERLINK \l "_Toc421086115"</w:instrText>
        </w:r>
        <w:r w:rsidRPr="002A4EA8">
          <w:rPr>
            <w:rStyle w:val="Enlla"/>
            <w:noProof/>
          </w:rPr>
          <w:instrText xml:space="preserve"> </w:instrText>
        </w:r>
        <w:r w:rsidRPr="002A4EA8">
          <w:rPr>
            <w:rStyle w:val="Enlla"/>
            <w:noProof/>
          </w:rPr>
          <w:fldChar w:fldCharType="separate"/>
        </w:r>
        <w:r w:rsidRPr="002A4EA8">
          <w:rPr>
            <w:rStyle w:val="Enlla"/>
            <w:noProof/>
          </w:rPr>
          <w:t>6.4.1.5</w:t>
        </w:r>
        <w:r>
          <w:rPr>
            <w:noProof/>
          </w:rPr>
          <w:tab/>
        </w:r>
        <w:r w:rsidRPr="002A4EA8">
          <w:rPr>
            <w:rStyle w:val="Enlla"/>
            <w:noProof/>
          </w:rPr>
          <w:t>Controladors</w:t>
        </w:r>
        <w:r>
          <w:rPr>
            <w:noProof/>
            <w:webHidden/>
          </w:rPr>
          <w:tab/>
        </w:r>
        <w:r>
          <w:rPr>
            <w:noProof/>
            <w:webHidden/>
          </w:rPr>
          <w:fldChar w:fldCharType="begin"/>
        </w:r>
        <w:r>
          <w:rPr>
            <w:noProof/>
            <w:webHidden/>
          </w:rPr>
          <w:instrText xml:space="preserve"> PAGEREF _Toc421086115 \h </w:instrText>
        </w:r>
      </w:ins>
      <w:r>
        <w:rPr>
          <w:noProof/>
          <w:webHidden/>
        </w:rPr>
      </w:r>
      <w:r>
        <w:rPr>
          <w:noProof/>
          <w:webHidden/>
        </w:rPr>
        <w:fldChar w:fldCharType="separate"/>
      </w:r>
      <w:ins w:id="251" w:author="UPC" w:date="2015-06-03T09:11:00Z">
        <w:r>
          <w:rPr>
            <w:noProof/>
            <w:webHidden/>
          </w:rPr>
          <w:t>77</w:t>
        </w:r>
        <w:r>
          <w:rPr>
            <w:noProof/>
            <w:webHidden/>
          </w:rPr>
          <w:fldChar w:fldCharType="end"/>
        </w:r>
        <w:r w:rsidRPr="002A4EA8">
          <w:rPr>
            <w:rStyle w:val="Enlla"/>
            <w:noProof/>
          </w:rPr>
          <w:fldChar w:fldCharType="end"/>
        </w:r>
      </w:ins>
    </w:p>
    <w:p w:rsidR="008D50D6" w:rsidRDefault="008D50D6">
      <w:pPr>
        <w:pStyle w:val="IDC3"/>
        <w:rPr>
          <w:ins w:id="252" w:author="UPC" w:date="2015-06-03T09:11:00Z"/>
          <w:rFonts w:asciiTheme="minorHAnsi" w:eastAsiaTheme="minorEastAsia" w:hAnsiTheme="minorHAnsi" w:cstheme="minorBidi"/>
          <w:noProof/>
          <w:szCs w:val="22"/>
          <w:lang w:eastAsia="ca-ES"/>
        </w:rPr>
      </w:pPr>
      <w:ins w:id="253" w:author="UPC" w:date="2015-06-03T09:11:00Z">
        <w:r w:rsidRPr="002A4EA8">
          <w:rPr>
            <w:rStyle w:val="Enlla"/>
            <w:noProof/>
          </w:rPr>
          <w:fldChar w:fldCharType="begin"/>
        </w:r>
        <w:r w:rsidRPr="002A4EA8">
          <w:rPr>
            <w:rStyle w:val="Enlla"/>
            <w:noProof/>
          </w:rPr>
          <w:instrText xml:space="preserve"> </w:instrText>
        </w:r>
        <w:r>
          <w:rPr>
            <w:noProof/>
          </w:rPr>
          <w:instrText>HYPERLINK \l "_Toc421086116"</w:instrText>
        </w:r>
        <w:r w:rsidRPr="002A4EA8">
          <w:rPr>
            <w:rStyle w:val="Enlla"/>
            <w:noProof/>
          </w:rPr>
          <w:instrText xml:space="preserve"> </w:instrText>
        </w:r>
        <w:r w:rsidRPr="002A4EA8">
          <w:rPr>
            <w:rStyle w:val="Enlla"/>
            <w:noProof/>
          </w:rPr>
          <w:fldChar w:fldCharType="separate"/>
        </w:r>
        <w:r w:rsidRPr="002A4EA8">
          <w:rPr>
            <w:rStyle w:val="Enlla"/>
            <w:noProof/>
          </w:rPr>
          <w:t>6.4.2</w:t>
        </w:r>
        <w:r>
          <w:rPr>
            <w:rFonts w:asciiTheme="minorHAnsi" w:eastAsiaTheme="minorEastAsia" w:hAnsiTheme="minorHAnsi" w:cstheme="minorBidi"/>
            <w:noProof/>
            <w:szCs w:val="22"/>
            <w:lang w:eastAsia="ca-ES"/>
          </w:rPr>
          <w:tab/>
        </w:r>
        <w:r w:rsidRPr="002A4EA8">
          <w:rPr>
            <w:rStyle w:val="Enlla"/>
            <w:noProof/>
          </w:rPr>
          <w:t>Modificacions</w:t>
        </w:r>
        <w:r>
          <w:rPr>
            <w:noProof/>
            <w:webHidden/>
          </w:rPr>
          <w:tab/>
        </w:r>
        <w:r>
          <w:rPr>
            <w:noProof/>
            <w:webHidden/>
          </w:rPr>
          <w:fldChar w:fldCharType="begin"/>
        </w:r>
        <w:r>
          <w:rPr>
            <w:noProof/>
            <w:webHidden/>
          </w:rPr>
          <w:instrText xml:space="preserve"> PAGEREF _Toc421086116 \h </w:instrText>
        </w:r>
      </w:ins>
      <w:r>
        <w:rPr>
          <w:noProof/>
          <w:webHidden/>
        </w:rPr>
      </w:r>
      <w:r>
        <w:rPr>
          <w:noProof/>
          <w:webHidden/>
        </w:rPr>
        <w:fldChar w:fldCharType="separate"/>
      </w:r>
      <w:ins w:id="254" w:author="UPC" w:date="2015-06-03T09:11:00Z">
        <w:r>
          <w:rPr>
            <w:noProof/>
            <w:webHidden/>
          </w:rPr>
          <w:t>78</w:t>
        </w:r>
        <w:r>
          <w:rPr>
            <w:noProof/>
            <w:webHidden/>
          </w:rPr>
          <w:fldChar w:fldCharType="end"/>
        </w:r>
        <w:r w:rsidRPr="002A4EA8">
          <w:rPr>
            <w:rStyle w:val="Enlla"/>
            <w:noProof/>
          </w:rPr>
          <w:fldChar w:fldCharType="end"/>
        </w:r>
      </w:ins>
    </w:p>
    <w:p w:rsidR="008D50D6" w:rsidRDefault="008D50D6">
      <w:pPr>
        <w:pStyle w:val="IDC2"/>
        <w:rPr>
          <w:ins w:id="255" w:author="UPC" w:date="2015-06-03T09:11:00Z"/>
          <w:rFonts w:asciiTheme="minorHAnsi" w:eastAsiaTheme="minorEastAsia" w:hAnsiTheme="minorHAnsi" w:cstheme="minorBidi"/>
          <w:noProof/>
          <w:szCs w:val="22"/>
          <w:lang w:eastAsia="ca-ES"/>
        </w:rPr>
      </w:pPr>
      <w:ins w:id="256" w:author="UPC" w:date="2015-06-03T09:11:00Z">
        <w:r w:rsidRPr="002A4EA8">
          <w:rPr>
            <w:rStyle w:val="Enlla"/>
            <w:noProof/>
          </w:rPr>
          <w:fldChar w:fldCharType="begin"/>
        </w:r>
        <w:r w:rsidRPr="002A4EA8">
          <w:rPr>
            <w:rStyle w:val="Enlla"/>
            <w:noProof/>
          </w:rPr>
          <w:instrText xml:space="preserve"> </w:instrText>
        </w:r>
        <w:r>
          <w:rPr>
            <w:noProof/>
          </w:rPr>
          <w:instrText>HYPERLINK \l "_Toc421086117"</w:instrText>
        </w:r>
        <w:r w:rsidRPr="002A4EA8">
          <w:rPr>
            <w:rStyle w:val="Enlla"/>
            <w:noProof/>
          </w:rPr>
          <w:instrText xml:space="preserve"> </w:instrText>
        </w:r>
        <w:r w:rsidRPr="002A4EA8">
          <w:rPr>
            <w:rStyle w:val="Enlla"/>
            <w:noProof/>
          </w:rPr>
          <w:fldChar w:fldCharType="separate"/>
        </w:r>
        <w:r w:rsidRPr="002A4EA8">
          <w:rPr>
            <w:rStyle w:val="Enlla"/>
            <w:noProof/>
          </w:rPr>
          <w:t>6.5</w:t>
        </w:r>
        <w:r>
          <w:rPr>
            <w:rFonts w:asciiTheme="minorHAnsi" w:eastAsiaTheme="minorEastAsia" w:hAnsiTheme="minorHAnsi" w:cstheme="minorBidi"/>
            <w:noProof/>
            <w:szCs w:val="22"/>
            <w:lang w:eastAsia="ca-ES"/>
          </w:rPr>
          <w:tab/>
        </w:r>
        <w:r w:rsidRPr="002A4EA8">
          <w:rPr>
            <w:rStyle w:val="Enlla"/>
            <w:noProof/>
          </w:rPr>
          <w:t xml:space="preserve">Arxiu </w:t>
        </w:r>
        <w:r w:rsidRPr="002A4EA8">
          <w:rPr>
            <w:rStyle w:val="Enlla"/>
            <w:i/>
            <w:noProof/>
          </w:rPr>
          <w:t>config.js</w:t>
        </w:r>
        <w:r w:rsidRPr="002A4EA8">
          <w:rPr>
            <w:rStyle w:val="Enlla"/>
            <w:noProof/>
          </w:rPr>
          <w:t xml:space="preserve"> (CKEditor) de l’aplicació Editor (gcrrhh)</w:t>
        </w:r>
        <w:r>
          <w:rPr>
            <w:noProof/>
            <w:webHidden/>
          </w:rPr>
          <w:tab/>
        </w:r>
        <w:r>
          <w:rPr>
            <w:noProof/>
            <w:webHidden/>
          </w:rPr>
          <w:fldChar w:fldCharType="begin"/>
        </w:r>
        <w:r>
          <w:rPr>
            <w:noProof/>
            <w:webHidden/>
          </w:rPr>
          <w:instrText xml:space="preserve"> PAGEREF _Toc421086117 \h </w:instrText>
        </w:r>
      </w:ins>
      <w:r>
        <w:rPr>
          <w:noProof/>
          <w:webHidden/>
        </w:rPr>
      </w:r>
      <w:r>
        <w:rPr>
          <w:noProof/>
          <w:webHidden/>
        </w:rPr>
        <w:fldChar w:fldCharType="separate"/>
      </w:r>
      <w:ins w:id="257" w:author="UPC" w:date="2015-06-03T09:11:00Z">
        <w:r>
          <w:rPr>
            <w:noProof/>
            <w:webHidden/>
          </w:rPr>
          <w:t>78</w:t>
        </w:r>
        <w:r>
          <w:rPr>
            <w:noProof/>
            <w:webHidden/>
          </w:rPr>
          <w:fldChar w:fldCharType="end"/>
        </w:r>
        <w:r w:rsidRPr="002A4EA8">
          <w:rPr>
            <w:rStyle w:val="Enlla"/>
            <w:noProof/>
          </w:rPr>
          <w:fldChar w:fldCharType="end"/>
        </w:r>
      </w:ins>
    </w:p>
    <w:p w:rsidR="008D50D6" w:rsidRDefault="008D50D6">
      <w:pPr>
        <w:pStyle w:val="IDC2"/>
        <w:rPr>
          <w:ins w:id="258" w:author="UPC" w:date="2015-06-03T09:11:00Z"/>
          <w:rFonts w:asciiTheme="minorHAnsi" w:eastAsiaTheme="minorEastAsia" w:hAnsiTheme="minorHAnsi" w:cstheme="minorBidi"/>
          <w:noProof/>
          <w:szCs w:val="22"/>
          <w:lang w:eastAsia="ca-ES"/>
        </w:rPr>
      </w:pPr>
      <w:ins w:id="259" w:author="UPC" w:date="2015-06-03T09:11:00Z">
        <w:r w:rsidRPr="002A4EA8">
          <w:rPr>
            <w:rStyle w:val="Enlla"/>
            <w:noProof/>
          </w:rPr>
          <w:fldChar w:fldCharType="begin"/>
        </w:r>
        <w:r w:rsidRPr="002A4EA8">
          <w:rPr>
            <w:rStyle w:val="Enlla"/>
            <w:noProof/>
          </w:rPr>
          <w:instrText xml:space="preserve"> </w:instrText>
        </w:r>
        <w:r>
          <w:rPr>
            <w:noProof/>
          </w:rPr>
          <w:instrText>HYPERLINK \l "_Toc421086118"</w:instrText>
        </w:r>
        <w:r w:rsidRPr="002A4EA8">
          <w:rPr>
            <w:rStyle w:val="Enlla"/>
            <w:noProof/>
          </w:rPr>
          <w:instrText xml:space="preserve"> </w:instrText>
        </w:r>
        <w:r w:rsidRPr="002A4EA8">
          <w:rPr>
            <w:rStyle w:val="Enlla"/>
            <w:noProof/>
          </w:rPr>
          <w:fldChar w:fldCharType="separate"/>
        </w:r>
        <w:r w:rsidRPr="002A4EA8">
          <w:rPr>
            <w:rStyle w:val="Enlla"/>
            <w:noProof/>
          </w:rPr>
          <w:t>6.6</w:t>
        </w:r>
        <w:r>
          <w:rPr>
            <w:rFonts w:asciiTheme="minorHAnsi" w:eastAsiaTheme="minorEastAsia" w:hAnsiTheme="minorHAnsi" w:cstheme="minorBidi"/>
            <w:noProof/>
            <w:szCs w:val="22"/>
            <w:lang w:eastAsia="ca-ES"/>
          </w:rPr>
          <w:tab/>
        </w:r>
        <w:r w:rsidRPr="002A4EA8">
          <w:rPr>
            <w:rStyle w:val="Enlla"/>
            <w:noProof/>
          </w:rPr>
          <w:t xml:space="preserve">CKEditor: configuració del plugin al </w:t>
        </w:r>
        <w:r w:rsidRPr="002A4EA8">
          <w:rPr>
            <w:rStyle w:val="Enlla"/>
            <w:i/>
            <w:noProof/>
          </w:rPr>
          <w:t>Config.groovy</w:t>
        </w:r>
        <w:r w:rsidRPr="002A4EA8">
          <w:rPr>
            <w:rStyle w:val="Enlla"/>
            <w:noProof/>
          </w:rPr>
          <w:t xml:space="preserve"> del gcrrhh</w:t>
        </w:r>
        <w:r>
          <w:rPr>
            <w:noProof/>
            <w:webHidden/>
          </w:rPr>
          <w:tab/>
        </w:r>
        <w:r>
          <w:rPr>
            <w:noProof/>
            <w:webHidden/>
          </w:rPr>
          <w:fldChar w:fldCharType="begin"/>
        </w:r>
        <w:r>
          <w:rPr>
            <w:noProof/>
            <w:webHidden/>
          </w:rPr>
          <w:instrText xml:space="preserve"> PAGEREF _Toc421086118 \h </w:instrText>
        </w:r>
      </w:ins>
      <w:r>
        <w:rPr>
          <w:noProof/>
          <w:webHidden/>
        </w:rPr>
      </w:r>
      <w:r>
        <w:rPr>
          <w:noProof/>
          <w:webHidden/>
        </w:rPr>
        <w:fldChar w:fldCharType="separate"/>
      </w:r>
      <w:ins w:id="260" w:author="UPC" w:date="2015-06-03T09:11:00Z">
        <w:r>
          <w:rPr>
            <w:noProof/>
            <w:webHidden/>
          </w:rPr>
          <w:t>81</w:t>
        </w:r>
        <w:r>
          <w:rPr>
            <w:noProof/>
            <w:webHidden/>
          </w:rPr>
          <w:fldChar w:fldCharType="end"/>
        </w:r>
        <w:r w:rsidRPr="002A4EA8">
          <w:rPr>
            <w:rStyle w:val="Enlla"/>
            <w:noProof/>
          </w:rPr>
          <w:fldChar w:fldCharType="end"/>
        </w:r>
      </w:ins>
    </w:p>
    <w:p w:rsidR="008D50D6" w:rsidRDefault="008D50D6">
      <w:pPr>
        <w:pStyle w:val="IDC2"/>
        <w:rPr>
          <w:ins w:id="261" w:author="UPC" w:date="2015-06-03T09:11:00Z"/>
          <w:rFonts w:asciiTheme="minorHAnsi" w:eastAsiaTheme="minorEastAsia" w:hAnsiTheme="minorHAnsi" w:cstheme="minorBidi"/>
          <w:noProof/>
          <w:szCs w:val="22"/>
          <w:lang w:eastAsia="ca-ES"/>
        </w:rPr>
      </w:pPr>
      <w:ins w:id="262" w:author="UPC" w:date="2015-06-03T09:11:00Z">
        <w:r w:rsidRPr="002A4EA8">
          <w:rPr>
            <w:rStyle w:val="Enlla"/>
            <w:noProof/>
          </w:rPr>
          <w:fldChar w:fldCharType="begin"/>
        </w:r>
        <w:r w:rsidRPr="002A4EA8">
          <w:rPr>
            <w:rStyle w:val="Enlla"/>
            <w:noProof/>
          </w:rPr>
          <w:instrText xml:space="preserve"> </w:instrText>
        </w:r>
        <w:r>
          <w:rPr>
            <w:noProof/>
          </w:rPr>
          <w:instrText>HYPERLINK \l "_Toc421086119"</w:instrText>
        </w:r>
        <w:r w:rsidRPr="002A4EA8">
          <w:rPr>
            <w:rStyle w:val="Enlla"/>
            <w:noProof/>
          </w:rPr>
          <w:instrText xml:space="preserve"> </w:instrText>
        </w:r>
        <w:r w:rsidRPr="002A4EA8">
          <w:rPr>
            <w:rStyle w:val="Enlla"/>
            <w:noProof/>
          </w:rPr>
          <w:fldChar w:fldCharType="separate"/>
        </w:r>
        <w:r w:rsidRPr="002A4EA8">
          <w:rPr>
            <w:rStyle w:val="Enlla"/>
            <w:noProof/>
          </w:rPr>
          <w:t>6.7</w:t>
        </w:r>
        <w:r>
          <w:rPr>
            <w:rFonts w:asciiTheme="minorHAnsi" w:eastAsiaTheme="minorEastAsia" w:hAnsiTheme="minorHAnsi" w:cstheme="minorBidi"/>
            <w:noProof/>
            <w:szCs w:val="22"/>
            <w:lang w:eastAsia="ca-ES"/>
          </w:rPr>
          <w:tab/>
        </w:r>
        <w:r w:rsidRPr="002A4EA8">
          <w:rPr>
            <w:rStyle w:val="Enlla"/>
            <w:noProof/>
          </w:rPr>
          <w:t>CKEditor: altres funcionalitats que poden ser útils</w:t>
        </w:r>
        <w:r>
          <w:rPr>
            <w:noProof/>
            <w:webHidden/>
          </w:rPr>
          <w:tab/>
        </w:r>
        <w:r>
          <w:rPr>
            <w:noProof/>
            <w:webHidden/>
          </w:rPr>
          <w:fldChar w:fldCharType="begin"/>
        </w:r>
        <w:r>
          <w:rPr>
            <w:noProof/>
            <w:webHidden/>
          </w:rPr>
          <w:instrText xml:space="preserve"> PAGEREF _Toc421086119 \h </w:instrText>
        </w:r>
      </w:ins>
      <w:r>
        <w:rPr>
          <w:noProof/>
          <w:webHidden/>
        </w:rPr>
      </w:r>
      <w:r>
        <w:rPr>
          <w:noProof/>
          <w:webHidden/>
        </w:rPr>
        <w:fldChar w:fldCharType="separate"/>
      </w:r>
      <w:ins w:id="263" w:author="UPC" w:date="2015-06-03T09:11:00Z">
        <w:r>
          <w:rPr>
            <w:noProof/>
            <w:webHidden/>
          </w:rPr>
          <w:t>82</w:t>
        </w:r>
        <w:r>
          <w:rPr>
            <w:noProof/>
            <w:webHidden/>
          </w:rPr>
          <w:fldChar w:fldCharType="end"/>
        </w:r>
        <w:r w:rsidRPr="002A4EA8">
          <w:rPr>
            <w:rStyle w:val="Enlla"/>
            <w:noProof/>
          </w:rPr>
          <w:fldChar w:fldCharType="end"/>
        </w:r>
      </w:ins>
    </w:p>
    <w:p w:rsidR="008D50D6" w:rsidRDefault="008D50D6">
      <w:pPr>
        <w:pStyle w:val="IDC3"/>
        <w:rPr>
          <w:ins w:id="264" w:author="UPC" w:date="2015-06-03T09:11:00Z"/>
          <w:rFonts w:asciiTheme="minorHAnsi" w:eastAsiaTheme="minorEastAsia" w:hAnsiTheme="minorHAnsi" w:cstheme="minorBidi"/>
          <w:noProof/>
          <w:szCs w:val="22"/>
          <w:lang w:eastAsia="ca-ES"/>
        </w:rPr>
      </w:pPr>
      <w:ins w:id="265" w:author="UPC" w:date="2015-06-03T09:11:00Z">
        <w:r w:rsidRPr="002A4EA8">
          <w:rPr>
            <w:rStyle w:val="Enlla"/>
            <w:noProof/>
          </w:rPr>
          <w:fldChar w:fldCharType="begin"/>
        </w:r>
        <w:r w:rsidRPr="002A4EA8">
          <w:rPr>
            <w:rStyle w:val="Enlla"/>
            <w:noProof/>
          </w:rPr>
          <w:instrText xml:space="preserve"> </w:instrText>
        </w:r>
        <w:r>
          <w:rPr>
            <w:noProof/>
          </w:rPr>
          <w:instrText>HYPERLINK \l "_Toc421086120"</w:instrText>
        </w:r>
        <w:r w:rsidRPr="002A4EA8">
          <w:rPr>
            <w:rStyle w:val="Enlla"/>
            <w:noProof/>
          </w:rPr>
          <w:instrText xml:space="preserve"> </w:instrText>
        </w:r>
        <w:r w:rsidRPr="002A4EA8">
          <w:rPr>
            <w:rStyle w:val="Enlla"/>
            <w:noProof/>
          </w:rPr>
          <w:fldChar w:fldCharType="separate"/>
        </w:r>
        <w:r w:rsidRPr="002A4EA8">
          <w:rPr>
            <w:rStyle w:val="Enlla"/>
            <w:noProof/>
          </w:rPr>
          <w:t>6.7.1</w:t>
        </w:r>
        <w:r>
          <w:rPr>
            <w:rFonts w:asciiTheme="minorHAnsi" w:eastAsiaTheme="minorEastAsia" w:hAnsiTheme="minorHAnsi" w:cstheme="minorBidi"/>
            <w:noProof/>
            <w:szCs w:val="22"/>
            <w:lang w:eastAsia="ca-ES"/>
          </w:rPr>
          <w:tab/>
        </w:r>
        <w:r w:rsidRPr="002A4EA8">
          <w:rPr>
            <w:rStyle w:val="Enlla"/>
            <w:noProof/>
          </w:rPr>
          <w:t>Crear un CKEditor a partir d’un Text Area</w:t>
        </w:r>
        <w:r>
          <w:rPr>
            <w:noProof/>
            <w:webHidden/>
          </w:rPr>
          <w:tab/>
        </w:r>
        <w:r>
          <w:rPr>
            <w:noProof/>
            <w:webHidden/>
          </w:rPr>
          <w:fldChar w:fldCharType="begin"/>
        </w:r>
        <w:r>
          <w:rPr>
            <w:noProof/>
            <w:webHidden/>
          </w:rPr>
          <w:instrText xml:space="preserve"> PAGEREF _Toc421086120 \h </w:instrText>
        </w:r>
      </w:ins>
      <w:r>
        <w:rPr>
          <w:noProof/>
          <w:webHidden/>
        </w:rPr>
      </w:r>
      <w:r>
        <w:rPr>
          <w:noProof/>
          <w:webHidden/>
        </w:rPr>
        <w:fldChar w:fldCharType="separate"/>
      </w:r>
      <w:ins w:id="266" w:author="UPC" w:date="2015-06-03T09:11:00Z">
        <w:r>
          <w:rPr>
            <w:noProof/>
            <w:webHidden/>
          </w:rPr>
          <w:t>82</w:t>
        </w:r>
        <w:r>
          <w:rPr>
            <w:noProof/>
            <w:webHidden/>
          </w:rPr>
          <w:fldChar w:fldCharType="end"/>
        </w:r>
        <w:r w:rsidRPr="002A4EA8">
          <w:rPr>
            <w:rStyle w:val="Enlla"/>
            <w:noProof/>
          </w:rPr>
          <w:fldChar w:fldCharType="end"/>
        </w:r>
      </w:ins>
    </w:p>
    <w:p w:rsidR="008D50D6" w:rsidRDefault="008D50D6">
      <w:pPr>
        <w:pStyle w:val="IDC3"/>
        <w:rPr>
          <w:ins w:id="267" w:author="UPC" w:date="2015-06-03T09:11:00Z"/>
          <w:rFonts w:asciiTheme="minorHAnsi" w:eastAsiaTheme="minorEastAsia" w:hAnsiTheme="minorHAnsi" w:cstheme="minorBidi"/>
          <w:noProof/>
          <w:szCs w:val="22"/>
          <w:lang w:eastAsia="ca-ES"/>
        </w:rPr>
      </w:pPr>
      <w:ins w:id="268" w:author="UPC" w:date="2015-06-03T09:11:00Z">
        <w:r w:rsidRPr="002A4EA8">
          <w:rPr>
            <w:rStyle w:val="Enlla"/>
            <w:noProof/>
          </w:rPr>
          <w:fldChar w:fldCharType="begin"/>
        </w:r>
        <w:r w:rsidRPr="002A4EA8">
          <w:rPr>
            <w:rStyle w:val="Enlla"/>
            <w:noProof/>
          </w:rPr>
          <w:instrText xml:space="preserve"> </w:instrText>
        </w:r>
        <w:r>
          <w:rPr>
            <w:noProof/>
          </w:rPr>
          <w:instrText>HYPERLINK \l "_Toc421086121"</w:instrText>
        </w:r>
        <w:r w:rsidRPr="002A4EA8">
          <w:rPr>
            <w:rStyle w:val="Enlla"/>
            <w:noProof/>
          </w:rPr>
          <w:instrText xml:space="preserve"> </w:instrText>
        </w:r>
        <w:r w:rsidRPr="002A4EA8">
          <w:rPr>
            <w:rStyle w:val="Enlla"/>
            <w:noProof/>
          </w:rPr>
          <w:fldChar w:fldCharType="separate"/>
        </w:r>
        <w:r w:rsidRPr="002A4EA8">
          <w:rPr>
            <w:rStyle w:val="Enlla"/>
            <w:noProof/>
          </w:rPr>
          <w:t>6.7.2</w:t>
        </w:r>
        <w:r>
          <w:rPr>
            <w:rFonts w:asciiTheme="minorHAnsi" w:eastAsiaTheme="minorEastAsia" w:hAnsiTheme="minorHAnsi" w:cstheme="minorBidi"/>
            <w:noProof/>
            <w:szCs w:val="22"/>
            <w:lang w:eastAsia="ca-ES"/>
          </w:rPr>
          <w:tab/>
        </w:r>
        <w:r w:rsidRPr="002A4EA8">
          <w:rPr>
            <w:rStyle w:val="Enlla"/>
            <w:noProof/>
          </w:rPr>
          <w:t>Més opcions de l’arxiu config.js</w:t>
        </w:r>
        <w:r>
          <w:rPr>
            <w:noProof/>
            <w:webHidden/>
          </w:rPr>
          <w:tab/>
        </w:r>
        <w:r>
          <w:rPr>
            <w:noProof/>
            <w:webHidden/>
          </w:rPr>
          <w:fldChar w:fldCharType="begin"/>
        </w:r>
        <w:r>
          <w:rPr>
            <w:noProof/>
            <w:webHidden/>
          </w:rPr>
          <w:instrText xml:space="preserve"> PAGEREF _Toc421086121 \h </w:instrText>
        </w:r>
      </w:ins>
      <w:r>
        <w:rPr>
          <w:noProof/>
          <w:webHidden/>
        </w:rPr>
      </w:r>
      <w:r>
        <w:rPr>
          <w:noProof/>
          <w:webHidden/>
        </w:rPr>
        <w:fldChar w:fldCharType="separate"/>
      </w:r>
      <w:ins w:id="269" w:author="UPC" w:date="2015-06-03T09:11:00Z">
        <w:r>
          <w:rPr>
            <w:noProof/>
            <w:webHidden/>
          </w:rPr>
          <w:t>83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70" w:author="UPC" w:date="2015-06-03T09:11:00Z"/>
          <w:noProof/>
        </w:rPr>
      </w:pPr>
      <w:ins w:id="271" w:author="UPC" w:date="2015-06-03T09:11:00Z">
        <w:r w:rsidRPr="002A4EA8">
          <w:rPr>
            <w:rStyle w:val="Enlla"/>
            <w:noProof/>
          </w:rPr>
          <w:fldChar w:fldCharType="begin"/>
        </w:r>
        <w:r w:rsidRPr="002A4EA8">
          <w:rPr>
            <w:rStyle w:val="Enlla"/>
            <w:noProof/>
          </w:rPr>
          <w:instrText xml:space="preserve"> </w:instrText>
        </w:r>
        <w:r>
          <w:rPr>
            <w:noProof/>
          </w:rPr>
          <w:instrText>HYPERLINK \l "_Toc421086122"</w:instrText>
        </w:r>
        <w:r w:rsidRPr="002A4EA8">
          <w:rPr>
            <w:rStyle w:val="Enlla"/>
            <w:noProof/>
          </w:rPr>
          <w:instrText xml:space="preserve"> </w:instrText>
        </w:r>
        <w:r w:rsidRPr="002A4EA8">
          <w:rPr>
            <w:rStyle w:val="Enlla"/>
            <w:noProof/>
          </w:rPr>
          <w:fldChar w:fldCharType="separate"/>
        </w:r>
        <w:r w:rsidRPr="002A4EA8">
          <w:rPr>
            <w:rStyle w:val="Enlla"/>
            <w:noProof/>
          </w:rPr>
          <w:t>6.7.2.1</w:t>
        </w:r>
        <w:r>
          <w:rPr>
            <w:noProof/>
          </w:rPr>
          <w:tab/>
        </w:r>
        <w:r w:rsidRPr="002A4EA8">
          <w:rPr>
            <w:rStyle w:val="Enlla"/>
            <w:noProof/>
          </w:rPr>
          <w:t>Declarar les opcions de l’arxiu config.js a la vista GSP</w:t>
        </w:r>
        <w:r>
          <w:rPr>
            <w:noProof/>
            <w:webHidden/>
          </w:rPr>
          <w:tab/>
        </w:r>
        <w:r>
          <w:rPr>
            <w:noProof/>
            <w:webHidden/>
          </w:rPr>
          <w:fldChar w:fldCharType="begin"/>
        </w:r>
        <w:r>
          <w:rPr>
            <w:noProof/>
            <w:webHidden/>
          </w:rPr>
          <w:instrText xml:space="preserve"> PAGEREF _Toc421086122 \h </w:instrText>
        </w:r>
      </w:ins>
      <w:r>
        <w:rPr>
          <w:noProof/>
          <w:webHidden/>
        </w:rPr>
      </w:r>
      <w:r>
        <w:rPr>
          <w:noProof/>
          <w:webHidden/>
        </w:rPr>
        <w:fldChar w:fldCharType="separate"/>
      </w:r>
      <w:ins w:id="272" w:author="UPC" w:date="2015-06-03T09:11:00Z">
        <w:r>
          <w:rPr>
            <w:noProof/>
            <w:webHidden/>
          </w:rPr>
          <w:t>83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73" w:author="UPC" w:date="2015-06-03T09:11:00Z"/>
          <w:noProof/>
        </w:rPr>
      </w:pPr>
      <w:ins w:id="274" w:author="UPC" w:date="2015-06-03T09:11:00Z">
        <w:r w:rsidRPr="002A4EA8">
          <w:rPr>
            <w:rStyle w:val="Enlla"/>
            <w:noProof/>
          </w:rPr>
          <w:fldChar w:fldCharType="begin"/>
        </w:r>
        <w:r w:rsidRPr="002A4EA8">
          <w:rPr>
            <w:rStyle w:val="Enlla"/>
            <w:noProof/>
          </w:rPr>
          <w:instrText xml:space="preserve"> </w:instrText>
        </w:r>
        <w:r>
          <w:rPr>
            <w:noProof/>
          </w:rPr>
          <w:instrText>HYPERLINK \l "_Toc421086123"</w:instrText>
        </w:r>
        <w:r w:rsidRPr="002A4EA8">
          <w:rPr>
            <w:rStyle w:val="Enlla"/>
            <w:noProof/>
          </w:rPr>
          <w:instrText xml:space="preserve"> </w:instrText>
        </w:r>
        <w:r w:rsidRPr="002A4EA8">
          <w:rPr>
            <w:rStyle w:val="Enlla"/>
            <w:noProof/>
          </w:rPr>
          <w:fldChar w:fldCharType="separate"/>
        </w:r>
        <w:r w:rsidRPr="002A4EA8">
          <w:rPr>
            <w:rStyle w:val="Enlla"/>
            <w:noProof/>
          </w:rPr>
          <w:t>6.7.2.2</w:t>
        </w:r>
        <w:r>
          <w:rPr>
            <w:noProof/>
          </w:rPr>
          <w:tab/>
        </w:r>
        <w:r w:rsidRPr="002A4EA8">
          <w:rPr>
            <w:rStyle w:val="Enlla"/>
            <w:noProof/>
          </w:rPr>
          <w:t>Canviar la ubicació de l’arxiu config.js a la vista GSP</w:t>
        </w:r>
        <w:r>
          <w:rPr>
            <w:noProof/>
            <w:webHidden/>
          </w:rPr>
          <w:tab/>
        </w:r>
        <w:r>
          <w:rPr>
            <w:noProof/>
            <w:webHidden/>
          </w:rPr>
          <w:fldChar w:fldCharType="begin"/>
        </w:r>
        <w:r>
          <w:rPr>
            <w:noProof/>
            <w:webHidden/>
          </w:rPr>
          <w:instrText xml:space="preserve"> PAGEREF _Toc421086123 \h </w:instrText>
        </w:r>
      </w:ins>
      <w:r>
        <w:rPr>
          <w:noProof/>
          <w:webHidden/>
        </w:rPr>
      </w:r>
      <w:r>
        <w:rPr>
          <w:noProof/>
          <w:webHidden/>
        </w:rPr>
        <w:fldChar w:fldCharType="separate"/>
      </w:r>
      <w:ins w:id="275" w:author="UPC" w:date="2015-06-03T09:11:00Z">
        <w:r>
          <w:rPr>
            <w:noProof/>
            <w:webHidden/>
          </w:rPr>
          <w:t>83</w:t>
        </w:r>
        <w:r>
          <w:rPr>
            <w:noProof/>
            <w:webHidden/>
          </w:rPr>
          <w:fldChar w:fldCharType="end"/>
        </w:r>
        <w:r w:rsidRPr="002A4EA8">
          <w:rPr>
            <w:rStyle w:val="Enlla"/>
            <w:noProof/>
          </w:rPr>
          <w:fldChar w:fldCharType="end"/>
        </w:r>
      </w:ins>
    </w:p>
    <w:p w:rsidR="008D50D6" w:rsidRDefault="008D50D6">
      <w:pPr>
        <w:pStyle w:val="IDC3"/>
        <w:rPr>
          <w:ins w:id="276" w:author="UPC" w:date="2015-06-03T09:11:00Z"/>
          <w:rFonts w:asciiTheme="minorHAnsi" w:eastAsiaTheme="minorEastAsia" w:hAnsiTheme="minorHAnsi" w:cstheme="minorBidi"/>
          <w:noProof/>
          <w:szCs w:val="22"/>
          <w:lang w:eastAsia="ca-ES"/>
        </w:rPr>
      </w:pPr>
      <w:ins w:id="277" w:author="UPC" w:date="2015-06-03T09:11:00Z">
        <w:r w:rsidRPr="002A4EA8">
          <w:rPr>
            <w:rStyle w:val="Enlla"/>
            <w:noProof/>
          </w:rPr>
          <w:fldChar w:fldCharType="begin"/>
        </w:r>
        <w:r w:rsidRPr="002A4EA8">
          <w:rPr>
            <w:rStyle w:val="Enlla"/>
            <w:noProof/>
          </w:rPr>
          <w:instrText xml:space="preserve"> </w:instrText>
        </w:r>
        <w:r>
          <w:rPr>
            <w:noProof/>
          </w:rPr>
          <w:instrText>HYPERLINK \l "_Toc421086125"</w:instrText>
        </w:r>
        <w:r w:rsidRPr="002A4EA8">
          <w:rPr>
            <w:rStyle w:val="Enlla"/>
            <w:noProof/>
          </w:rPr>
          <w:instrText xml:space="preserve"> </w:instrText>
        </w:r>
        <w:r w:rsidRPr="002A4EA8">
          <w:rPr>
            <w:rStyle w:val="Enlla"/>
            <w:noProof/>
          </w:rPr>
          <w:fldChar w:fldCharType="separate"/>
        </w:r>
        <w:r w:rsidRPr="002A4EA8">
          <w:rPr>
            <w:rStyle w:val="Enlla"/>
            <w:noProof/>
          </w:rPr>
          <w:t>6.7.3</w:t>
        </w:r>
        <w:r>
          <w:rPr>
            <w:rFonts w:asciiTheme="minorHAnsi" w:eastAsiaTheme="minorEastAsia" w:hAnsiTheme="minorHAnsi" w:cstheme="minorBidi"/>
            <w:noProof/>
            <w:szCs w:val="22"/>
            <w:lang w:eastAsia="ca-ES"/>
          </w:rPr>
          <w:tab/>
        </w:r>
        <w:r w:rsidRPr="002A4EA8">
          <w:rPr>
            <w:rStyle w:val="Enlla"/>
            <w:noProof/>
          </w:rPr>
          <w:t>Creació d’un botó personalitzat per a la barra d’eines</w:t>
        </w:r>
        <w:r>
          <w:rPr>
            <w:noProof/>
            <w:webHidden/>
          </w:rPr>
          <w:tab/>
        </w:r>
        <w:r>
          <w:rPr>
            <w:noProof/>
            <w:webHidden/>
          </w:rPr>
          <w:fldChar w:fldCharType="begin"/>
        </w:r>
        <w:r>
          <w:rPr>
            <w:noProof/>
            <w:webHidden/>
          </w:rPr>
          <w:instrText xml:space="preserve"> PAGEREF _Toc421086125 \h </w:instrText>
        </w:r>
      </w:ins>
      <w:r>
        <w:rPr>
          <w:noProof/>
          <w:webHidden/>
        </w:rPr>
      </w:r>
      <w:r>
        <w:rPr>
          <w:noProof/>
          <w:webHidden/>
        </w:rPr>
        <w:fldChar w:fldCharType="separate"/>
      </w:r>
      <w:ins w:id="278" w:author="UPC" w:date="2015-06-03T09:11:00Z">
        <w:r>
          <w:rPr>
            <w:noProof/>
            <w:webHidden/>
          </w:rPr>
          <w:t>84</w:t>
        </w:r>
        <w:r>
          <w:rPr>
            <w:noProof/>
            <w:webHidden/>
          </w:rPr>
          <w:fldChar w:fldCharType="end"/>
        </w:r>
        <w:r w:rsidRPr="002A4EA8">
          <w:rPr>
            <w:rStyle w:val="Enlla"/>
            <w:noProof/>
          </w:rPr>
          <w:fldChar w:fldCharType="end"/>
        </w:r>
      </w:ins>
    </w:p>
    <w:p w:rsidR="008D50D6" w:rsidRDefault="008D50D6">
      <w:pPr>
        <w:pStyle w:val="IDC2"/>
        <w:rPr>
          <w:ins w:id="279" w:author="UPC" w:date="2015-06-03T09:11:00Z"/>
          <w:rFonts w:asciiTheme="minorHAnsi" w:eastAsiaTheme="minorEastAsia" w:hAnsiTheme="minorHAnsi" w:cstheme="minorBidi"/>
          <w:noProof/>
          <w:szCs w:val="22"/>
          <w:lang w:eastAsia="ca-ES"/>
        </w:rPr>
      </w:pPr>
      <w:ins w:id="280" w:author="UPC" w:date="2015-06-03T09:11:00Z">
        <w:r w:rsidRPr="002A4EA8">
          <w:rPr>
            <w:rStyle w:val="Enlla"/>
            <w:noProof/>
          </w:rPr>
          <w:fldChar w:fldCharType="begin"/>
        </w:r>
        <w:r w:rsidRPr="002A4EA8">
          <w:rPr>
            <w:rStyle w:val="Enlla"/>
            <w:noProof/>
          </w:rPr>
          <w:instrText xml:space="preserve"> </w:instrText>
        </w:r>
        <w:r>
          <w:rPr>
            <w:noProof/>
          </w:rPr>
          <w:instrText>HYPERLINK \l "_Toc421086127"</w:instrText>
        </w:r>
        <w:r w:rsidRPr="002A4EA8">
          <w:rPr>
            <w:rStyle w:val="Enlla"/>
            <w:noProof/>
          </w:rPr>
          <w:instrText xml:space="preserve"> </w:instrText>
        </w:r>
        <w:r w:rsidRPr="002A4EA8">
          <w:rPr>
            <w:rStyle w:val="Enlla"/>
            <w:noProof/>
          </w:rPr>
          <w:fldChar w:fldCharType="separate"/>
        </w:r>
        <w:r w:rsidRPr="002A4EA8">
          <w:rPr>
            <w:rStyle w:val="Enlla"/>
            <w:noProof/>
          </w:rPr>
          <w:t>6.8</w:t>
        </w:r>
        <w:r>
          <w:rPr>
            <w:rFonts w:asciiTheme="minorHAnsi" w:eastAsiaTheme="minorEastAsia" w:hAnsiTheme="minorHAnsi" w:cstheme="minorBidi"/>
            <w:noProof/>
            <w:szCs w:val="22"/>
            <w:lang w:eastAsia="ca-ES"/>
          </w:rPr>
          <w:tab/>
        </w:r>
        <w:r w:rsidRPr="002A4EA8">
          <w:rPr>
            <w:rStyle w:val="Enlla"/>
            <w:noProof/>
          </w:rPr>
          <w:t>Taglib's per renderitzar HTML des del controlador en una vista GSP</w:t>
        </w:r>
        <w:r>
          <w:rPr>
            <w:noProof/>
            <w:webHidden/>
          </w:rPr>
          <w:tab/>
        </w:r>
        <w:r>
          <w:rPr>
            <w:noProof/>
            <w:webHidden/>
          </w:rPr>
          <w:fldChar w:fldCharType="begin"/>
        </w:r>
        <w:r>
          <w:rPr>
            <w:noProof/>
            <w:webHidden/>
          </w:rPr>
          <w:instrText xml:space="preserve"> PAGEREF _Toc421086127 \h </w:instrText>
        </w:r>
      </w:ins>
      <w:r>
        <w:rPr>
          <w:noProof/>
          <w:webHidden/>
        </w:rPr>
      </w:r>
      <w:r>
        <w:rPr>
          <w:noProof/>
          <w:webHidden/>
        </w:rPr>
        <w:fldChar w:fldCharType="separate"/>
      </w:r>
      <w:ins w:id="281" w:author="UPC" w:date="2015-06-03T09:11:00Z">
        <w:r>
          <w:rPr>
            <w:noProof/>
            <w:webHidden/>
          </w:rPr>
          <w:t>84</w:t>
        </w:r>
        <w:r>
          <w:rPr>
            <w:noProof/>
            <w:webHidden/>
          </w:rPr>
          <w:fldChar w:fldCharType="end"/>
        </w:r>
        <w:r w:rsidRPr="002A4EA8">
          <w:rPr>
            <w:rStyle w:val="Enlla"/>
            <w:noProof/>
          </w:rPr>
          <w:fldChar w:fldCharType="end"/>
        </w:r>
      </w:ins>
    </w:p>
    <w:p w:rsidR="008D50D6" w:rsidRDefault="008D50D6">
      <w:pPr>
        <w:pStyle w:val="IDC2"/>
        <w:rPr>
          <w:ins w:id="282" w:author="UPC" w:date="2015-06-03T09:11:00Z"/>
          <w:rFonts w:asciiTheme="minorHAnsi" w:eastAsiaTheme="minorEastAsia" w:hAnsiTheme="minorHAnsi" w:cstheme="minorBidi"/>
          <w:noProof/>
          <w:szCs w:val="22"/>
          <w:lang w:eastAsia="ca-ES"/>
        </w:rPr>
      </w:pPr>
      <w:ins w:id="283" w:author="UPC" w:date="2015-06-03T09:11:00Z">
        <w:r w:rsidRPr="002A4EA8">
          <w:rPr>
            <w:rStyle w:val="Enlla"/>
            <w:noProof/>
          </w:rPr>
          <w:fldChar w:fldCharType="begin"/>
        </w:r>
        <w:r w:rsidRPr="002A4EA8">
          <w:rPr>
            <w:rStyle w:val="Enlla"/>
            <w:noProof/>
          </w:rPr>
          <w:instrText xml:space="preserve"> </w:instrText>
        </w:r>
        <w:r>
          <w:rPr>
            <w:noProof/>
          </w:rPr>
          <w:instrText>HYPERLINK \l "_Toc421086128"</w:instrText>
        </w:r>
        <w:r w:rsidRPr="002A4EA8">
          <w:rPr>
            <w:rStyle w:val="Enlla"/>
            <w:noProof/>
          </w:rPr>
          <w:instrText xml:space="preserve"> </w:instrText>
        </w:r>
        <w:r w:rsidRPr="002A4EA8">
          <w:rPr>
            <w:rStyle w:val="Enlla"/>
            <w:noProof/>
          </w:rPr>
          <w:fldChar w:fldCharType="separate"/>
        </w:r>
        <w:r w:rsidRPr="002A4EA8">
          <w:rPr>
            <w:rStyle w:val="Enlla"/>
            <w:noProof/>
          </w:rPr>
          <w:t>6.9</w:t>
        </w:r>
        <w:r>
          <w:rPr>
            <w:rFonts w:asciiTheme="minorHAnsi" w:eastAsiaTheme="minorEastAsia" w:hAnsiTheme="minorHAnsi" w:cstheme="minorBidi"/>
            <w:noProof/>
            <w:szCs w:val="22"/>
            <w:lang w:eastAsia="ca-ES"/>
          </w:rPr>
          <w:tab/>
        </w:r>
        <w:r w:rsidRPr="002A4EA8">
          <w:rPr>
            <w:rStyle w:val="Enlla"/>
            <w:noProof/>
          </w:rPr>
          <w:t>Modificar la versió de Java (JRE System Library)</w:t>
        </w:r>
        <w:r>
          <w:rPr>
            <w:noProof/>
            <w:webHidden/>
          </w:rPr>
          <w:tab/>
        </w:r>
        <w:r>
          <w:rPr>
            <w:noProof/>
            <w:webHidden/>
          </w:rPr>
          <w:fldChar w:fldCharType="begin"/>
        </w:r>
        <w:r>
          <w:rPr>
            <w:noProof/>
            <w:webHidden/>
          </w:rPr>
          <w:instrText xml:space="preserve"> PAGEREF _Toc421086128 \h </w:instrText>
        </w:r>
      </w:ins>
      <w:r>
        <w:rPr>
          <w:noProof/>
          <w:webHidden/>
        </w:rPr>
      </w:r>
      <w:r>
        <w:rPr>
          <w:noProof/>
          <w:webHidden/>
        </w:rPr>
        <w:fldChar w:fldCharType="separate"/>
      </w:r>
      <w:ins w:id="284" w:author="UPC" w:date="2015-06-03T09:11:00Z">
        <w:r>
          <w:rPr>
            <w:noProof/>
            <w:webHidden/>
          </w:rPr>
          <w:t>85</w:t>
        </w:r>
        <w:r>
          <w:rPr>
            <w:noProof/>
            <w:webHidden/>
          </w:rPr>
          <w:fldChar w:fldCharType="end"/>
        </w:r>
        <w:r w:rsidRPr="002A4EA8">
          <w:rPr>
            <w:rStyle w:val="Enlla"/>
            <w:noProof/>
          </w:rPr>
          <w:fldChar w:fldCharType="end"/>
        </w:r>
      </w:ins>
    </w:p>
    <w:p w:rsidR="008D50D6" w:rsidRDefault="008D50D6">
      <w:pPr>
        <w:pStyle w:val="IDC3"/>
        <w:rPr>
          <w:ins w:id="285" w:author="UPC" w:date="2015-06-03T09:11:00Z"/>
          <w:rFonts w:asciiTheme="minorHAnsi" w:eastAsiaTheme="minorEastAsia" w:hAnsiTheme="minorHAnsi" w:cstheme="minorBidi"/>
          <w:noProof/>
          <w:szCs w:val="22"/>
          <w:lang w:eastAsia="ca-ES"/>
        </w:rPr>
      </w:pPr>
      <w:ins w:id="286" w:author="UPC" w:date="2015-06-03T09:11:00Z">
        <w:r w:rsidRPr="002A4EA8">
          <w:rPr>
            <w:rStyle w:val="Enlla"/>
            <w:noProof/>
          </w:rPr>
          <w:fldChar w:fldCharType="begin"/>
        </w:r>
        <w:r w:rsidRPr="002A4EA8">
          <w:rPr>
            <w:rStyle w:val="Enlla"/>
            <w:noProof/>
          </w:rPr>
          <w:instrText xml:space="preserve"> </w:instrText>
        </w:r>
        <w:r>
          <w:rPr>
            <w:noProof/>
          </w:rPr>
          <w:instrText>HYPERLINK \l "_Toc421086129"</w:instrText>
        </w:r>
        <w:r w:rsidRPr="002A4EA8">
          <w:rPr>
            <w:rStyle w:val="Enlla"/>
            <w:noProof/>
          </w:rPr>
          <w:instrText xml:space="preserve"> </w:instrText>
        </w:r>
        <w:r w:rsidRPr="002A4EA8">
          <w:rPr>
            <w:rStyle w:val="Enlla"/>
            <w:noProof/>
          </w:rPr>
          <w:fldChar w:fldCharType="separate"/>
        </w:r>
        <w:r w:rsidRPr="002A4EA8">
          <w:rPr>
            <w:rStyle w:val="Enlla"/>
            <w:noProof/>
          </w:rPr>
          <w:t>6.9.1</w:t>
        </w:r>
        <w:r>
          <w:rPr>
            <w:rFonts w:asciiTheme="minorHAnsi" w:eastAsiaTheme="minorEastAsia" w:hAnsiTheme="minorHAnsi" w:cstheme="minorBidi"/>
            <w:noProof/>
            <w:szCs w:val="22"/>
            <w:lang w:eastAsia="ca-ES"/>
          </w:rPr>
          <w:tab/>
        </w:r>
        <w:r w:rsidRPr="002A4EA8">
          <w:rPr>
            <w:rStyle w:val="Enlla"/>
            <w:noProof/>
          </w:rPr>
          <w:t>Modificar la versió Java de tot el workspace</w:t>
        </w:r>
        <w:r>
          <w:rPr>
            <w:noProof/>
            <w:webHidden/>
          </w:rPr>
          <w:tab/>
        </w:r>
        <w:r>
          <w:rPr>
            <w:noProof/>
            <w:webHidden/>
          </w:rPr>
          <w:fldChar w:fldCharType="begin"/>
        </w:r>
        <w:r>
          <w:rPr>
            <w:noProof/>
            <w:webHidden/>
          </w:rPr>
          <w:instrText xml:space="preserve"> PAGEREF _Toc421086129 \h </w:instrText>
        </w:r>
      </w:ins>
      <w:r>
        <w:rPr>
          <w:noProof/>
          <w:webHidden/>
        </w:rPr>
      </w:r>
      <w:r>
        <w:rPr>
          <w:noProof/>
          <w:webHidden/>
        </w:rPr>
        <w:fldChar w:fldCharType="separate"/>
      </w:r>
      <w:ins w:id="287" w:author="UPC" w:date="2015-06-03T09:11:00Z">
        <w:r>
          <w:rPr>
            <w:noProof/>
            <w:webHidden/>
          </w:rPr>
          <w:t>88</w:t>
        </w:r>
        <w:r>
          <w:rPr>
            <w:noProof/>
            <w:webHidden/>
          </w:rPr>
          <w:fldChar w:fldCharType="end"/>
        </w:r>
        <w:r w:rsidRPr="002A4EA8">
          <w:rPr>
            <w:rStyle w:val="Enlla"/>
            <w:noProof/>
          </w:rPr>
          <w:fldChar w:fldCharType="end"/>
        </w:r>
      </w:ins>
    </w:p>
    <w:p w:rsidR="008D50D6" w:rsidRDefault="008D50D6">
      <w:pPr>
        <w:pStyle w:val="IDC3"/>
        <w:rPr>
          <w:ins w:id="288" w:author="UPC" w:date="2015-06-03T09:11:00Z"/>
          <w:rFonts w:asciiTheme="minorHAnsi" w:eastAsiaTheme="minorEastAsia" w:hAnsiTheme="minorHAnsi" w:cstheme="minorBidi"/>
          <w:noProof/>
          <w:szCs w:val="22"/>
          <w:lang w:eastAsia="ca-ES"/>
        </w:rPr>
      </w:pPr>
      <w:ins w:id="289" w:author="UPC" w:date="2015-06-03T09:11:00Z">
        <w:r w:rsidRPr="002A4EA8">
          <w:rPr>
            <w:rStyle w:val="Enlla"/>
            <w:noProof/>
          </w:rPr>
          <w:fldChar w:fldCharType="begin"/>
        </w:r>
        <w:r w:rsidRPr="002A4EA8">
          <w:rPr>
            <w:rStyle w:val="Enlla"/>
            <w:noProof/>
          </w:rPr>
          <w:instrText xml:space="preserve"> </w:instrText>
        </w:r>
        <w:r>
          <w:rPr>
            <w:noProof/>
          </w:rPr>
          <w:instrText>HYPERLINK \l "_Toc421086130"</w:instrText>
        </w:r>
        <w:r w:rsidRPr="002A4EA8">
          <w:rPr>
            <w:rStyle w:val="Enlla"/>
            <w:noProof/>
          </w:rPr>
          <w:instrText xml:space="preserve"> </w:instrText>
        </w:r>
        <w:r w:rsidRPr="002A4EA8">
          <w:rPr>
            <w:rStyle w:val="Enlla"/>
            <w:noProof/>
          </w:rPr>
          <w:fldChar w:fldCharType="separate"/>
        </w:r>
        <w:r w:rsidRPr="002A4EA8">
          <w:rPr>
            <w:rStyle w:val="Enlla"/>
            <w:noProof/>
          </w:rPr>
          <w:t>6.9.2</w:t>
        </w:r>
        <w:r>
          <w:rPr>
            <w:rFonts w:asciiTheme="minorHAnsi" w:eastAsiaTheme="minorEastAsia" w:hAnsiTheme="minorHAnsi" w:cstheme="minorBidi"/>
            <w:noProof/>
            <w:szCs w:val="22"/>
            <w:lang w:eastAsia="ca-ES"/>
          </w:rPr>
          <w:tab/>
        </w:r>
        <w:r w:rsidRPr="002A4EA8">
          <w:rPr>
            <w:rStyle w:val="Enlla"/>
            <w:noProof/>
          </w:rPr>
          <w:t>Modificar la versió Java d’un projecte</w:t>
        </w:r>
        <w:r>
          <w:rPr>
            <w:noProof/>
            <w:webHidden/>
          </w:rPr>
          <w:tab/>
        </w:r>
        <w:r>
          <w:rPr>
            <w:noProof/>
            <w:webHidden/>
          </w:rPr>
          <w:fldChar w:fldCharType="begin"/>
        </w:r>
        <w:r>
          <w:rPr>
            <w:noProof/>
            <w:webHidden/>
          </w:rPr>
          <w:instrText xml:space="preserve"> PAGEREF _Toc421086130 \h </w:instrText>
        </w:r>
      </w:ins>
      <w:r>
        <w:rPr>
          <w:noProof/>
          <w:webHidden/>
        </w:rPr>
      </w:r>
      <w:r>
        <w:rPr>
          <w:noProof/>
          <w:webHidden/>
        </w:rPr>
        <w:fldChar w:fldCharType="separate"/>
      </w:r>
      <w:ins w:id="290" w:author="UPC" w:date="2015-06-03T09:11:00Z">
        <w:r>
          <w:rPr>
            <w:noProof/>
            <w:webHidden/>
          </w:rPr>
          <w:t>89</w:t>
        </w:r>
        <w:r>
          <w:rPr>
            <w:noProof/>
            <w:webHidden/>
          </w:rPr>
          <w:fldChar w:fldCharType="end"/>
        </w:r>
        <w:r w:rsidRPr="002A4EA8">
          <w:rPr>
            <w:rStyle w:val="Enlla"/>
            <w:noProof/>
          </w:rPr>
          <w:fldChar w:fldCharType="end"/>
        </w:r>
      </w:ins>
    </w:p>
    <w:p w:rsidR="008D50D6" w:rsidRDefault="008D50D6">
      <w:pPr>
        <w:pStyle w:val="IDC3"/>
        <w:rPr>
          <w:ins w:id="291" w:author="UPC" w:date="2015-06-03T09:11:00Z"/>
          <w:rFonts w:asciiTheme="minorHAnsi" w:eastAsiaTheme="minorEastAsia" w:hAnsiTheme="minorHAnsi" w:cstheme="minorBidi"/>
          <w:noProof/>
          <w:szCs w:val="22"/>
          <w:lang w:eastAsia="ca-ES"/>
        </w:rPr>
      </w:pPr>
      <w:ins w:id="292" w:author="UPC" w:date="2015-06-03T09:11:00Z">
        <w:r w:rsidRPr="002A4EA8">
          <w:rPr>
            <w:rStyle w:val="Enlla"/>
            <w:noProof/>
          </w:rPr>
          <w:lastRenderedPageBreak/>
          <w:fldChar w:fldCharType="begin"/>
        </w:r>
        <w:r w:rsidRPr="002A4EA8">
          <w:rPr>
            <w:rStyle w:val="Enlla"/>
            <w:noProof/>
          </w:rPr>
          <w:instrText xml:space="preserve"> </w:instrText>
        </w:r>
        <w:r>
          <w:rPr>
            <w:noProof/>
          </w:rPr>
          <w:instrText>HYPERLINK \l "_Toc421086131"</w:instrText>
        </w:r>
        <w:r w:rsidRPr="002A4EA8">
          <w:rPr>
            <w:rStyle w:val="Enlla"/>
            <w:noProof/>
          </w:rPr>
          <w:instrText xml:space="preserve"> </w:instrText>
        </w:r>
        <w:r w:rsidRPr="002A4EA8">
          <w:rPr>
            <w:rStyle w:val="Enlla"/>
            <w:noProof/>
          </w:rPr>
          <w:fldChar w:fldCharType="separate"/>
        </w:r>
        <w:r w:rsidRPr="002A4EA8">
          <w:rPr>
            <w:rStyle w:val="Enlla"/>
            <w:noProof/>
          </w:rPr>
          <w:t>6.9.3</w:t>
        </w:r>
        <w:r>
          <w:rPr>
            <w:rFonts w:asciiTheme="minorHAnsi" w:eastAsiaTheme="minorEastAsia" w:hAnsiTheme="minorHAnsi" w:cstheme="minorBidi"/>
            <w:noProof/>
            <w:szCs w:val="22"/>
            <w:lang w:eastAsia="ca-ES"/>
          </w:rPr>
          <w:tab/>
        </w:r>
        <w:r w:rsidRPr="002A4EA8">
          <w:rPr>
            <w:rStyle w:val="Enlla"/>
            <w:noProof/>
          </w:rPr>
          <w:t>Warning de versió del compilador</w:t>
        </w:r>
        <w:r>
          <w:rPr>
            <w:noProof/>
            <w:webHidden/>
          </w:rPr>
          <w:tab/>
        </w:r>
        <w:r>
          <w:rPr>
            <w:noProof/>
            <w:webHidden/>
          </w:rPr>
          <w:fldChar w:fldCharType="begin"/>
        </w:r>
        <w:r>
          <w:rPr>
            <w:noProof/>
            <w:webHidden/>
          </w:rPr>
          <w:instrText xml:space="preserve"> PAGEREF _Toc421086131 \h </w:instrText>
        </w:r>
      </w:ins>
      <w:r>
        <w:rPr>
          <w:noProof/>
          <w:webHidden/>
        </w:rPr>
      </w:r>
      <w:r>
        <w:rPr>
          <w:noProof/>
          <w:webHidden/>
        </w:rPr>
        <w:fldChar w:fldCharType="separate"/>
      </w:r>
      <w:ins w:id="293" w:author="UPC" w:date="2015-06-03T09:11:00Z">
        <w:r>
          <w:rPr>
            <w:noProof/>
            <w:webHidden/>
          </w:rPr>
          <w:t>91</w:t>
        </w:r>
        <w:r>
          <w:rPr>
            <w:noProof/>
            <w:webHidden/>
          </w:rPr>
          <w:fldChar w:fldCharType="end"/>
        </w:r>
        <w:r w:rsidRPr="002A4EA8">
          <w:rPr>
            <w:rStyle w:val="Enlla"/>
            <w:noProof/>
          </w:rPr>
          <w:fldChar w:fldCharType="end"/>
        </w:r>
      </w:ins>
    </w:p>
    <w:p w:rsidR="008D50D6" w:rsidRDefault="008D50D6">
      <w:pPr>
        <w:pStyle w:val="IDC2"/>
        <w:rPr>
          <w:ins w:id="294" w:author="UPC" w:date="2015-06-03T09:11:00Z"/>
          <w:rFonts w:asciiTheme="minorHAnsi" w:eastAsiaTheme="minorEastAsia" w:hAnsiTheme="minorHAnsi" w:cstheme="minorBidi"/>
          <w:noProof/>
          <w:szCs w:val="22"/>
          <w:lang w:eastAsia="ca-ES"/>
        </w:rPr>
      </w:pPr>
      <w:ins w:id="295" w:author="UPC" w:date="2015-06-03T09:11:00Z">
        <w:r w:rsidRPr="002A4EA8">
          <w:rPr>
            <w:rStyle w:val="Enlla"/>
            <w:noProof/>
          </w:rPr>
          <w:fldChar w:fldCharType="begin"/>
        </w:r>
        <w:r w:rsidRPr="002A4EA8">
          <w:rPr>
            <w:rStyle w:val="Enlla"/>
            <w:noProof/>
          </w:rPr>
          <w:instrText xml:space="preserve"> </w:instrText>
        </w:r>
        <w:r>
          <w:rPr>
            <w:noProof/>
          </w:rPr>
          <w:instrText>HYPERLINK \l "_Toc421086132"</w:instrText>
        </w:r>
        <w:r w:rsidRPr="002A4EA8">
          <w:rPr>
            <w:rStyle w:val="Enlla"/>
            <w:noProof/>
          </w:rPr>
          <w:instrText xml:space="preserve"> </w:instrText>
        </w:r>
        <w:r w:rsidRPr="002A4EA8">
          <w:rPr>
            <w:rStyle w:val="Enlla"/>
            <w:noProof/>
          </w:rPr>
          <w:fldChar w:fldCharType="separate"/>
        </w:r>
        <w:r w:rsidRPr="002A4EA8">
          <w:rPr>
            <w:rStyle w:val="Enlla"/>
            <w:noProof/>
          </w:rPr>
          <w:t>6.10</w:t>
        </w:r>
        <w:r>
          <w:rPr>
            <w:rFonts w:asciiTheme="minorHAnsi" w:eastAsiaTheme="minorEastAsia" w:hAnsiTheme="minorHAnsi" w:cstheme="minorBidi"/>
            <w:noProof/>
            <w:szCs w:val="22"/>
            <w:lang w:eastAsia="ca-ES"/>
          </w:rPr>
          <w:tab/>
        </w:r>
        <w:r w:rsidRPr="002A4EA8">
          <w:rPr>
            <w:rStyle w:val="Enlla"/>
            <w:noProof/>
          </w:rPr>
          <w:t>Incompatibilitats amb versions Java</w:t>
        </w:r>
        <w:r>
          <w:rPr>
            <w:noProof/>
            <w:webHidden/>
          </w:rPr>
          <w:tab/>
        </w:r>
        <w:r>
          <w:rPr>
            <w:noProof/>
            <w:webHidden/>
          </w:rPr>
          <w:fldChar w:fldCharType="begin"/>
        </w:r>
        <w:r>
          <w:rPr>
            <w:noProof/>
            <w:webHidden/>
          </w:rPr>
          <w:instrText xml:space="preserve"> PAGEREF _Toc421086132 \h </w:instrText>
        </w:r>
      </w:ins>
      <w:r>
        <w:rPr>
          <w:noProof/>
          <w:webHidden/>
        </w:rPr>
      </w:r>
      <w:r>
        <w:rPr>
          <w:noProof/>
          <w:webHidden/>
        </w:rPr>
        <w:fldChar w:fldCharType="separate"/>
      </w:r>
      <w:ins w:id="296" w:author="UPC" w:date="2015-06-03T09:11:00Z">
        <w:r>
          <w:rPr>
            <w:noProof/>
            <w:webHidden/>
          </w:rPr>
          <w:t>93</w:t>
        </w:r>
        <w:r>
          <w:rPr>
            <w:noProof/>
            <w:webHidden/>
          </w:rPr>
          <w:fldChar w:fldCharType="end"/>
        </w:r>
        <w:r w:rsidRPr="002A4EA8">
          <w:rPr>
            <w:rStyle w:val="Enlla"/>
            <w:noProof/>
          </w:rPr>
          <w:fldChar w:fldCharType="end"/>
        </w:r>
      </w:ins>
    </w:p>
    <w:p w:rsidR="008D50D6" w:rsidRDefault="008D50D6">
      <w:pPr>
        <w:pStyle w:val="IDC1"/>
        <w:tabs>
          <w:tab w:val="left" w:pos="440"/>
        </w:tabs>
        <w:rPr>
          <w:ins w:id="297" w:author="UPC" w:date="2015-06-03T09:11:00Z"/>
          <w:rFonts w:asciiTheme="minorHAnsi" w:eastAsiaTheme="minorEastAsia" w:hAnsiTheme="minorHAnsi" w:cstheme="minorBidi"/>
          <w:b w:val="0"/>
          <w:bCs w:val="0"/>
          <w:noProof/>
          <w:szCs w:val="22"/>
          <w:lang w:eastAsia="ca-ES"/>
        </w:rPr>
      </w:pPr>
      <w:ins w:id="298" w:author="UPC" w:date="2015-06-03T09:11:00Z">
        <w:r w:rsidRPr="002A4EA8">
          <w:rPr>
            <w:rStyle w:val="Enlla"/>
            <w:noProof/>
          </w:rPr>
          <w:fldChar w:fldCharType="begin"/>
        </w:r>
        <w:r w:rsidRPr="002A4EA8">
          <w:rPr>
            <w:rStyle w:val="Enlla"/>
            <w:noProof/>
          </w:rPr>
          <w:instrText xml:space="preserve"> </w:instrText>
        </w:r>
        <w:r>
          <w:rPr>
            <w:noProof/>
          </w:rPr>
          <w:instrText>HYPERLINK \l "_Toc421086133"</w:instrText>
        </w:r>
        <w:r w:rsidRPr="002A4EA8">
          <w:rPr>
            <w:rStyle w:val="Enlla"/>
            <w:noProof/>
          </w:rPr>
          <w:instrText xml:space="preserve"> </w:instrText>
        </w:r>
        <w:r w:rsidRPr="002A4EA8">
          <w:rPr>
            <w:rStyle w:val="Enlla"/>
            <w:noProof/>
          </w:rPr>
          <w:fldChar w:fldCharType="separate"/>
        </w:r>
        <w:r w:rsidRPr="002A4EA8">
          <w:rPr>
            <w:rStyle w:val="Enlla"/>
            <w:noProof/>
          </w:rPr>
          <w:t>7</w:t>
        </w:r>
        <w:r>
          <w:rPr>
            <w:rFonts w:asciiTheme="minorHAnsi" w:eastAsiaTheme="minorEastAsia" w:hAnsiTheme="minorHAnsi" w:cstheme="minorBidi"/>
            <w:b w:val="0"/>
            <w:bCs w:val="0"/>
            <w:noProof/>
            <w:szCs w:val="22"/>
            <w:lang w:eastAsia="ca-ES"/>
          </w:rPr>
          <w:tab/>
        </w:r>
        <w:r w:rsidRPr="002A4EA8">
          <w:rPr>
            <w:rStyle w:val="Enlla"/>
            <w:noProof/>
          </w:rPr>
          <w:t>Referències</w:t>
        </w:r>
        <w:r>
          <w:rPr>
            <w:noProof/>
            <w:webHidden/>
          </w:rPr>
          <w:tab/>
        </w:r>
        <w:r>
          <w:rPr>
            <w:noProof/>
            <w:webHidden/>
          </w:rPr>
          <w:fldChar w:fldCharType="begin"/>
        </w:r>
        <w:r>
          <w:rPr>
            <w:noProof/>
            <w:webHidden/>
          </w:rPr>
          <w:instrText xml:space="preserve"> PAGEREF _Toc421086133 \h </w:instrText>
        </w:r>
      </w:ins>
      <w:r>
        <w:rPr>
          <w:noProof/>
          <w:webHidden/>
        </w:rPr>
      </w:r>
      <w:r>
        <w:rPr>
          <w:noProof/>
          <w:webHidden/>
        </w:rPr>
        <w:fldChar w:fldCharType="separate"/>
      </w:r>
      <w:ins w:id="299" w:author="UPC" w:date="2015-06-03T09:11:00Z">
        <w:r>
          <w:rPr>
            <w:noProof/>
            <w:webHidden/>
          </w:rPr>
          <w:t>94</w:t>
        </w:r>
        <w:r>
          <w:rPr>
            <w:noProof/>
            <w:webHidden/>
          </w:rPr>
          <w:fldChar w:fldCharType="end"/>
        </w:r>
        <w:r w:rsidRPr="002A4EA8">
          <w:rPr>
            <w:rStyle w:val="Enlla"/>
            <w:noProof/>
          </w:rPr>
          <w:fldChar w:fldCharType="end"/>
        </w:r>
      </w:ins>
    </w:p>
    <w:p w:rsidR="008D50D6" w:rsidRDefault="008D50D6">
      <w:pPr>
        <w:pStyle w:val="IDC2"/>
        <w:rPr>
          <w:ins w:id="300" w:author="UPC" w:date="2015-06-03T09:11:00Z"/>
          <w:rFonts w:asciiTheme="minorHAnsi" w:eastAsiaTheme="minorEastAsia" w:hAnsiTheme="minorHAnsi" w:cstheme="minorBidi"/>
          <w:noProof/>
          <w:szCs w:val="22"/>
          <w:lang w:eastAsia="ca-ES"/>
        </w:rPr>
      </w:pPr>
      <w:ins w:id="301" w:author="UPC" w:date="2015-06-03T09:11:00Z">
        <w:r w:rsidRPr="002A4EA8">
          <w:rPr>
            <w:rStyle w:val="Enlla"/>
            <w:noProof/>
          </w:rPr>
          <w:fldChar w:fldCharType="begin"/>
        </w:r>
        <w:r w:rsidRPr="002A4EA8">
          <w:rPr>
            <w:rStyle w:val="Enlla"/>
            <w:noProof/>
          </w:rPr>
          <w:instrText xml:space="preserve"> </w:instrText>
        </w:r>
        <w:r>
          <w:rPr>
            <w:noProof/>
          </w:rPr>
          <w:instrText>HYPERLINK \l "_Toc421086134"</w:instrText>
        </w:r>
        <w:r w:rsidRPr="002A4EA8">
          <w:rPr>
            <w:rStyle w:val="Enlla"/>
            <w:noProof/>
          </w:rPr>
          <w:instrText xml:space="preserve"> </w:instrText>
        </w:r>
        <w:r w:rsidRPr="002A4EA8">
          <w:rPr>
            <w:rStyle w:val="Enlla"/>
            <w:noProof/>
          </w:rPr>
          <w:fldChar w:fldCharType="separate"/>
        </w:r>
        <w:r w:rsidRPr="002A4EA8">
          <w:rPr>
            <w:rStyle w:val="Enlla"/>
            <w:noProof/>
          </w:rPr>
          <w:t>7.1</w:t>
        </w:r>
        <w:r>
          <w:rPr>
            <w:rFonts w:asciiTheme="minorHAnsi" w:eastAsiaTheme="minorEastAsia" w:hAnsiTheme="minorHAnsi" w:cstheme="minorBidi"/>
            <w:noProof/>
            <w:szCs w:val="22"/>
            <w:lang w:eastAsia="ca-ES"/>
          </w:rPr>
          <w:tab/>
        </w:r>
        <w:r w:rsidRPr="002A4EA8">
          <w:rPr>
            <w:rStyle w:val="Enlla"/>
            <w:noProof/>
          </w:rPr>
          <w:t>Bootstrap</w:t>
        </w:r>
        <w:r>
          <w:rPr>
            <w:noProof/>
            <w:webHidden/>
          </w:rPr>
          <w:tab/>
        </w:r>
        <w:r>
          <w:rPr>
            <w:noProof/>
            <w:webHidden/>
          </w:rPr>
          <w:fldChar w:fldCharType="begin"/>
        </w:r>
        <w:r>
          <w:rPr>
            <w:noProof/>
            <w:webHidden/>
          </w:rPr>
          <w:instrText xml:space="preserve"> PAGEREF _Toc421086134 \h </w:instrText>
        </w:r>
      </w:ins>
      <w:r>
        <w:rPr>
          <w:noProof/>
          <w:webHidden/>
        </w:rPr>
      </w:r>
      <w:r>
        <w:rPr>
          <w:noProof/>
          <w:webHidden/>
        </w:rPr>
        <w:fldChar w:fldCharType="separate"/>
      </w:r>
      <w:ins w:id="302" w:author="UPC" w:date="2015-06-03T09:11:00Z">
        <w:r>
          <w:rPr>
            <w:noProof/>
            <w:webHidden/>
          </w:rPr>
          <w:t>94</w:t>
        </w:r>
        <w:r>
          <w:rPr>
            <w:noProof/>
            <w:webHidden/>
          </w:rPr>
          <w:fldChar w:fldCharType="end"/>
        </w:r>
        <w:r w:rsidRPr="002A4EA8">
          <w:rPr>
            <w:rStyle w:val="Enlla"/>
            <w:noProof/>
          </w:rPr>
          <w:fldChar w:fldCharType="end"/>
        </w:r>
      </w:ins>
    </w:p>
    <w:p w:rsidR="008D50D6" w:rsidRDefault="008D50D6">
      <w:pPr>
        <w:pStyle w:val="IDC2"/>
        <w:rPr>
          <w:ins w:id="303" w:author="UPC" w:date="2015-06-03T09:11:00Z"/>
          <w:rFonts w:asciiTheme="minorHAnsi" w:eastAsiaTheme="minorEastAsia" w:hAnsiTheme="minorHAnsi" w:cstheme="minorBidi"/>
          <w:noProof/>
          <w:szCs w:val="22"/>
          <w:lang w:eastAsia="ca-ES"/>
        </w:rPr>
      </w:pPr>
      <w:ins w:id="304" w:author="UPC" w:date="2015-06-03T09:11:00Z">
        <w:r w:rsidRPr="002A4EA8">
          <w:rPr>
            <w:rStyle w:val="Enlla"/>
            <w:noProof/>
          </w:rPr>
          <w:fldChar w:fldCharType="begin"/>
        </w:r>
        <w:r w:rsidRPr="002A4EA8">
          <w:rPr>
            <w:rStyle w:val="Enlla"/>
            <w:noProof/>
          </w:rPr>
          <w:instrText xml:space="preserve"> </w:instrText>
        </w:r>
        <w:r>
          <w:rPr>
            <w:noProof/>
          </w:rPr>
          <w:instrText>HYPERLINK \l "_Toc421086135"</w:instrText>
        </w:r>
        <w:r w:rsidRPr="002A4EA8">
          <w:rPr>
            <w:rStyle w:val="Enlla"/>
            <w:noProof/>
          </w:rPr>
          <w:instrText xml:space="preserve"> </w:instrText>
        </w:r>
        <w:r w:rsidRPr="002A4EA8">
          <w:rPr>
            <w:rStyle w:val="Enlla"/>
            <w:noProof/>
          </w:rPr>
          <w:fldChar w:fldCharType="separate"/>
        </w:r>
        <w:r w:rsidRPr="002A4EA8">
          <w:rPr>
            <w:rStyle w:val="Enlla"/>
            <w:noProof/>
          </w:rPr>
          <w:t>7.2</w:t>
        </w:r>
        <w:r>
          <w:rPr>
            <w:rFonts w:asciiTheme="minorHAnsi" w:eastAsiaTheme="minorEastAsia" w:hAnsiTheme="minorHAnsi" w:cstheme="minorBidi"/>
            <w:noProof/>
            <w:szCs w:val="22"/>
            <w:lang w:eastAsia="ca-ES"/>
          </w:rPr>
          <w:tab/>
        </w:r>
        <w:r w:rsidRPr="002A4EA8">
          <w:rPr>
            <w:rStyle w:val="Enlla"/>
            <w:noProof/>
          </w:rPr>
          <w:t>Spring Security Core</w:t>
        </w:r>
        <w:r>
          <w:rPr>
            <w:noProof/>
            <w:webHidden/>
          </w:rPr>
          <w:tab/>
        </w:r>
        <w:r>
          <w:rPr>
            <w:noProof/>
            <w:webHidden/>
          </w:rPr>
          <w:fldChar w:fldCharType="begin"/>
        </w:r>
        <w:r>
          <w:rPr>
            <w:noProof/>
            <w:webHidden/>
          </w:rPr>
          <w:instrText xml:space="preserve"> PAGEREF _Toc421086135 \h </w:instrText>
        </w:r>
      </w:ins>
      <w:r>
        <w:rPr>
          <w:noProof/>
          <w:webHidden/>
        </w:rPr>
      </w:r>
      <w:r>
        <w:rPr>
          <w:noProof/>
          <w:webHidden/>
        </w:rPr>
        <w:fldChar w:fldCharType="separate"/>
      </w:r>
      <w:ins w:id="305" w:author="UPC" w:date="2015-06-03T09:11:00Z">
        <w:r>
          <w:rPr>
            <w:noProof/>
            <w:webHidden/>
          </w:rPr>
          <w:t>94</w:t>
        </w:r>
        <w:r>
          <w:rPr>
            <w:noProof/>
            <w:webHidden/>
          </w:rPr>
          <w:fldChar w:fldCharType="end"/>
        </w:r>
        <w:r w:rsidRPr="002A4EA8">
          <w:rPr>
            <w:rStyle w:val="Enlla"/>
            <w:noProof/>
          </w:rPr>
          <w:fldChar w:fldCharType="end"/>
        </w:r>
      </w:ins>
    </w:p>
    <w:p w:rsidR="008D50D6" w:rsidRDefault="008D50D6">
      <w:pPr>
        <w:pStyle w:val="IDC2"/>
        <w:rPr>
          <w:ins w:id="306" w:author="UPC" w:date="2015-06-03T09:11:00Z"/>
          <w:rFonts w:asciiTheme="minorHAnsi" w:eastAsiaTheme="minorEastAsia" w:hAnsiTheme="minorHAnsi" w:cstheme="minorBidi"/>
          <w:noProof/>
          <w:szCs w:val="22"/>
          <w:lang w:eastAsia="ca-ES"/>
        </w:rPr>
      </w:pPr>
      <w:ins w:id="307" w:author="UPC" w:date="2015-06-03T09:11:00Z">
        <w:r w:rsidRPr="002A4EA8">
          <w:rPr>
            <w:rStyle w:val="Enlla"/>
            <w:noProof/>
          </w:rPr>
          <w:fldChar w:fldCharType="begin"/>
        </w:r>
        <w:r w:rsidRPr="002A4EA8">
          <w:rPr>
            <w:rStyle w:val="Enlla"/>
            <w:noProof/>
          </w:rPr>
          <w:instrText xml:space="preserve"> </w:instrText>
        </w:r>
        <w:r>
          <w:rPr>
            <w:noProof/>
          </w:rPr>
          <w:instrText>HYPERLINK \l "_Toc421086136"</w:instrText>
        </w:r>
        <w:r w:rsidRPr="002A4EA8">
          <w:rPr>
            <w:rStyle w:val="Enlla"/>
            <w:noProof/>
          </w:rPr>
          <w:instrText xml:space="preserve"> </w:instrText>
        </w:r>
        <w:r w:rsidRPr="002A4EA8">
          <w:rPr>
            <w:rStyle w:val="Enlla"/>
            <w:noProof/>
          </w:rPr>
          <w:fldChar w:fldCharType="separate"/>
        </w:r>
        <w:r w:rsidRPr="002A4EA8">
          <w:rPr>
            <w:rStyle w:val="Enlla"/>
            <w:noProof/>
          </w:rPr>
          <w:t>7.3</w:t>
        </w:r>
        <w:r>
          <w:rPr>
            <w:rFonts w:asciiTheme="minorHAnsi" w:eastAsiaTheme="minorEastAsia" w:hAnsiTheme="minorHAnsi" w:cstheme="minorBidi"/>
            <w:noProof/>
            <w:szCs w:val="22"/>
            <w:lang w:eastAsia="ca-ES"/>
          </w:rPr>
          <w:tab/>
        </w:r>
        <w:r w:rsidRPr="002A4EA8">
          <w:rPr>
            <w:rStyle w:val="Enlla"/>
            <w:noProof/>
          </w:rPr>
          <w:t>TreeTable</w:t>
        </w:r>
        <w:r>
          <w:rPr>
            <w:noProof/>
            <w:webHidden/>
          </w:rPr>
          <w:tab/>
        </w:r>
        <w:r>
          <w:rPr>
            <w:noProof/>
            <w:webHidden/>
          </w:rPr>
          <w:fldChar w:fldCharType="begin"/>
        </w:r>
        <w:r>
          <w:rPr>
            <w:noProof/>
            <w:webHidden/>
          </w:rPr>
          <w:instrText xml:space="preserve"> PAGEREF _Toc421086136 \h </w:instrText>
        </w:r>
      </w:ins>
      <w:r>
        <w:rPr>
          <w:noProof/>
          <w:webHidden/>
        </w:rPr>
      </w:r>
      <w:r>
        <w:rPr>
          <w:noProof/>
          <w:webHidden/>
        </w:rPr>
        <w:fldChar w:fldCharType="separate"/>
      </w:r>
      <w:ins w:id="308" w:author="UPC" w:date="2015-06-03T09:11:00Z">
        <w:r>
          <w:rPr>
            <w:noProof/>
            <w:webHidden/>
          </w:rPr>
          <w:t>94</w:t>
        </w:r>
        <w:r>
          <w:rPr>
            <w:noProof/>
            <w:webHidden/>
          </w:rPr>
          <w:fldChar w:fldCharType="end"/>
        </w:r>
        <w:r w:rsidRPr="002A4EA8">
          <w:rPr>
            <w:rStyle w:val="Enlla"/>
            <w:noProof/>
          </w:rPr>
          <w:fldChar w:fldCharType="end"/>
        </w:r>
      </w:ins>
    </w:p>
    <w:p w:rsidR="008D50D6" w:rsidRDefault="008D50D6">
      <w:pPr>
        <w:pStyle w:val="IDC2"/>
        <w:rPr>
          <w:ins w:id="309" w:author="UPC" w:date="2015-06-03T09:11:00Z"/>
          <w:rFonts w:asciiTheme="minorHAnsi" w:eastAsiaTheme="minorEastAsia" w:hAnsiTheme="minorHAnsi" w:cstheme="minorBidi"/>
          <w:noProof/>
          <w:szCs w:val="22"/>
          <w:lang w:eastAsia="ca-ES"/>
        </w:rPr>
      </w:pPr>
      <w:ins w:id="310" w:author="UPC" w:date="2015-06-03T09:11:00Z">
        <w:r w:rsidRPr="002A4EA8">
          <w:rPr>
            <w:rStyle w:val="Enlla"/>
            <w:noProof/>
          </w:rPr>
          <w:fldChar w:fldCharType="begin"/>
        </w:r>
        <w:r w:rsidRPr="002A4EA8">
          <w:rPr>
            <w:rStyle w:val="Enlla"/>
            <w:noProof/>
          </w:rPr>
          <w:instrText xml:space="preserve"> </w:instrText>
        </w:r>
        <w:r>
          <w:rPr>
            <w:noProof/>
          </w:rPr>
          <w:instrText>HYPERLINK \l "_Toc421086138"</w:instrText>
        </w:r>
        <w:r w:rsidRPr="002A4EA8">
          <w:rPr>
            <w:rStyle w:val="Enlla"/>
            <w:noProof/>
          </w:rPr>
          <w:instrText xml:space="preserve"> </w:instrText>
        </w:r>
        <w:r w:rsidRPr="002A4EA8">
          <w:rPr>
            <w:rStyle w:val="Enlla"/>
            <w:noProof/>
          </w:rPr>
          <w:fldChar w:fldCharType="separate"/>
        </w:r>
        <w:r w:rsidRPr="002A4EA8">
          <w:rPr>
            <w:rStyle w:val="Enlla"/>
            <w:noProof/>
          </w:rPr>
          <w:t>7.4</w:t>
        </w:r>
        <w:r>
          <w:rPr>
            <w:rFonts w:asciiTheme="minorHAnsi" w:eastAsiaTheme="minorEastAsia" w:hAnsiTheme="minorHAnsi" w:cstheme="minorBidi"/>
            <w:noProof/>
            <w:szCs w:val="22"/>
            <w:lang w:eastAsia="ca-ES"/>
          </w:rPr>
          <w:tab/>
        </w:r>
        <w:r w:rsidRPr="002A4EA8">
          <w:rPr>
            <w:rStyle w:val="Enlla"/>
            <w:noProof/>
          </w:rPr>
          <w:t>CKEditor</w:t>
        </w:r>
        <w:r>
          <w:rPr>
            <w:noProof/>
            <w:webHidden/>
          </w:rPr>
          <w:tab/>
        </w:r>
        <w:r>
          <w:rPr>
            <w:noProof/>
            <w:webHidden/>
          </w:rPr>
          <w:fldChar w:fldCharType="begin"/>
        </w:r>
        <w:r>
          <w:rPr>
            <w:noProof/>
            <w:webHidden/>
          </w:rPr>
          <w:instrText xml:space="preserve"> PAGEREF _Toc421086138 \h </w:instrText>
        </w:r>
      </w:ins>
      <w:r>
        <w:rPr>
          <w:noProof/>
          <w:webHidden/>
        </w:rPr>
      </w:r>
      <w:r>
        <w:rPr>
          <w:noProof/>
          <w:webHidden/>
        </w:rPr>
        <w:fldChar w:fldCharType="separate"/>
      </w:r>
      <w:ins w:id="311" w:author="UPC" w:date="2015-06-03T09:11:00Z">
        <w:r>
          <w:rPr>
            <w:noProof/>
            <w:webHidden/>
          </w:rPr>
          <w:t>94</w:t>
        </w:r>
        <w:r>
          <w:rPr>
            <w:noProof/>
            <w:webHidden/>
          </w:rPr>
          <w:fldChar w:fldCharType="end"/>
        </w:r>
        <w:r w:rsidRPr="002A4EA8">
          <w:rPr>
            <w:rStyle w:val="Enlla"/>
            <w:noProof/>
          </w:rPr>
          <w:fldChar w:fldCharType="end"/>
        </w:r>
      </w:ins>
    </w:p>
    <w:p w:rsidR="006E09D1" w:rsidDel="00723184" w:rsidRDefault="006E09D1">
      <w:pPr>
        <w:pStyle w:val="IDC1"/>
        <w:tabs>
          <w:tab w:val="left" w:pos="440"/>
        </w:tabs>
        <w:rPr>
          <w:del w:id="312" w:author="UPC" w:date="2015-04-28T16:33:00Z"/>
          <w:rFonts w:asciiTheme="minorHAnsi" w:eastAsiaTheme="minorEastAsia" w:hAnsiTheme="minorHAnsi" w:cstheme="minorBidi"/>
          <w:b w:val="0"/>
          <w:bCs w:val="0"/>
          <w:noProof/>
          <w:szCs w:val="22"/>
          <w:lang w:eastAsia="ca-ES"/>
        </w:rPr>
      </w:pPr>
      <w:del w:id="313" w:author="UPC" w:date="2015-04-28T16:33:00Z">
        <w:r w:rsidRPr="00723184" w:rsidDel="00723184">
          <w:rPr>
            <w:rPrChange w:id="314" w:author="UPC" w:date="2015-04-28T16:33:00Z">
              <w:rPr>
                <w:rStyle w:val="Enlla"/>
                <w:noProof/>
              </w:rPr>
            </w:rPrChange>
          </w:rPr>
          <w:delText>1</w:delText>
        </w:r>
        <w:r w:rsidDel="00723184">
          <w:rPr>
            <w:rFonts w:asciiTheme="minorHAnsi" w:eastAsiaTheme="minorEastAsia" w:hAnsiTheme="minorHAnsi" w:cstheme="minorBidi"/>
            <w:b w:val="0"/>
            <w:bCs w:val="0"/>
            <w:noProof/>
            <w:szCs w:val="22"/>
            <w:lang w:eastAsia="ca-ES"/>
          </w:rPr>
          <w:tab/>
        </w:r>
        <w:r w:rsidRPr="00723184" w:rsidDel="00723184">
          <w:rPr>
            <w:rPrChange w:id="315" w:author="UPC" w:date="2015-04-28T16:33:00Z">
              <w:rPr>
                <w:rStyle w:val="Enlla"/>
                <w:noProof/>
              </w:rPr>
            </w:rPrChange>
          </w:rPr>
          <w:delText>Introducció</w:delText>
        </w:r>
        <w:r w:rsidDel="00723184">
          <w:rPr>
            <w:noProof/>
            <w:webHidden/>
          </w:rPr>
          <w:tab/>
          <w:delText>12</w:delText>
        </w:r>
      </w:del>
    </w:p>
    <w:p w:rsidR="006E09D1" w:rsidDel="00723184" w:rsidRDefault="006E09D1">
      <w:pPr>
        <w:pStyle w:val="IDC1"/>
        <w:tabs>
          <w:tab w:val="left" w:pos="440"/>
        </w:tabs>
        <w:rPr>
          <w:del w:id="316" w:author="UPC" w:date="2015-04-28T16:33:00Z"/>
          <w:rFonts w:asciiTheme="minorHAnsi" w:eastAsiaTheme="minorEastAsia" w:hAnsiTheme="minorHAnsi" w:cstheme="minorBidi"/>
          <w:b w:val="0"/>
          <w:bCs w:val="0"/>
          <w:noProof/>
          <w:szCs w:val="22"/>
          <w:lang w:eastAsia="ca-ES"/>
        </w:rPr>
      </w:pPr>
      <w:del w:id="317" w:author="UPC" w:date="2015-04-28T16:33:00Z">
        <w:r w:rsidRPr="00723184" w:rsidDel="00723184">
          <w:rPr>
            <w:rPrChange w:id="318" w:author="UPC" w:date="2015-04-28T16:33:00Z">
              <w:rPr>
                <w:rStyle w:val="Enlla"/>
                <w:noProof/>
              </w:rPr>
            </w:rPrChange>
          </w:rPr>
          <w:delText>2</w:delText>
        </w:r>
        <w:r w:rsidDel="00723184">
          <w:rPr>
            <w:rFonts w:asciiTheme="minorHAnsi" w:eastAsiaTheme="minorEastAsia" w:hAnsiTheme="minorHAnsi" w:cstheme="minorBidi"/>
            <w:b w:val="0"/>
            <w:bCs w:val="0"/>
            <w:noProof/>
            <w:szCs w:val="22"/>
            <w:lang w:eastAsia="ca-ES"/>
          </w:rPr>
          <w:tab/>
        </w:r>
        <w:r w:rsidRPr="00723184" w:rsidDel="00723184">
          <w:rPr>
            <w:rPrChange w:id="319" w:author="UPC" w:date="2015-04-28T16:33:00Z">
              <w:rPr>
                <w:rStyle w:val="Enlla"/>
                <w:noProof/>
              </w:rPr>
            </w:rPrChange>
          </w:rPr>
          <w:delText>Canvis comuns (Editor i Visor)</w:delText>
        </w:r>
        <w:r w:rsidDel="00723184">
          <w:rPr>
            <w:noProof/>
            <w:webHidden/>
          </w:rPr>
          <w:tab/>
          <w:delText>13</w:delText>
        </w:r>
      </w:del>
    </w:p>
    <w:p w:rsidR="006E09D1" w:rsidDel="00723184" w:rsidRDefault="006E09D1">
      <w:pPr>
        <w:pStyle w:val="IDC2"/>
        <w:rPr>
          <w:del w:id="320" w:author="UPC" w:date="2015-04-28T16:33:00Z"/>
          <w:rFonts w:asciiTheme="minorHAnsi" w:eastAsiaTheme="minorEastAsia" w:hAnsiTheme="minorHAnsi" w:cstheme="minorBidi"/>
          <w:noProof/>
          <w:szCs w:val="22"/>
          <w:lang w:eastAsia="ca-ES"/>
        </w:rPr>
      </w:pPr>
      <w:del w:id="321" w:author="UPC" w:date="2015-04-28T16:33:00Z">
        <w:r w:rsidRPr="00723184" w:rsidDel="00723184">
          <w:rPr>
            <w:rPrChange w:id="322" w:author="UPC" w:date="2015-04-28T16:33:00Z">
              <w:rPr>
                <w:rStyle w:val="Enlla"/>
                <w:noProof/>
              </w:rPr>
            </w:rPrChange>
          </w:rPr>
          <w:delText>2.1</w:delText>
        </w:r>
        <w:r w:rsidDel="00723184">
          <w:rPr>
            <w:rFonts w:asciiTheme="minorHAnsi" w:eastAsiaTheme="minorEastAsia" w:hAnsiTheme="minorHAnsi" w:cstheme="minorBidi"/>
            <w:noProof/>
            <w:szCs w:val="22"/>
            <w:lang w:eastAsia="ca-ES"/>
          </w:rPr>
          <w:tab/>
        </w:r>
        <w:r w:rsidRPr="00723184" w:rsidDel="00723184">
          <w:rPr>
            <w:rPrChange w:id="323" w:author="UPC" w:date="2015-04-28T16:33:00Z">
              <w:rPr>
                <w:rStyle w:val="Enlla"/>
                <w:noProof/>
              </w:rPr>
            </w:rPrChange>
          </w:rPr>
          <w:delText>Incloure Bootstrap en una aplicació Grails</w:delText>
        </w:r>
        <w:r w:rsidDel="00723184">
          <w:rPr>
            <w:noProof/>
            <w:webHidden/>
          </w:rPr>
          <w:tab/>
          <w:delText>13</w:delText>
        </w:r>
      </w:del>
    </w:p>
    <w:p w:rsidR="006E09D1" w:rsidDel="00723184" w:rsidRDefault="006E09D1">
      <w:pPr>
        <w:pStyle w:val="IDC3"/>
        <w:rPr>
          <w:del w:id="324" w:author="UPC" w:date="2015-04-28T16:33:00Z"/>
          <w:rFonts w:asciiTheme="minorHAnsi" w:eastAsiaTheme="minorEastAsia" w:hAnsiTheme="minorHAnsi" w:cstheme="minorBidi"/>
          <w:noProof/>
          <w:szCs w:val="22"/>
          <w:lang w:eastAsia="ca-ES"/>
        </w:rPr>
      </w:pPr>
      <w:del w:id="325" w:author="UPC" w:date="2015-04-28T16:33:00Z">
        <w:r w:rsidRPr="00723184" w:rsidDel="00723184">
          <w:rPr>
            <w:rPrChange w:id="326" w:author="UPC" w:date="2015-04-28T16:33:00Z">
              <w:rPr>
                <w:rStyle w:val="Enlla"/>
                <w:noProof/>
              </w:rPr>
            </w:rPrChange>
          </w:rPr>
          <w:delText>2.1.1</w:delText>
        </w:r>
        <w:r w:rsidDel="00723184">
          <w:rPr>
            <w:rFonts w:asciiTheme="minorHAnsi" w:eastAsiaTheme="minorEastAsia" w:hAnsiTheme="minorHAnsi" w:cstheme="minorBidi"/>
            <w:noProof/>
            <w:szCs w:val="22"/>
            <w:lang w:eastAsia="ca-ES"/>
          </w:rPr>
          <w:tab/>
        </w:r>
        <w:r w:rsidRPr="00723184" w:rsidDel="00723184">
          <w:rPr>
            <w:rPrChange w:id="327" w:author="UPC" w:date="2015-04-28T16:33:00Z">
              <w:rPr>
                <w:rStyle w:val="Enlla"/>
                <w:noProof/>
              </w:rPr>
            </w:rPrChange>
          </w:rPr>
          <w:delText>Instal·lació de BootStrap</w:delText>
        </w:r>
        <w:r w:rsidDel="00723184">
          <w:rPr>
            <w:noProof/>
            <w:webHidden/>
          </w:rPr>
          <w:tab/>
          <w:delText>13</w:delText>
        </w:r>
      </w:del>
    </w:p>
    <w:p w:rsidR="006E09D1" w:rsidDel="00723184" w:rsidRDefault="006E09D1">
      <w:pPr>
        <w:pStyle w:val="IDC3"/>
        <w:rPr>
          <w:del w:id="328" w:author="UPC" w:date="2015-04-28T16:33:00Z"/>
          <w:rFonts w:asciiTheme="minorHAnsi" w:eastAsiaTheme="minorEastAsia" w:hAnsiTheme="minorHAnsi" w:cstheme="minorBidi"/>
          <w:noProof/>
          <w:szCs w:val="22"/>
          <w:lang w:eastAsia="ca-ES"/>
        </w:rPr>
      </w:pPr>
      <w:del w:id="329" w:author="UPC" w:date="2015-04-28T16:33:00Z">
        <w:r w:rsidRPr="00723184" w:rsidDel="00723184">
          <w:rPr>
            <w:rPrChange w:id="330" w:author="UPC" w:date="2015-04-28T16:33:00Z">
              <w:rPr>
                <w:rStyle w:val="Enlla"/>
                <w:noProof/>
              </w:rPr>
            </w:rPrChange>
          </w:rPr>
          <w:delText>2.1.2</w:delText>
        </w:r>
        <w:r w:rsidDel="00723184">
          <w:rPr>
            <w:rFonts w:asciiTheme="minorHAnsi" w:eastAsiaTheme="minorEastAsia" w:hAnsiTheme="minorHAnsi" w:cstheme="minorBidi"/>
            <w:noProof/>
            <w:szCs w:val="22"/>
            <w:lang w:eastAsia="ca-ES"/>
          </w:rPr>
          <w:tab/>
        </w:r>
        <w:r w:rsidRPr="00723184" w:rsidDel="00723184">
          <w:rPr>
            <w:rPrChange w:id="331" w:author="UPC" w:date="2015-04-28T16:33:00Z">
              <w:rPr>
                <w:rStyle w:val="Enlla"/>
                <w:noProof/>
              </w:rPr>
            </w:rPrChange>
          </w:rPr>
          <w:delText>Bootstrap: exemple senzill d’ús</w:delText>
        </w:r>
        <w:r w:rsidDel="00723184">
          <w:rPr>
            <w:noProof/>
            <w:webHidden/>
          </w:rPr>
          <w:tab/>
          <w:delText>15</w:delText>
        </w:r>
      </w:del>
    </w:p>
    <w:p w:rsidR="006E09D1" w:rsidDel="00723184" w:rsidRDefault="006E09D1">
      <w:pPr>
        <w:pStyle w:val="IDC2"/>
        <w:rPr>
          <w:del w:id="332" w:author="UPC" w:date="2015-04-28T16:33:00Z"/>
          <w:rFonts w:asciiTheme="minorHAnsi" w:eastAsiaTheme="minorEastAsia" w:hAnsiTheme="minorHAnsi" w:cstheme="minorBidi"/>
          <w:noProof/>
          <w:szCs w:val="22"/>
          <w:lang w:eastAsia="ca-ES"/>
        </w:rPr>
      </w:pPr>
      <w:del w:id="333" w:author="UPC" w:date="2015-04-28T16:33:00Z">
        <w:r w:rsidRPr="00723184" w:rsidDel="00723184">
          <w:rPr>
            <w:rPrChange w:id="334" w:author="UPC" w:date="2015-04-28T16:33:00Z">
              <w:rPr>
                <w:rStyle w:val="Enlla"/>
                <w:noProof/>
              </w:rPr>
            </w:rPrChange>
          </w:rPr>
          <w:delText>2.2</w:delText>
        </w:r>
        <w:r w:rsidDel="00723184">
          <w:rPr>
            <w:rFonts w:asciiTheme="minorHAnsi" w:eastAsiaTheme="minorEastAsia" w:hAnsiTheme="minorHAnsi" w:cstheme="minorBidi"/>
            <w:noProof/>
            <w:szCs w:val="22"/>
            <w:lang w:eastAsia="ca-ES"/>
          </w:rPr>
          <w:tab/>
        </w:r>
        <w:r w:rsidRPr="00723184" w:rsidDel="00723184">
          <w:rPr>
            <w:rPrChange w:id="335" w:author="UPC" w:date="2015-04-28T16:33:00Z">
              <w:rPr>
                <w:rStyle w:val="Enlla"/>
                <w:noProof/>
              </w:rPr>
            </w:rPrChange>
          </w:rPr>
          <w:delText>Incloure Spring Security CAS i Spring Security Core en una aplicació Grails</w:delText>
        </w:r>
        <w:r w:rsidDel="00723184">
          <w:rPr>
            <w:noProof/>
            <w:webHidden/>
          </w:rPr>
          <w:tab/>
          <w:delText>15</w:delText>
        </w:r>
      </w:del>
    </w:p>
    <w:p w:rsidR="006E09D1" w:rsidDel="00723184" w:rsidRDefault="006E09D1">
      <w:pPr>
        <w:pStyle w:val="IDC3"/>
        <w:rPr>
          <w:del w:id="336" w:author="UPC" w:date="2015-04-28T16:33:00Z"/>
          <w:rFonts w:asciiTheme="minorHAnsi" w:eastAsiaTheme="minorEastAsia" w:hAnsiTheme="minorHAnsi" w:cstheme="minorBidi"/>
          <w:noProof/>
          <w:szCs w:val="22"/>
          <w:lang w:eastAsia="ca-ES"/>
        </w:rPr>
      </w:pPr>
      <w:del w:id="337" w:author="UPC" w:date="2015-04-28T16:33:00Z">
        <w:r w:rsidRPr="00723184" w:rsidDel="00723184">
          <w:rPr>
            <w:rPrChange w:id="338" w:author="UPC" w:date="2015-04-28T16:33:00Z">
              <w:rPr>
                <w:rStyle w:val="Enlla"/>
                <w:noProof/>
              </w:rPr>
            </w:rPrChange>
          </w:rPr>
          <w:delText>2.2.1</w:delText>
        </w:r>
        <w:r w:rsidDel="00723184">
          <w:rPr>
            <w:rFonts w:asciiTheme="minorHAnsi" w:eastAsiaTheme="minorEastAsia" w:hAnsiTheme="minorHAnsi" w:cstheme="minorBidi"/>
            <w:noProof/>
            <w:szCs w:val="22"/>
            <w:lang w:eastAsia="ca-ES"/>
          </w:rPr>
          <w:tab/>
        </w:r>
        <w:r w:rsidRPr="00723184" w:rsidDel="00723184">
          <w:rPr>
            <w:rPrChange w:id="339" w:author="UPC" w:date="2015-04-28T16:33:00Z">
              <w:rPr>
                <w:rStyle w:val="Enlla"/>
                <w:noProof/>
              </w:rPr>
            </w:rPrChange>
          </w:rPr>
          <w:delText>Arxiu BuildConfig.groovy</w:delText>
        </w:r>
        <w:r w:rsidDel="00723184">
          <w:rPr>
            <w:noProof/>
            <w:webHidden/>
          </w:rPr>
          <w:tab/>
          <w:delText>15</w:delText>
        </w:r>
      </w:del>
    </w:p>
    <w:p w:rsidR="006E09D1" w:rsidDel="00723184" w:rsidRDefault="006E09D1">
      <w:pPr>
        <w:pStyle w:val="IDC3"/>
        <w:rPr>
          <w:del w:id="340" w:author="UPC" w:date="2015-04-28T16:33:00Z"/>
          <w:rFonts w:asciiTheme="minorHAnsi" w:eastAsiaTheme="minorEastAsia" w:hAnsiTheme="minorHAnsi" w:cstheme="minorBidi"/>
          <w:noProof/>
          <w:szCs w:val="22"/>
          <w:lang w:eastAsia="ca-ES"/>
        </w:rPr>
      </w:pPr>
      <w:del w:id="341" w:author="UPC" w:date="2015-04-28T16:33:00Z">
        <w:r w:rsidRPr="00723184" w:rsidDel="00723184">
          <w:rPr>
            <w:rPrChange w:id="342" w:author="UPC" w:date="2015-04-28T16:33:00Z">
              <w:rPr>
                <w:rStyle w:val="Enlla"/>
                <w:noProof/>
              </w:rPr>
            </w:rPrChange>
          </w:rPr>
          <w:delText>2.2.2</w:delText>
        </w:r>
        <w:r w:rsidDel="00723184">
          <w:rPr>
            <w:rFonts w:asciiTheme="minorHAnsi" w:eastAsiaTheme="minorEastAsia" w:hAnsiTheme="minorHAnsi" w:cstheme="minorBidi"/>
            <w:noProof/>
            <w:szCs w:val="22"/>
            <w:lang w:eastAsia="ca-ES"/>
          </w:rPr>
          <w:tab/>
        </w:r>
        <w:r w:rsidRPr="00723184" w:rsidDel="00723184">
          <w:rPr>
            <w:rPrChange w:id="343" w:author="UPC" w:date="2015-04-28T16:33:00Z">
              <w:rPr>
                <w:rStyle w:val="Enlla"/>
                <w:noProof/>
              </w:rPr>
            </w:rPrChange>
          </w:rPr>
          <w:delText>Modificacions al plugin</w:delText>
        </w:r>
        <w:r w:rsidDel="00723184">
          <w:rPr>
            <w:noProof/>
            <w:webHidden/>
          </w:rPr>
          <w:tab/>
          <w:delText>16</w:delText>
        </w:r>
      </w:del>
    </w:p>
    <w:p w:rsidR="006E09D1" w:rsidDel="00723184" w:rsidRDefault="006E09D1">
      <w:pPr>
        <w:pStyle w:val="IDC3"/>
        <w:rPr>
          <w:del w:id="344" w:author="UPC" w:date="2015-04-28T16:33:00Z"/>
          <w:rFonts w:asciiTheme="minorHAnsi" w:eastAsiaTheme="minorEastAsia" w:hAnsiTheme="minorHAnsi" w:cstheme="minorBidi"/>
          <w:noProof/>
          <w:szCs w:val="22"/>
          <w:lang w:eastAsia="ca-ES"/>
        </w:rPr>
      </w:pPr>
      <w:del w:id="345" w:author="UPC" w:date="2015-04-28T16:33:00Z">
        <w:r w:rsidRPr="00723184" w:rsidDel="00723184">
          <w:rPr>
            <w:rPrChange w:id="346" w:author="UPC" w:date="2015-04-28T16:33:00Z">
              <w:rPr>
                <w:rStyle w:val="Enlla"/>
                <w:noProof/>
              </w:rPr>
            </w:rPrChange>
          </w:rPr>
          <w:delText>2.2.3</w:delText>
        </w:r>
        <w:r w:rsidDel="00723184">
          <w:rPr>
            <w:rFonts w:asciiTheme="minorHAnsi" w:eastAsiaTheme="minorEastAsia" w:hAnsiTheme="minorHAnsi" w:cstheme="minorBidi"/>
            <w:noProof/>
            <w:szCs w:val="22"/>
            <w:lang w:eastAsia="ca-ES"/>
          </w:rPr>
          <w:tab/>
        </w:r>
        <w:r w:rsidRPr="00723184" w:rsidDel="00723184">
          <w:rPr>
            <w:rPrChange w:id="347" w:author="UPC" w:date="2015-04-28T16:33:00Z">
              <w:rPr>
                <w:rStyle w:val="Enlla"/>
                <w:noProof/>
              </w:rPr>
            </w:rPrChange>
          </w:rPr>
          <w:delText>Arxiu Config.groovy</w:delText>
        </w:r>
        <w:r w:rsidDel="00723184">
          <w:rPr>
            <w:noProof/>
            <w:webHidden/>
          </w:rPr>
          <w:tab/>
          <w:delText>17</w:delText>
        </w:r>
      </w:del>
    </w:p>
    <w:p w:rsidR="006E09D1" w:rsidDel="00723184" w:rsidRDefault="006E09D1">
      <w:pPr>
        <w:pStyle w:val="IDC3"/>
        <w:rPr>
          <w:del w:id="348" w:author="UPC" w:date="2015-04-28T16:33:00Z"/>
          <w:rFonts w:asciiTheme="minorHAnsi" w:eastAsiaTheme="minorEastAsia" w:hAnsiTheme="minorHAnsi" w:cstheme="minorBidi"/>
          <w:noProof/>
          <w:szCs w:val="22"/>
          <w:lang w:eastAsia="ca-ES"/>
        </w:rPr>
      </w:pPr>
      <w:del w:id="349" w:author="UPC" w:date="2015-04-28T16:33:00Z">
        <w:r w:rsidRPr="00723184" w:rsidDel="00723184">
          <w:rPr>
            <w:rPrChange w:id="350" w:author="UPC" w:date="2015-04-28T16:33:00Z">
              <w:rPr>
                <w:rStyle w:val="Enlla"/>
                <w:noProof/>
              </w:rPr>
            </w:rPrChange>
          </w:rPr>
          <w:delText>2.2.4</w:delText>
        </w:r>
        <w:r w:rsidDel="00723184">
          <w:rPr>
            <w:rFonts w:asciiTheme="minorHAnsi" w:eastAsiaTheme="minorEastAsia" w:hAnsiTheme="minorHAnsi" w:cstheme="minorBidi"/>
            <w:noProof/>
            <w:szCs w:val="22"/>
            <w:lang w:eastAsia="ca-ES"/>
          </w:rPr>
          <w:tab/>
        </w:r>
        <w:r w:rsidRPr="00723184" w:rsidDel="00723184">
          <w:rPr>
            <w:rPrChange w:id="351" w:author="UPC" w:date="2015-04-28T16:33:00Z">
              <w:rPr>
                <w:rStyle w:val="Enlla"/>
                <w:noProof/>
              </w:rPr>
            </w:rPrChange>
          </w:rPr>
          <w:delText>Dominis i controladors</w:delText>
        </w:r>
        <w:r w:rsidDel="00723184">
          <w:rPr>
            <w:noProof/>
            <w:webHidden/>
          </w:rPr>
          <w:tab/>
          <w:delText>19</w:delText>
        </w:r>
      </w:del>
    </w:p>
    <w:p w:rsidR="006E09D1" w:rsidDel="00723184" w:rsidRDefault="006E09D1">
      <w:pPr>
        <w:pStyle w:val="IDC3"/>
        <w:rPr>
          <w:del w:id="352" w:author="UPC" w:date="2015-04-28T16:33:00Z"/>
          <w:rFonts w:asciiTheme="minorHAnsi" w:eastAsiaTheme="minorEastAsia" w:hAnsiTheme="minorHAnsi" w:cstheme="minorBidi"/>
          <w:noProof/>
          <w:szCs w:val="22"/>
          <w:lang w:eastAsia="ca-ES"/>
        </w:rPr>
      </w:pPr>
      <w:del w:id="353" w:author="UPC" w:date="2015-04-28T16:33:00Z">
        <w:r w:rsidRPr="00723184" w:rsidDel="00723184">
          <w:rPr>
            <w:rPrChange w:id="354" w:author="UPC" w:date="2015-04-28T16:33:00Z">
              <w:rPr>
                <w:rStyle w:val="Enlla"/>
                <w:noProof/>
              </w:rPr>
            </w:rPrChange>
          </w:rPr>
          <w:delText>2.2.5</w:delText>
        </w:r>
        <w:r w:rsidDel="00723184">
          <w:rPr>
            <w:rFonts w:asciiTheme="minorHAnsi" w:eastAsiaTheme="minorEastAsia" w:hAnsiTheme="minorHAnsi" w:cstheme="minorBidi"/>
            <w:noProof/>
            <w:szCs w:val="22"/>
            <w:lang w:eastAsia="ca-ES"/>
          </w:rPr>
          <w:tab/>
        </w:r>
        <w:r w:rsidRPr="00723184" w:rsidDel="00723184">
          <w:rPr>
            <w:rPrChange w:id="355" w:author="UPC" w:date="2015-04-28T16:33:00Z">
              <w:rPr>
                <w:rStyle w:val="Enlla"/>
                <w:noProof/>
              </w:rPr>
            </w:rPrChange>
          </w:rPr>
          <w:delText>Com fer servir els plugins de seguretat</w:delText>
        </w:r>
        <w:r w:rsidDel="00723184">
          <w:rPr>
            <w:noProof/>
            <w:webHidden/>
          </w:rPr>
          <w:tab/>
          <w:delText>20</w:delText>
        </w:r>
      </w:del>
    </w:p>
    <w:p w:rsidR="006E09D1" w:rsidDel="00723184" w:rsidRDefault="006E09D1">
      <w:pPr>
        <w:pStyle w:val="IDC2"/>
        <w:rPr>
          <w:del w:id="356" w:author="UPC" w:date="2015-04-28T16:33:00Z"/>
          <w:rFonts w:asciiTheme="minorHAnsi" w:eastAsiaTheme="minorEastAsia" w:hAnsiTheme="minorHAnsi" w:cstheme="minorBidi"/>
          <w:noProof/>
          <w:szCs w:val="22"/>
          <w:lang w:eastAsia="ca-ES"/>
        </w:rPr>
      </w:pPr>
      <w:del w:id="357" w:author="UPC" w:date="2015-04-28T16:33:00Z">
        <w:r w:rsidRPr="00723184" w:rsidDel="00723184">
          <w:rPr>
            <w:rPrChange w:id="358" w:author="UPC" w:date="2015-04-28T16:33:00Z">
              <w:rPr>
                <w:rStyle w:val="Enlla"/>
                <w:noProof/>
              </w:rPr>
            </w:rPrChange>
          </w:rPr>
          <w:delText>2.3</w:delText>
        </w:r>
        <w:r w:rsidDel="00723184">
          <w:rPr>
            <w:rFonts w:asciiTheme="minorHAnsi" w:eastAsiaTheme="minorEastAsia" w:hAnsiTheme="minorHAnsi" w:cstheme="minorBidi"/>
            <w:noProof/>
            <w:szCs w:val="22"/>
            <w:lang w:eastAsia="ca-ES"/>
          </w:rPr>
          <w:tab/>
        </w:r>
        <w:r w:rsidRPr="00723184" w:rsidDel="00723184">
          <w:rPr>
            <w:rPrChange w:id="359" w:author="UPC" w:date="2015-04-28T16:33:00Z">
              <w:rPr>
                <w:rStyle w:val="Enlla"/>
                <w:noProof/>
              </w:rPr>
            </w:rPrChange>
          </w:rPr>
          <w:delText>Eliminar Spring Security CAS i Spring Security Core d'una aplicació Grails</w:delText>
        </w:r>
        <w:r w:rsidDel="00723184">
          <w:rPr>
            <w:noProof/>
            <w:webHidden/>
          </w:rPr>
          <w:tab/>
          <w:delText>20</w:delText>
        </w:r>
      </w:del>
    </w:p>
    <w:p w:rsidR="006E09D1" w:rsidDel="00723184" w:rsidRDefault="006E09D1">
      <w:pPr>
        <w:pStyle w:val="IDC3"/>
        <w:rPr>
          <w:del w:id="360" w:author="UPC" w:date="2015-04-28T16:33:00Z"/>
          <w:rFonts w:asciiTheme="minorHAnsi" w:eastAsiaTheme="minorEastAsia" w:hAnsiTheme="minorHAnsi" w:cstheme="minorBidi"/>
          <w:noProof/>
          <w:szCs w:val="22"/>
          <w:lang w:eastAsia="ca-ES"/>
        </w:rPr>
      </w:pPr>
      <w:del w:id="361" w:author="UPC" w:date="2015-04-28T16:33:00Z">
        <w:r w:rsidRPr="00723184" w:rsidDel="00723184">
          <w:rPr>
            <w:rPrChange w:id="362" w:author="UPC" w:date="2015-04-28T16:33:00Z">
              <w:rPr>
                <w:rStyle w:val="Enlla"/>
                <w:noProof/>
              </w:rPr>
            </w:rPrChange>
          </w:rPr>
          <w:delText>2.3.1</w:delText>
        </w:r>
        <w:r w:rsidDel="00723184">
          <w:rPr>
            <w:rFonts w:asciiTheme="minorHAnsi" w:eastAsiaTheme="minorEastAsia" w:hAnsiTheme="minorHAnsi" w:cstheme="minorBidi"/>
            <w:noProof/>
            <w:szCs w:val="22"/>
            <w:lang w:eastAsia="ca-ES"/>
          </w:rPr>
          <w:tab/>
        </w:r>
        <w:r w:rsidRPr="00723184" w:rsidDel="00723184">
          <w:rPr>
            <w:rPrChange w:id="363" w:author="UPC" w:date="2015-04-28T16:33:00Z">
              <w:rPr>
                <w:rStyle w:val="Enlla"/>
                <w:noProof/>
              </w:rPr>
            </w:rPrChange>
          </w:rPr>
          <w:delText>Arxiu Config.grrovy</w:delText>
        </w:r>
        <w:r w:rsidDel="00723184">
          <w:rPr>
            <w:noProof/>
            <w:webHidden/>
          </w:rPr>
          <w:tab/>
          <w:delText>20</w:delText>
        </w:r>
      </w:del>
    </w:p>
    <w:p w:rsidR="006E09D1" w:rsidDel="00723184" w:rsidRDefault="006E09D1">
      <w:pPr>
        <w:pStyle w:val="IDC3"/>
        <w:rPr>
          <w:del w:id="364" w:author="UPC" w:date="2015-04-28T16:33:00Z"/>
          <w:rFonts w:asciiTheme="minorHAnsi" w:eastAsiaTheme="minorEastAsia" w:hAnsiTheme="minorHAnsi" w:cstheme="minorBidi"/>
          <w:noProof/>
          <w:szCs w:val="22"/>
          <w:lang w:eastAsia="ca-ES"/>
        </w:rPr>
      </w:pPr>
      <w:del w:id="365" w:author="UPC" w:date="2015-04-28T16:33:00Z">
        <w:r w:rsidRPr="00723184" w:rsidDel="00723184">
          <w:rPr>
            <w:rPrChange w:id="366" w:author="UPC" w:date="2015-04-28T16:33:00Z">
              <w:rPr>
                <w:rStyle w:val="Enlla"/>
                <w:noProof/>
              </w:rPr>
            </w:rPrChange>
          </w:rPr>
          <w:delText>2.3.2</w:delText>
        </w:r>
        <w:r w:rsidDel="00723184">
          <w:rPr>
            <w:rFonts w:asciiTheme="minorHAnsi" w:eastAsiaTheme="minorEastAsia" w:hAnsiTheme="minorHAnsi" w:cstheme="minorBidi"/>
            <w:noProof/>
            <w:szCs w:val="22"/>
            <w:lang w:eastAsia="ca-ES"/>
          </w:rPr>
          <w:tab/>
        </w:r>
        <w:r w:rsidRPr="00723184" w:rsidDel="00723184">
          <w:rPr>
            <w:rPrChange w:id="367" w:author="UPC" w:date="2015-04-28T16:33:00Z">
              <w:rPr>
                <w:rStyle w:val="Enlla"/>
                <w:noProof/>
              </w:rPr>
            </w:rPrChange>
          </w:rPr>
          <w:delText>Arxiu BuildConfig.groovy</w:delText>
        </w:r>
        <w:r w:rsidDel="00723184">
          <w:rPr>
            <w:noProof/>
            <w:webHidden/>
          </w:rPr>
          <w:tab/>
          <w:delText>21</w:delText>
        </w:r>
      </w:del>
    </w:p>
    <w:p w:rsidR="006E09D1" w:rsidDel="00723184" w:rsidRDefault="006E09D1">
      <w:pPr>
        <w:pStyle w:val="IDC3"/>
        <w:rPr>
          <w:del w:id="368" w:author="UPC" w:date="2015-04-28T16:33:00Z"/>
          <w:rFonts w:asciiTheme="minorHAnsi" w:eastAsiaTheme="minorEastAsia" w:hAnsiTheme="minorHAnsi" w:cstheme="minorBidi"/>
          <w:noProof/>
          <w:szCs w:val="22"/>
          <w:lang w:eastAsia="ca-ES"/>
        </w:rPr>
      </w:pPr>
      <w:del w:id="369" w:author="UPC" w:date="2015-04-28T16:33:00Z">
        <w:r w:rsidRPr="00723184" w:rsidDel="00723184">
          <w:rPr>
            <w:rPrChange w:id="370" w:author="UPC" w:date="2015-04-28T16:33:00Z">
              <w:rPr>
                <w:rStyle w:val="Enlla"/>
                <w:noProof/>
              </w:rPr>
            </w:rPrChange>
          </w:rPr>
          <w:delText>2.3.3</w:delText>
        </w:r>
        <w:r w:rsidDel="00723184">
          <w:rPr>
            <w:rFonts w:asciiTheme="minorHAnsi" w:eastAsiaTheme="minorEastAsia" w:hAnsiTheme="minorHAnsi" w:cstheme="minorBidi"/>
            <w:noProof/>
            <w:szCs w:val="22"/>
            <w:lang w:eastAsia="ca-ES"/>
          </w:rPr>
          <w:tab/>
        </w:r>
        <w:r w:rsidRPr="00723184" w:rsidDel="00723184">
          <w:rPr>
            <w:rPrChange w:id="371" w:author="UPC" w:date="2015-04-28T16:33:00Z">
              <w:rPr>
                <w:rStyle w:val="Enlla"/>
                <w:noProof/>
              </w:rPr>
            </w:rPrChange>
          </w:rPr>
          <w:delText>Controladors</w:delText>
        </w:r>
        <w:r w:rsidDel="00723184">
          <w:rPr>
            <w:noProof/>
            <w:webHidden/>
          </w:rPr>
          <w:tab/>
          <w:delText>21</w:delText>
        </w:r>
      </w:del>
    </w:p>
    <w:p w:rsidR="006E09D1" w:rsidDel="00723184" w:rsidRDefault="006E09D1">
      <w:pPr>
        <w:pStyle w:val="IDC3"/>
        <w:rPr>
          <w:del w:id="372" w:author="UPC" w:date="2015-04-28T16:33:00Z"/>
          <w:rFonts w:asciiTheme="minorHAnsi" w:eastAsiaTheme="minorEastAsia" w:hAnsiTheme="minorHAnsi" w:cstheme="minorBidi"/>
          <w:noProof/>
          <w:szCs w:val="22"/>
          <w:lang w:eastAsia="ca-ES"/>
        </w:rPr>
      </w:pPr>
      <w:del w:id="373" w:author="UPC" w:date="2015-04-28T16:33:00Z">
        <w:r w:rsidRPr="00723184" w:rsidDel="00723184">
          <w:rPr>
            <w:rPrChange w:id="374" w:author="UPC" w:date="2015-04-28T16:33:00Z">
              <w:rPr>
                <w:rStyle w:val="Enlla"/>
                <w:noProof/>
              </w:rPr>
            </w:rPrChange>
          </w:rPr>
          <w:delText>2.3.4</w:delText>
        </w:r>
        <w:r w:rsidDel="00723184">
          <w:rPr>
            <w:rFonts w:asciiTheme="minorHAnsi" w:eastAsiaTheme="minorEastAsia" w:hAnsiTheme="minorHAnsi" w:cstheme="minorBidi"/>
            <w:noProof/>
            <w:szCs w:val="22"/>
            <w:lang w:eastAsia="ca-ES"/>
          </w:rPr>
          <w:tab/>
        </w:r>
        <w:r w:rsidRPr="00723184" w:rsidDel="00723184">
          <w:rPr>
            <w:rPrChange w:id="375" w:author="UPC" w:date="2015-04-28T16:33:00Z">
              <w:rPr>
                <w:rStyle w:val="Enlla"/>
                <w:noProof/>
              </w:rPr>
            </w:rPrChange>
          </w:rPr>
          <w:delText>Desfer els canvis (re-instal·lar CAS)</w:delText>
        </w:r>
        <w:r w:rsidDel="00723184">
          <w:rPr>
            <w:noProof/>
            <w:webHidden/>
          </w:rPr>
          <w:tab/>
          <w:delText>22</w:delText>
        </w:r>
      </w:del>
    </w:p>
    <w:p w:rsidR="006E09D1" w:rsidDel="00723184" w:rsidRDefault="006E09D1">
      <w:pPr>
        <w:pStyle w:val="IDC2"/>
        <w:rPr>
          <w:del w:id="376" w:author="UPC" w:date="2015-04-28T16:33:00Z"/>
          <w:rFonts w:asciiTheme="minorHAnsi" w:eastAsiaTheme="minorEastAsia" w:hAnsiTheme="minorHAnsi" w:cstheme="minorBidi"/>
          <w:noProof/>
          <w:szCs w:val="22"/>
          <w:lang w:eastAsia="ca-ES"/>
        </w:rPr>
      </w:pPr>
      <w:del w:id="377" w:author="UPC" w:date="2015-04-28T16:33:00Z">
        <w:r w:rsidRPr="00723184" w:rsidDel="00723184">
          <w:rPr>
            <w:rPrChange w:id="378" w:author="UPC" w:date="2015-04-28T16:33:00Z">
              <w:rPr>
                <w:rStyle w:val="Enlla"/>
                <w:noProof/>
              </w:rPr>
            </w:rPrChange>
          </w:rPr>
          <w:delText>2.4</w:delText>
        </w:r>
        <w:r w:rsidDel="00723184">
          <w:rPr>
            <w:rFonts w:asciiTheme="minorHAnsi" w:eastAsiaTheme="minorEastAsia" w:hAnsiTheme="minorHAnsi" w:cstheme="minorBidi"/>
            <w:noProof/>
            <w:szCs w:val="22"/>
            <w:lang w:eastAsia="ca-ES"/>
          </w:rPr>
          <w:tab/>
        </w:r>
        <w:r w:rsidRPr="00723184" w:rsidDel="00723184">
          <w:rPr>
            <w:rPrChange w:id="379" w:author="UPC" w:date="2015-04-28T16:33:00Z">
              <w:rPr>
                <w:rStyle w:val="Enlla"/>
                <w:noProof/>
              </w:rPr>
            </w:rPrChange>
          </w:rPr>
          <w:delText>Canviar el nom del servidor d’una aplicació Grails</w:delText>
        </w:r>
        <w:r w:rsidDel="00723184">
          <w:rPr>
            <w:noProof/>
            <w:webHidden/>
          </w:rPr>
          <w:tab/>
          <w:delText>22</w:delText>
        </w:r>
      </w:del>
    </w:p>
    <w:p w:rsidR="006E09D1" w:rsidDel="00723184" w:rsidRDefault="006E09D1">
      <w:pPr>
        <w:pStyle w:val="IDC2"/>
        <w:rPr>
          <w:del w:id="380" w:author="UPC" w:date="2015-04-28T16:33:00Z"/>
          <w:rFonts w:asciiTheme="minorHAnsi" w:eastAsiaTheme="minorEastAsia" w:hAnsiTheme="minorHAnsi" w:cstheme="minorBidi"/>
          <w:noProof/>
          <w:szCs w:val="22"/>
          <w:lang w:eastAsia="ca-ES"/>
        </w:rPr>
      </w:pPr>
      <w:del w:id="381" w:author="UPC" w:date="2015-04-28T16:33:00Z">
        <w:r w:rsidRPr="00723184" w:rsidDel="00723184">
          <w:rPr>
            <w:rPrChange w:id="382" w:author="UPC" w:date="2015-04-28T16:33:00Z">
              <w:rPr>
                <w:rStyle w:val="Enlla"/>
                <w:noProof/>
              </w:rPr>
            </w:rPrChange>
          </w:rPr>
          <w:delText>2.5</w:delText>
        </w:r>
        <w:r w:rsidDel="00723184">
          <w:rPr>
            <w:rFonts w:asciiTheme="minorHAnsi" w:eastAsiaTheme="minorEastAsia" w:hAnsiTheme="minorHAnsi" w:cstheme="minorBidi"/>
            <w:noProof/>
            <w:szCs w:val="22"/>
            <w:lang w:eastAsia="ca-ES"/>
          </w:rPr>
          <w:tab/>
        </w:r>
        <w:r w:rsidRPr="00723184" w:rsidDel="00723184">
          <w:rPr>
            <w:rPrChange w:id="383" w:author="UPC" w:date="2015-04-28T16:33:00Z">
              <w:rPr>
                <w:rStyle w:val="Enlla"/>
                <w:noProof/>
              </w:rPr>
            </w:rPrChange>
          </w:rPr>
          <w:delText>Arxius CSS i Javascript</w:delText>
        </w:r>
        <w:r w:rsidDel="00723184">
          <w:rPr>
            <w:noProof/>
            <w:webHidden/>
          </w:rPr>
          <w:tab/>
          <w:delText>23</w:delText>
        </w:r>
      </w:del>
    </w:p>
    <w:p w:rsidR="006E09D1" w:rsidDel="00723184" w:rsidRDefault="006E09D1">
      <w:pPr>
        <w:pStyle w:val="IDC1"/>
        <w:tabs>
          <w:tab w:val="left" w:pos="440"/>
        </w:tabs>
        <w:rPr>
          <w:del w:id="384" w:author="UPC" w:date="2015-04-28T16:33:00Z"/>
          <w:rFonts w:asciiTheme="minorHAnsi" w:eastAsiaTheme="minorEastAsia" w:hAnsiTheme="minorHAnsi" w:cstheme="minorBidi"/>
          <w:b w:val="0"/>
          <w:bCs w:val="0"/>
          <w:noProof/>
          <w:szCs w:val="22"/>
          <w:lang w:eastAsia="ca-ES"/>
        </w:rPr>
      </w:pPr>
      <w:del w:id="385" w:author="UPC" w:date="2015-04-28T16:33:00Z">
        <w:r w:rsidRPr="00723184" w:rsidDel="00723184">
          <w:rPr>
            <w:rPrChange w:id="386" w:author="UPC" w:date="2015-04-28T16:33:00Z">
              <w:rPr>
                <w:rStyle w:val="Enlla"/>
                <w:noProof/>
              </w:rPr>
            </w:rPrChange>
          </w:rPr>
          <w:delText>3</w:delText>
        </w:r>
        <w:r w:rsidDel="00723184">
          <w:rPr>
            <w:rFonts w:asciiTheme="minorHAnsi" w:eastAsiaTheme="minorEastAsia" w:hAnsiTheme="minorHAnsi" w:cstheme="minorBidi"/>
            <w:b w:val="0"/>
            <w:bCs w:val="0"/>
            <w:noProof/>
            <w:szCs w:val="22"/>
            <w:lang w:eastAsia="ca-ES"/>
          </w:rPr>
          <w:tab/>
        </w:r>
        <w:r w:rsidRPr="00723184" w:rsidDel="00723184">
          <w:rPr>
            <w:rPrChange w:id="387" w:author="UPC" w:date="2015-04-28T16:33:00Z">
              <w:rPr>
                <w:rStyle w:val="Enlla"/>
                <w:noProof/>
              </w:rPr>
            </w:rPrChange>
          </w:rPr>
          <w:delText>Aplicació Editor (gcrrhh)</w:delText>
        </w:r>
        <w:r w:rsidDel="00723184">
          <w:rPr>
            <w:noProof/>
            <w:webHidden/>
          </w:rPr>
          <w:tab/>
          <w:delText>24</w:delText>
        </w:r>
      </w:del>
    </w:p>
    <w:p w:rsidR="006E09D1" w:rsidDel="00723184" w:rsidRDefault="006E09D1">
      <w:pPr>
        <w:pStyle w:val="IDC2"/>
        <w:rPr>
          <w:del w:id="388" w:author="UPC" w:date="2015-04-28T16:33:00Z"/>
          <w:rFonts w:asciiTheme="minorHAnsi" w:eastAsiaTheme="minorEastAsia" w:hAnsiTheme="minorHAnsi" w:cstheme="minorBidi"/>
          <w:noProof/>
          <w:szCs w:val="22"/>
          <w:lang w:eastAsia="ca-ES"/>
        </w:rPr>
      </w:pPr>
      <w:del w:id="389" w:author="UPC" w:date="2015-04-28T16:33:00Z">
        <w:r w:rsidRPr="00723184" w:rsidDel="00723184">
          <w:rPr>
            <w:rPrChange w:id="390" w:author="UPC" w:date="2015-04-28T16:33:00Z">
              <w:rPr>
                <w:rStyle w:val="Enlla"/>
                <w:noProof/>
              </w:rPr>
            </w:rPrChange>
          </w:rPr>
          <w:delText>3.1</w:delText>
        </w:r>
        <w:r w:rsidDel="00723184">
          <w:rPr>
            <w:rFonts w:asciiTheme="minorHAnsi" w:eastAsiaTheme="minorEastAsia" w:hAnsiTheme="minorHAnsi" w:cstheme="minorBidi"/>
            <w:noProof/>
            <w:szCs w:val="22"/>
            <w:lang w:eastAsia="ca-ES"/>
          </w:rPr>
          <w:tab/>
        </w:r>
        <w:r w:rsidRPr="00723184" w:rsidDel="00723184">
          <w:rPr>
            <w:rPrChange w:id="391" w:author="UPC" w:date="2015-04-28T16:33:00Z">
              <w:rPr>
                <w:rStyle w:val="Enlla"/>
                <w:noProof/>
              </w:rPr>
            </w:rPrChange>
          </w:rPr>
          <w:delText>TreeTable</w:delText>
        </w:r>
        <w:r w:rsidDel="00723184">
          <w:rPr>
            <w:noProof/>
            <w:webHidden/>
          </w:rPr>
          <w:tab/>
          <w:delText>24</w:delText>
        </w:r>
      </w:del>
    </w:p>
    <w:p w:rsidR="006E09D1" w:rsidDel="00723184" w:rsidRDefault="006E09D1">
      <w:pPr>
        <w:pStyle w:val="IDC3"/>
        <w:rPr>
          <w:del w:id="392" w:author="UPC" w:date="2015-04-28T16:33:00Z"/>
          <w:rFonts w:asciiTheme="minorHAnsi" w:eastAsiaTheme="minorEastAsia" w:hAnsiTheme="minorHAnsi" w:cstheme="minorBidi"/>
          <w:noProof/>
          <w:szCs w:val="22"/>
          <w:lang w:eastAsia="ca-ES"/>
        </w:rPr>
      </w:pPr>
      <w:del w:id="393" w:author="UPC" w:date="2015-04-28T16:33:00Z">
        <w:r w:rsidRPr="00723184" w:rsidDel="00723184">
          <w:rPr>
            <w:rPrChange w:id="394" w:author="UPC" w:date="2015-04-28T16:33:00Z">
              <w:rPr>
                <w:rStyle w:val="Enlla"/>
                <w:noProof/>
              </w:rPr>
            </w:rPrChange>
          </w:rPr>
          <w:delText>3.1.1</w:delText>
        </w:r>
        <w:r w:rsidDel="00723184">
          <w:rPr>
            <w:rFonts w:asciiTheme="minorHAnsi" w:eastAsiaTheme="minorEastAsia" w:hAnsiTheme="minorHAnsi" w:cstheme="minorBidi"/>
            <w:noProof/>
            <w:szCs w:val="22"/>
            <w:lang w:eastAsia="ca-ES"/>
          </w:rPr>
          <w:tab/>
        </w:r>
        <w:r w:rsidRPr="00723184" w:rsidDel="00723184">
          <w:rPr>
            <w:rPrChange w:id="395" w:author="UPC" w:date="2015-04-28T16:33:00Z">
              <w:rPr>
                <w:rStyle w:val="Enlla"/>
                <w:noProof/>
              </w:rPr>
            </w:rPrChange>
          </w:rPr>
          <w:delText>Instal·lació del plugin TreeTable</w:delText>
        </w:r>
        <w:r w:rsidDel="00723184">
          <w:rPr>
            <w:noProof/>
            <w:webHidden/>
          </w:rPr>
          <w:tab/>
          <w:delText>24</w:delText>
        </w:r>
      </w:del>
    </w:p>
    <w:p w:rsidR="006E09D1" w:rsidDel="00723184" w:rsidRDefault="006E09D1">
      <w:pPr>
        <w:pStyle w:val="IDC3"/>
        <w:rPr>
          <w:del w:id="396" w:author="UPC" w:date="2015-04-28T16:33:00Z"/>
          <w:rFonts w:asciiTheme="minorHAnsi" w:eastAsiaTheme="minorEastAsia" w:hAnsiTheme="minorHAnsi" w:cstheme="minorBidi"/>
          <w:noProof/>
          <w:szCs w:val="22"/>
          <w:lang w:eastAsia="ca-ES"/>
        </w:rPr>
      </w:pPr>
      <w:del w:id="397" w:author="UPC" w:date="2015-04-28T16:33:00Z">
        <w:r w:rsidRPr="00723184" w:rsidDel="00723184">
          <w:rPr>
            <w:rPrChange w:id="398" w:author="UPC" w:date="2015-04-28T16:33:00Z">
              <w:rPr>
                <w:rStyle w:val="Enlla"/>
                <w:noProof/>
              </w:rPr>
            </w:rPrChange>
          </w:rPr>
          <w:delText>3.1.2</w:delText>
        </w:r>
        <w:r w:rsidDel="00723184">
          <w:rPr>
            <w:rFonts w:asciiTheme="minorHAnsi" w:eastAsiaTheme="minorEastAsia" w:hAnsiTheme="minorHAnsi" w:cstheme="minorBidi"/>
            <w:noProof/>
            <w:szCs w:val="22"/>
            <w:lang w:eastAsia="ca-ES"/>
          </w:rPr>
          <w:tab/>
        </w:r>
        <w:r w:rsidRPr="00723184" w:rsidDel="00723184">
          <w:rPr>
            <w:rPrChange w:id="399" w:author="UPC" w:date="2015-04-28T16:33:00Z">
              <w:rPr>
                <w:rStyle w:val="Enlla"/>
                <w:noProof/>
              </w:rPr>
            </w:rPrChange>
          </w:rPr>
          <w:delText>Ús del plugin TreeTable</w:delText>
        </w:r>
        <w:r w:rsidDel="00723184">
          <w:rPr>
            <w:noProof/>
            <w:webHidden/>
          </w:rPr>
          <w:tab/>
          <w:delText>25</w:delText>
        </w:r>
      </w:del>
    </w:p>
    <w:p w:rsidR="006E09D1" w:rsidDel="00723184" w:rsidRDefault="006E09D1">
      <w:pPr>
        <w:pStyle w:val="IDC4"/>
        <w:tabs>
          <w:tab w:val="left" w:pos="1540"/>
          <w:tab w:val="right" w:leader="dot" w:pos="8495"/>
        </w:tabs>
        <w:rPr>
          <w:del w:id="400" w:author="UPC" w:date="2015-04-28T16:33:00Z"/>
          <w:noProof/>
        </w:rPr>
      </w:pPr>
      <w:del w:id="401" w:author="UPC" w:date="2015-04-28T16:33:00Z">
        <w:r w:rsidRPr="00723184" w:rsidDel="00723184">
          <w:rPr>
            <w:rPrChange w:id="402" w:author="UPC" w:date="2015-04-28T16:33:00Z">
              <w:rPr>
                <w:rStyle w:val="Enlla"/>
                <w:noProof/>
              </w:rPr>
            </w:rPrChange>
          </w:rPr>
          <w:delText>3.1.2.1</w:delText>
        </w:r>
        <w:r w:rsidDel="00723184">
          <w:rPr>
            <w:noProof/>
          </w:rPr>
          <w:tab/>
        </w:r>
        <w:r w:rsidRPr="00723184" w:rsidDel="00723184">
          <w:rPr>
            <w:rPrChange w:id="403" w:author="UPC" w:date="2015-04-28T16:33:00Z">
              <w:rPr>
                <w:rStyle w:val="Enlla"/>
                <w:noProof/>
              </w:rPr>
            </w:rPrChange>
          </w:rPr>
          <w:delText>Exemple bàsic</w:delText>
        </w:r>
        <w:r w:rsidDel="00723184">
          <w:rPr>
            <w:noProof/>
            <w:webHidden/>
          </w:rPr>
          <w:tab/>
          <w:delText>25</w:delText>
        </w:r>
      </w:del>
    </w:p>
    <w:p w:rsidR="006E09D1" w:rsidDel="00723184" w:rsidRDefault="006E09D1">
      <w:pPr>
        <w:pStyle w:val="IDC4"/>
        <w:tabs>
          <w:tab w:val="left" w:pos="1540"/>
          <w:tab w:val="right" w:leader="dot" w:pos="8495"/>
        </w:tabs>
        <w:rPr>
          <w:del w:id="404" w:author="UPC" w:date="2015-04-28T16:33:00Z"/>
          <w:noProof/>
        </w:rPr>
      </w:pPr>
      <w:del w:id="405" w:author="UPC" w:date="2015-04-28T16:33:00Z">
        <w:r w:rsidRPr="00723184" w:rsidDel="00723184">
          <w:rPr>
            <w:rPrChange w:id="406" w:author="UPC" w:date="2015-04-28T16:33:00Z">
              <w:rPr>
                <w:rStyle w:val="Enlla"/>
                <w:noProof/>
              </w:rPr>
            </w:rPrChange>
          </w:rPr>
          <w:delText>3.1.2.2</w:delText>
        </w:r>
        <w:r w:rsidDel="00723184">
          <w:rPr>
            <w:noProof/>
          </w:rPr>
          <w:tab/>
        </w:r>
        <w:r w:rsidRPr="00723184" w:rsidDel="00723184">
          <w:rPr>
            <w:rPrChange w:id="407" w:author="UPC" w:date="2015-04-28T16:33:00Z">
              <w:rPr>
                <w:rStyle w:val="Enlla"/>
                <w:noProof/>
              </w:rPr>
            </w:rPrChange>
          </w:rPr>
          <w:delText>Exemple complex</w:delText>
        </w:r>
        <w:r w:rsidDel="00723184">
          <w:rPr>
            <w:noProof/>
            <w:webHidden/>
          </w:rPr>
          <w:tab/>
          <w:delText>27</w:delText>
        </w:r>
      </w:del>
    </w:p>
    <w:p w:rsidR="006E09D1" w:rsidDel="00723184" w:rsidRDefault="006E09D1">
      <w:pPr>
        <w:pStyle w:val="IDC2"/>
        <w:rPr>
          <w:del w:id="408" w:author="UPC" w:date="2015-04-28T16:33:00Z"/>
          <w:rFonts w:asciiTheme="minorHAnsi" w:eastAsiaTheme="minorEastAsia" w:hAnsiTheme="minorHAnsi" w:cstheme="minorBidi"/>
          <w:noProof/>
          <w:szCs w:val="22"/>
          <w:lang w:eastAsia="ca-ES"/>
        </w:rPr>
      </w:pPr>
      <w:del w:id="409" w:author="UPC" w:date="2015-04-28T16:33:00Z">
        <w:r w:rsidRPr="00723184" w:rsidDel="00723184">
          <w:rPr>
            <w:rPrChange w:id="410" w:author="UPC" w:date="2015-04-28T16:33:00Z">
              <w:rPr>
                <w:rStyle w:val="Enlla"/>
                <w:noProof/>
              </w:rPr>
            </w:rPrChange>
          </w:rPr>
          <w:delText>3.2</w:delText>
        </w:r>
        <w:r w:rsidDel="00723184">
          <w:rPr>
            <w:rFonts w:asciiTheme="minorHAnsi" w:eastAsiaTheme="minorEastAsia" w:hAnsiTheme="minorHAnsi" w:cstheme="minorBidi"/>
            <w:noProof/>
            <w:szCs w:val="22"/>
            <w:lang w:eastAsia="ca-ES"/>
          </w:rPr>
          <w:tab/>
        </w:r>
        <w:r w:rsidRPr="00723184" w:rsidDel="00723184">
          <w:rPr>
            <w:rPrChange w:id="411" w:author="UPC" w:date="2015-04-28T16:33:00Z">
              <w:rPr>
                <w:rStyle w:val="Enlla"/>
                <w:noProof/>
              </w:rPr>
            </w:rPrChange>
          </w:rPr>
          <w:delText>CKEditor</w:delText>
        </w:r>
        <w:r w:rsidDel="00723184">
          <w:rPr>
            <w:noProof/>
            <w:webHidden/>
          </w:rPr>
          <w:tab/>
          <w:delText>29</w:delText>
        </w:r>
      </w:del>
    </w:p>
    <w:p w:rsidR="006E09D1" w:rsidDel="00723184" w:rsidRDefault="006E09D1">
      <w:pPr>
        <w:pStyle w:val="IDC3"/>
        <w:rPr>
          <w:del w:id="412" w:author="UPC" w:date="2015-04-28T16:33:00Z"/>
          <w:rFonts w:asciiTheme="minorHAnsi" w:eastAsiaTheme="minorEastAsia" w:hAnsiTheme="minorHAnsi" w:cstheme="minorBidi"/>
          <w:noProof/>
          <w:szCs w:val="22"/>
          <w:lang w:eastAsia="ca-ES"/>
        </w:rPr>
      </w:pPr>
      <w:del w:id="413" w:author="UPC" w:date="2015-04-28T16:33:00Z">
        <w:r w:rsidRPr="00723184" w:rsidDel="00723184">
          <w:rPr>
            <w:rPrChange w:id="414" w:author="UPC" w:date="2015-04-28T16:33:00Z">
              <w:rPr>
                <w:rStyle w:val="Enlla"/>
                <w:noProof/>
              </w:rPr>
            </w:rPrChange>
          </w:rPr>
          <w:delText>3.2.1</w:delText>
        </w:r>
        <w:r w:rsidDel="00723184">
          <w:rPr>
            <w:rFonts w:asciiTheme="minorHAnsi" w:eastAsiaTheme="minorEastAsia" w:hAnsiTheme="minorHAnsi" w:cstheme="minorBidi"/>
            <w:noProof/>
            <w:szCs w:val="22"/>
            <w:lang w:eastAsia="ca-ES"/>
          </w:rPr>
          <w:tab/>
        </w:r>
        <w:r w:rsidRPr="00723184" w:rsidDel="00723184">
          <w:rPr>
            <w:rPrChange w:id="415" w:author="UPC" w:date="2015-04-28T16:33:00Z">
              <w:rPr>
                <w:rStyle w:val="Enlla"/>
                <w:noProof/>
              </w:rPr>
            </w:rPrChange>
          </w:rPr>
          <w:delText>Instal·lació i configuració del plugin CKEditor</w:delText>
        </w:r>
        <w:r w:rsidDel="00723184">
          <w:rPr>
            <w:noProof/>
            <w:webHidden/>
          </w:rPr>
          <w:tab/>
          <w:delText>29</w:delText>
        </w:r>
      </w:del>
    </w:p>
    <w:p w:rsidR="006E09D1" w:rsidDel="00723184" w:rsidRDefault="006E09D1">
      <w:pPr>
        <w:pStyle w:val="IDC3"/>
        <w:rPr>
          <w:del w:id="416" w:author="UPC" w:date="2015-04-28T16:33:00Z"/>
          <w:rFonts w:asciiTheme="minorHAnsi" w:eastAsiaTheme="minorEastAsia" w:hAnsiTheme="minorHAnsi" w:cstheme="minorBidi"/>
          <w:noProof/>
          <w:szCs w:val="22"/>
          <w:lang w:eastAsia="ca-ES"/>
        </w:rPr>
      </w:pPr>
      <w:del w:id="417" w:author="UPC" w:date="2015-04-28T16:33:00Z">
        <w:r w:rsidRPr="00723184" w:rsidDel="00723184">
          <w:rPr>
            <w:rPrChange w:id="418" w:author="UPC" w:date="2015-04-28T16:33:00Z">
              <w:rPr>
                <w:rStyle w:val="Enlla"/>
                <w:noProof/>
              </w:rPr>
            </w:rPrChange>
          </w:rPr>
          <w:delText>3.2.2</w:delText>
        </w:r>
        <w:r w:rsidDel="00723184">
          <w:rPr>
            <w:rFonts w:asciiTheme="minorHAnsi" w:eastAsiaTheme="minorEastAsia" w:hAnsiTheme="minorHAnsi" w:cstheme="minorBidi"/>
            <w:noProof/>
            <w:szCs w:val="22"/>
            <w:lang w:eastAsia="ca-ES"/>
          </w:rPr>
          <w:tab/>
        </w:r>
        <w:r w:rsidRPr="00723184" w:rsidDel="00723184">
          <w:rPr>
            <w:rPrChange w:id="419" w:author="UPC" w:date="2015-04-28T16:33:00Z">
              <w:rPr>
                <w:rStyle w:val="Enlla"/>
                <w:noProof/>
              </w:rPr>
            </w:rPrChange>
          </w:rPr>
          <w:delText>Arxiu de configuració config.js</w:delText>
        </w:r>
        <w:r w:rsidDel="00723184">
          <w:rPr>
            <w:noProof/>
            <w:webHidden/>
          </w:rPr>
          <w:tab/>
          <w:delText>31</w:delText>
        </w:r>
      </w:del>
    </w:p>
    <w:p w:rsidR="006E09D1" w:rsidDel="00723184" w:rsidRDefault="006E09D1">
      <w:pPr>
        <w:pStyle w:val="IDC4"/>
        <w:tabs>
          <w:tab w:val="left" w:pos="1540"/>
          <w:tab w:val="right" w:leader="dot" w:pos="8495"/>
        </w:tabs>
        <w:rPr>
          <w:del w:id="420" w:author="UPC" w:date="2015-04-28T16:33:00Z"/>
          <w:noProof/>
        </w:rPr>
      </w:pPr>
      <w:del w:id="421" w:author="UPC" w:date="2015-04-28T16:33:00Z">
        <w:r w:rsidRPr="00723184" w:rsidDel="00723184">
          <w:rPr>
            <w:rPrChange w:id="422" w:author="UPC" w:date="2015-04-28T16:33:00Z">
              <w:rPr>
                <w:rStyle w:val="Enlla"/>
                <w:noProof/>
              </w:rPr>
            </w:rPrChange>
          </w:rPr>
          <w:delText>3.2.2.1</w:delText>
        </w:r>
        <w:r w:rsidDel="00723184">
          <w:rPr>
            <w:noProof/>
          </w:rPr>
          <w:tab/>
        </w:r>
        <w:r w:rsidRPr="00723184" w:rsidDel="00723184">
          <w:rPr>
            <w:rPrChange w:id="423" w:author="UPC" w:date="2015-04-28T16:33:00Z">
              <w:rPr>
                <w:rStyle w:val="Enlla"/>
                <w:noProof/>
              </w:rPr>
            </w:rPrChange>
          </w:rPr>
          <w:delText>Personalitzar l'idioma</w:delText>
        </w:r>
        <w:r w:rsidDel="00723184">
          <w:rPr>
            <w:noProof/>
            <w:webHidden/>
          </w:rPr>
          <w:tab/>
          <w:delText>33</w:delText>
        </w:r>
      </w:del>
    </w:p>
    <w:p w:rsidR="006E09D1" w:rsidDel="00723184" w:rsidRDefault="006E09D1">
      <w:pPr>
        <w:pStyle w:val="IDC4"/>
        <w:tabs>
          <w:tab w:val="left" w:pos="1540"/>
          <w:tab w:val="right" w:leader="dot" w:pos="8495"/>
        </w:tabs>
        <w:rPr>
          <w:del w:id="424" w:author="UPC" w:date="2015-04-28T16:33:00Z"/>
          <w:noProof/>
        </w:rPr>
      </w:pPr>
      <w:del w:id="425" w:author="UPC" w:date="2015-04-28T16:33:00Z">
        <w:r w:rsidRPr="00723184" w:rsidDel="00723184">
          <w:rPr>
            <w:rPrChange w:id="426" w:author="UPC" w:date="2015-04-28T16:33:00Z">
              <w:rPr>
                <w:rStyle w:val="Enlla"/>
                <w:noProof/>
              </w:rPr>
            </w:rPrChange>
          </w:rPr>
          <w:delText>3.2.2.2</w:delText>
        </w:r>
        <w:r w:rsidDel="00723184">
          <w:rPr>
            <w:noProof/>
          </w:rPr>
          <w:tab/>
        </w:r>
        <w:r w:rsidRPr="00723184" w:rsidDel="00723184">
          <w:rPr>
            <w:rPrChange w:id="427" w:author="UPC" w:date="2015-04-28T16:33:00Z">
              <w:rPr>
                <w:rStyle w:val="Enlla"/>
                <w:noProof/>
              </w:rPr>
            </w:rPrChange>
          </w:rPr>
          <w:delText>Personalitzar la barra d'eines</w:delText>
        </w:r>
        <w:r w:rsidDel="00723184">
          <w:rPr>
            <w:noProof/>
            <w:webHidden/>
          </w:rPr>
          <w:tab/>
          <w:delText>33</w:delText>
        </w:r>
      </w:del>
    </w:p>
    <w:p w:rsidR="006E09D1" w:rsidDel="00723184" w:rsidRDefault="006E09D1">
      <w:pPr>
        <w:pStyle w:val="IDC4"/>
        <w:tabs>
          <w:tab w:val="left" w:pos="1540"/>
          <w:tab w:val="right" w:leader="dot" w:pos="8495"/>
        </w:tabs>
        <w:rPr>
          <w:del w:id="428" w:author="UPC" w:date="2015-04-28T16:33:00Z"/>
          <w:noProof/>
        </w:rPr>
      </w:pPr>
      <w:del w:id="429" w:author="UPC" w:date="2015-04-28T16:33:00Z">
        <w:r w:rsidRPr="00723184" w:rsidDel="00723184">
          <w:rPr>
            <w:rPrChange w:id="430" w:author="UPC" w:date="2015-04-28T16:33:00Z">
              <w:rPr>
                <w:rStyle w:val="Enlla"/>
                <w:noProof/>
              </w:rPr>
            </w:rPrChange>
          </w:rPr>
          <w:delText>3.2.2.3</w:delText>
        </w:r>
        <w:r w:rsidDel="00723184">
          <w:rPr>
            <w:noProof/>
          </w:rPr>
          <w:tab/>
        </w:r>
        <w:r w:rsidRPr="00723184" w:rsidDel="00723184">
          <w:rPr>
            <w:rPrChange w:id="431" w:author="UPC" w:date="2015-04-28T16:33:00Z">
              <w:rPr>
                <w:rStyle w:val="Enlla"/>
                <w:noProof/>
              </w:rPr>
            </w:rPrChange>
          </w:rPr>
          <w:delText>Botó de indentació</w:delText>
        </w:r>
        <w:r w:rsidDel="00723184">
          <w:rPr>
            <w:noProof/>
            <w:webHidden/>
          </w:rPr>
          <w:tab/>
          <w:delText>34</w:delText>
        </w:r>
      </w:del>
    </w:p>
    <w:p w:rsidR="006E09D1" w:rsidDel="00723184" w:rsidRDefault="006E09D1">
      <w:pPr>
        <w:pStyle w:val="IDC4"/>
        <w:tabs>
          <w:tab w:val="left" w:pos="1540"/>
          <w:tab w:val="right" w:leader="dot" w:pos="8495"/>
        </w:tabs>
        <w:rPr>
          <w:del w:id="432" w:author="UPC" w:date="2015-04-28T16:33:00Z"/>
          <w:noProof/>
        </w:rPr>
      </w:pPr>
      <w:del w:id="433" w:author="UPC" w:date="2015-04-28T16:33:00Z">
        <w:r w:rsidRPr="00723184" w:rsidDel="00723184">
          <w:rPr>
            <w:rPrChange w:id="434" w:author="UPC" w:date="2015-04-28T16:33:00Z">
              <w:rPr>
                <w:rStyle w:val="Enlla"/>
                <w:noProof/>
              </w:rPr>
            </w:rPrChange>
          </w:rPr>
          <w:delText>3.2.2.4</w:delText>
        </w:r>
        <w:r w:rsidDel="00723184">
          <w:rPr>
            <w:noProof/>
          </w:rPr>
          <w:tab/>
        </w:r>
        <w:r w:rsidRPr="00723184" w:rsidDel="00723184">
          <w:rPr>
            <w:rPrChange w:id="435" w:author="UPC" w:date="2015-04-28T16:33:00Z">
              <w:rPr>
                <w:rStyle w:val="Enlla"/>
                <w:noProof/>
              </w:rPr>
            </w:rPrChange>
          </w:rPr>
          <w:delText>Fulles d'estils aplicades a l’àrea d’edició</w:delText>
        </w:r>
        <w:r w:rsidDel="00723184">
          <w:rPr>
            <w:noProof/>
            <w:webHidden/>
          </w:rPr>
          <w:tab/>
          <w:delText>35</w:delText>
        </w:r>
      </w:del>
    </w:p>
    <w:p w:rsidR="006E09D1" w:rsidDel="00723184" w:rsidRDefault="006E09D1">
      <w:pPr>
        <w:pStyle w:val="IDC4"/>
        <w:tabs>
          <w:tab w:val="left" w:pos="1540"/>
          <w:tab w:val="right" w:leader="dot" w:pos="8495"/>
        </w:tabs>
        <w:rPr>
          <w:del w:id="436" w:author="UPC" w:date="2015-04-28T16:33:00Z"/>
          <w:noProof/>
        </w:rPr>
      </w:pPr>
      <w:del w:id="437" w:author="UPC" w:date="2015-04-28T16:33:00Z">
        <w:r w:rsidRPr="00723184" w:rsidDel="00723184">
          <w:rPr>
            <w:rPrChange w:id="438" w:author="UPC" w:date="2015-04-28T16:33:00Z">
              <w:rPr>
                <w:rStyle w:val="Enlla"/>
                <w:noProof/>
              </w:rPr>
            </w:rPrChange>
          </w:rPr>
          <w:delText>3.2.2.5</w:delText>
        </w:r>
        <w:r w:rsidDel="00723184">
          <w:rPr>
            <w:noProof/>
          </w:rPr>
          <w:tab/>
        </w:r>
        <w:r w:rsidRPr="00723184" w:rsidDel="00723184">
          <w:rPr>
            <w:rPrChange w:id="439" w:author="UPC" w:date="2015-04-28T16:33:00Z">
              <w:rPr>
                <w:rStyle w:val="Enlla"/>
                <w:noProof/>
              </w:rPr>
            </w:rPrChange>
          </w:rPr>
          <w:delText>Indentació del codi HTML a l'enviar les dades al controlador</w:delText>
        </w:r>
        <w:r w:rsidDel="00723184">
          <w:rPr>
            <w:noProof/>
            <w:webHidden/>
          </w:rPr>
          <w:tab/>
          <w:delText>36</w:delText>
        </w:r>
      </w:del>
    </w:p>
    <w:p w:rsidR="006E09D1" w:rsidDel="00723184" w:rsidRDefault="006E09D1">
      <w:pPr>
        <w:pStyle w:val="IDC4"/>
        <w:tabs>
          <w:tab w:val="left" w:pos="1540"/>
          <w:tab w:val="right" w:leader="dot" w:pos="8495"/>
        </w:tabs>
        <w:rPr>
          <w:del w:id="440" w:author="UPC" w:date="2015-04-28T16:33:00Z"/>
          <w:noProof/>
        </w:rPr>
      </w:pPr>
      <w:del w:id="441" w:author="UPC" w:date="2015-04-28T16:33:00Z">
        <w:r w:rsidRPr="00723184" w:rsidDel="00723184">
          <w:rPr>
            <w:rPrChange w:id="442" w:author="UPC" w:date="2015-04-28T16:33:00Z">
              <w:rPr>
                <w:rStyle w:val="Enlla"/>
                <w:noProof/>
              </w:rPr>
            </w:rPrChange>
          </w:rPr>
          <w:delText>3.2.2.6</w:delText>
        </w:r>
        <w:r w:rsidDel="00723184">
          <w:rPr>
            <w:noProof/>
          </w:rPr>
          <w:tab/>
        </w:r>
        <w:r w:rsidRPr="00723184" w:rsidDel="00723184">
          <w:rPr>
            <w:rPrChange w:id="443" w:author="UPC" w:date="2015-04-28T16:33:00Z">
              <w:rPr>
                <w:rStyle w:val="Enlla"/>
                <w:noProof/>
              </w:rPr>
            </w:rPrChange>
          </w:rPr>
          <w:delText>Evitar que els estils i atributs desapareguin</w:delText>
        </w:r>
        <w:r w:rsidDel="00723184">
          <w:rPr>
            <w:noProof/>
            <w:webHidden/>
          </w:rPr>
          <w:tab/>
          <w:delText>38</w:delText>
        </w:r>
      </w:del>
    </w:p>
    <w:p w:rsidR="006E09D1" w:rsidDel="00723184" w:rsidRDefault="006E09D1">
      <w:pPr>
        <w:pStyle w:val="IDC3"/>
        <w:rPr>
          <w:del w:id="444" w:author="UPC" w:date="2015-04-28T16:33:00Z"/>
          <w:rFonts w:asciiTheme="minorHAnsi" w:eastAsiaTheme="minorEastAsia" w:hAnsiTheme="minorHAnsi" w:cstheme="minorBidi"/>
          <w:noProof/>
          <w:szCs w:val="22"/>
          <w:lang w:eastAsia="ca-ES"/>
        </w:rPr>
      </w:pPr>
      <w:del w:id="445" w:author="UPC" w:date="2015-04-28T16:33:00Z">
        <w:r w:rsidRPr="00723184" w:rsidDel="00723184">
          <w:rPr>
            <w:rPrChange w:id="446" w:author="UPC" w:date="2015-04-28T16:33:00Z">
              <w:rPr>
                <w:rStyle w:val="Enlla"/>
                <w:noProof/>
              </w:rPr>
            </w:rPrChange>
          </w:rPr>
          <w:delText>3.2.3</w:delText>
        </w:r>
        <w:r w:rsidDel="00723184">
          <w:rPr>
            <w:rFonts w:asciiTheme="minorHAnsi" w:eastAsiaTheme="minorEastAsia" w:hAnsiTheme="minorHAnsi" w:cstheme="minorBidi"/>
            <w:noProof/>
            <w:szCs w:val="22"/>
            <w:lang w:eastAsia="ca-ES"/>
          </w:rPr>
          <w:tab/>
        </w:r>
        <w:r w:rsidRPr="00723184" w:rsidDel="00723184">
          <w:rPr>
            <w:rPrChange w:id="447" w:author="UPC" w:date="2015-04-28T16:33:00Z">
              <w:rPr>
                <w:rStyle w:val="Enlla"/>
                <w:noProof/>
              </w:rPr>
            </w:rPrChange>
          </w:rPr>
          <w:delText>Arxiu Config.groovy</w:delText>
        </w:r>
        <w:r w:rsidDel="00723184">
          <w:rPr>
            <w:noProof/>
            <w:webHidden/>
          </w:rPr>
          <w:tab/>
          <w:delText>39</w:delText>
        </w:r>
      </w:del>
    </w:p>
    <w:p w:rsidR="006E09D1" w:rsidDel="00723184" w:rsidRDefault="006E09D1">
      <w:pPr>
        <w:pStyle w:val="IDC3"/>
        <w:rPr>
          <w:del w:id="448" w:author="UPC" w:date="2015-04-28T16:33:00Z"/>
          <w:rFonts w:asciiTheme="minorHAnsi" w:eastAsiaTheme="minorEastAsia" w:hAnsiTheme="minorHAnsi" w:cstheme="minorBidi"/>
          <w:noProof/>
          <w:szCs w:val="22"/>
          <w:lang w:eastAsia="ca-ES"/>
        </w:rPr>
      </w:pPr>
      <w:del w:id="449" w:author="UPC" w:date="2015-04-28T16:33:00Z">
        <w:r w:rsidRPr="00723184" w:rsidDel="00723184">
          <w:rPr>
            <w:rPrChange w:id="450" w:author="UPC" w:date="2015-04-28T16:33:00Z">
              <w:rPr>
                <w:rStyle w:val="Enlla"/>
                <w:noProof/>
              </w:rPr>
            </w:rPrChange>
          </w:rPr>
          <w:delText>3.2.4</w:delText>
        </w:r>
        <w:r w:rsidDel="00723184">
          <w:rPr>
            <w:rFonts w:asciiTheme="minorHAnsi" w:eastAsiaTheme="minorEastAsia" w:hAnsiTheme="minorHAnsi" w:cstheme="minorBidi"/>
            <w:noProof/>
            <w:szCs w:val="22"/>
            <w:lang w:eastAsia="ca-ES"/>
          </w:rPr>
          <w:tab/>
        </w:r>
        <w:r w:rsidRPr="00723184" w:rsidDel="00723184">
          <w:rPr>
            <w:rPrChange w:id="451" w:author="UPC" w:date="2015-04-28T16:33:00Z">
              <w:rPr>
                <w:rStyle w:val="Enlla"/>
                <w:noProof/>
              </w:rPr>
            </w:rPrChange>
          </w:rPr>
          <w:delText>Pujar arxius al servidor amb CKEditor</w:delText>
        </w:r>
        <w:r w:rsidDel="00723184">
          <w:rPr>
            <w:noProof/>
            <w:webHidden/>
          </w:rPr>
          <w:tab/>
          <w:delText>40</w:delText>
        </w:r>
      </w:del>
    </w:p>
    <w:p w:rsidR="006E09D1" w:rsidDel="00723184" w:rsidRDefault="006E09D1">
      <w:pPr>
        <w:pStyle w:val="IDC4"/>
        <w:tabs>
          <w:tab w:val="left" w:pos="1540"/>
          <w:tab w:val="right" w:leader="dot" w:pos="8495"/>
        </w:tabs>
        <w:rPr>
          <w:del w:id="452" w:author="UPC" w:date="2015-04-28T16:33:00Z"/>
          <w:noProof/>
        </w:rPr>
      </w:pPr>
      <w:del w:id="453" w:author="UPC" w:date="2015-04-28T16:33:00Z">
        <w:r w:rsidRPr="00723184" w:rsidDel="00723184">
          <w:rPr>
            <w:rPrChange w:id="454" w:author="UPC" w:date="2015-04-28T16:33:00Z">
              <w:rPr>
                <w:rStyle w:val="Enlla"/>
                <w:noProof/>
              </w:rPr>
            </w:rPrChange>
          </w:rPr>
          <w:delText>3.2.4.1</w:delText>
        </w:r>
        <w:r w:rsidDel="00723184">
          <w:rPr>
            <w:noProof/>
          </w:rPr>
          <w:tab/>
        </w:r>
        <w:r w:rsidRPr="00723184" w:rsidDel="00723184">
          <w:rPr>
            <w:rPrChange w:id="455" w:author="UPC" w:date="2015-04-28T16:33:00Z">
              <w:rPr>
                <w:rStyle w:val="Enlla"/>
                <w:noProof/>
              </w:rPr>
            </w:rPrChange>
          </w:rPr>
          <w:delText>Modificació al plugin de la ruta de pujada d’arxius al servidor</w:delText>
        </w:r>
        <w:r w:rsidDel="00723184">
          <w:rPr>
            <w:noProof/>
            <w:webHidden/>
          </w:rPr>
          <w:tab/>
          <w:delText>43</w:delText>
        </w:r>
      </w:del>
    </w:p>
    <w:p w:rsidR="006E09D1" w:rsidDel="00723184" w:rsidRDefault="006E09D1">
      <w:pPr>
        <w:pStyle w:val="IDC3"/>
        <w:rPr>
          <w:del w:id="456" w:author="UPC" w:date="2015-04-28T16:33:00Z"/>
          <w:rFonts w:asciiTheme="minorHAnsi" w:eastAsiaTheme="minorEastAsia" w:hAnsiTheme="minorHAnsi" w:cstheme="minorBidi"/>
          <w:noProof/>
          <w:szCs w:val="22"/>
          <w:lang w:eastAsia="ca-ES"/>
        </w:rPr>
      </w:pPr>
      <w:del w:id="457" w:author="UPC" w:date="2015-04-28T16:33:00Z">
        <w:r w:rsidRPr="00723184" w:rsidDel="00723184">
          <w:rPr>
            <w:rPrChange w:id="458" w:author="UPC" w:date="2015-04-28T16:33:00Z">
              <w:rPr>
                <w:rStyle w:val="Enlla"/>
                <w:noProof/>
              </w:rPr>
            </w:rPrChange>
          </w:rPr>
          <w:delText>3.2.5</w:delText>
        </w:r>
        <w:r w:rsidDel="00723184">
          <w:rPr>
            <w:rFonts w:asciiTheme="minorHAnsi" w:eastAsiaTheme="minorEastAsia" w:hAnsiTheme="minorHAnsi" w:cstheme="minorBidi"/>
            <w:noProof/>
            <w:szCs w:val="22"/>
            <w:lang w:eastAsia="ca-ES"/>
          </w:rPr>
          <w:tab/>
        </w:r>
        <w:r w:rsidRPr="00723184" w:rsidDel="00723184">
          <w:rPr>
            <w:rPrChange w:id="459" w:author="UPC" w:date="2015-04-28T16:33:00Z">
              <w:rPr>
                <w:rStyle w:val="Enlla"/>
                <w:noProof/>
              </w:rPr>
            </w:rPrChange>
          </w:rPr>
          <w:delText>Codemirror per a rich editor</w:delText>
        </w:r>
        <w:r w:rsidDel="00723184">
          <w:rPr>
            <w:noProof/>
            <w:webHidden/>
          </w:rPr>
          <w:tab/>
          <w:delText>44</w:delText>
        </w:r>
      </w:del>
    </w:p>
    <w:p w:rsidR="006E09D1" w:rsidDel="00723184" w:rsidRDefault="006E09D1">
      <w:pPr>
        <w:pStyle w:val="IDC3"/>
        <w:rPr>
          <w:del w:id="460" w:author="UPC" w:date="2015-04-28T16:33:00Z"/>
          <w:rFonts w:asciiTheme="minorHAnsi" w:eastAsiaTheme="minorEastAsia" w:hAnsiTheme="minorHAnsi" w:cstheme="minorBidi"/>
          <w:noProof/>
          <w:szCs w:val="22"/>
          <w:lang w:eastAsia="ca-ES"/>
        </w:rPr>
      </w:pPr>
      <w:del w:id="461" w:author="UPC" w:date="2015-04-28T16:33:00Z">
        <w:r w:rsidRPr="00723184" w:rsidDel="00723184">
          <w:rPr>
            <w:rPrChange w:id="462" w:author="UPC" w:date="2015-04-28T16:33:00Z">
              <w:rPr>
                <w:rStyle w:val="Enlla"/>
                <w:noProof/>
              </w:rPr>
            </w:rPrChange>
          </w:rPr>
          <w:delText>3.2.6</w:delText>
        </w:r>
        <w:r w:rsidDel="00723184">
          <w:rPr>
            <w:rFonts w:asciiTheme="minorHAnsi" w:eastAsiaTheme="minorEastAsia" w:hAnsiTheme="minorHAnsi" w:cstheme="minorBidi"/>
            <w:noProof/>
            <w:szCs w:val="22"/>
            <w:lang w:eastAsia="ca-ES"/>
          </w:rPr>
          <w:tab/>
        </w:r>
        <w:r w:rsidRPr="00723184" w:rsidDel="00723184">
          <w:rPr>
            <w:rPrChange w:id="463" w:author="UPC" w:date="2015-04-28T16:33:00Z">
              <w:rPr>
                <w:rStyle w:val="Enlla"/>
                <w:noProof/>
              </w:rPr>
            </w:rPrChange>
          </w:rPr>
          <w:delText>Codemirror per a non-rich editor</w:delText>
        </w:r>
        <w:r w:rsidDel="00723184">
          <w:rPr>
            <w:noProof/>
            <w:webHidden/>
          </w:rPr>
          <w:tab/>
          <w:delText>45</w:delText>
        </w:r>
      </w:del>
    </w:p>
    <w:p w:rsidR="006E09D1" w:rsidDel="00723184" w:rsidRDefault="006E09D1">
      <w:pPr>
        <w:pStyle w:val="IDC4"/>
        <w:tabs>
          <w:tab w:val="left" w:pos="1540"/>
          <w:tab w:val="right" w:leader="dot" w:pos="8495"/>
        </w:tabs>
        <w:rPr>
          <w:del w:id="464" w:author="UPC" w:date="2015-04-28T16:33:00Z"/>
          <w:noProof/>
        </w:rPr>
      </w:pPr>
      <w:del w:id="465" w:author="UPC" w:date="2015-04-28T16:33:00Z">
        <w:r w:rsidRPr="00723184" w:rsidDel="00723184">
          <w:rPr>
            <w:rPrChange w:id="466" w:author="UPC" w:date="2015-04-28T16:33:00Z">
              <w:rPr>
                <w:rStyle w:val="Enlla"/>
                <w:noProof/>
              </w:rPr>
            </w:rPrChange>
          </w:rPr>
          <w:delText>3.2.6.1</w:delText>
        </w:r>
        <w:r w:rsidDel="00723184">
          <w:rPr>
            <w:noProof/>
          </w:rPr>
          <w:tab/>
        </w:r>
        <w:r w:rsidRPr="00723184" w:rsidDel="00723184">
          <w:rPr>
            <w:rPrChange w:id="467" w:author="UPC" w:date="2015-04-28T16:33:00Z">
              <w:rPr>
                <w:rStyle w:val="Enlla"/>
                <w:noProof/>
              </w:rPr>
            </w:rPrChange>
          </w:rPr>
          <w:delText>Instal·lació de Codemirror per a non-rich editor</w:delText>
        </w:r>
        <w:r w:rsidDel="00723184">
          <w:rPr>
            <w:noProof/>
            <w:webHidden/>
          </w:rPr>
          <w:tab/>
          <w:delText>46</w:delText>
        </w:r>
      </w:del>
    </w:p>
    <w:p w:rsidR="006E09D1" w:rsidDel="00723184" w:rsidRDefault="006E09D1">
      <w:pPr>
        <w:pStyle w:val="IDC4"/>
        <w:tabs>
          <w:tab w:val="left" w:pos="1540"/>
          <w:tab w:val="right" w:leader="dot" w:pos="8495"/>
        </w:tabs>
        <w:rPr>
          <w:del w:id="468" w:author="UPC" w:date="2015-04-28T16:33:00Z"/>
          <w:noProof/>
        </w:rPr>
      </w:pPr>
      <w:del w:id="469" w:author="UPC" w:date="2015-04-28T16:33:00Z">
        <w:r w:rsidRPr="00723184" w:rsidDel="00723184">
          <w:rPr>
            <w:rPrChange w:id="470" w:author="UPC" w:date="2015-04-28T16:33:00Z">
              <w:rPr>
                <w:rStyle w:val="Enlla"/>
                <w:noProof/>
              </w:rPr>
            </w:rPrChange>
          </w:rPr>
          <w:delText>3.2.6.2</w:delText>
        </w:r>
        <w:r w:rsidDel="00723184">
          <w:rPr>
            <w:noProof/>
          </w:rPr>
          <w:tab/>
        </w:r>
        <w:r w:rsidRPr="00723184" w:rsidDel="00723184">
          <w:rPr>
            <w:rPrChange w:id="471" w:author="UPC" w:date="2015-04-28T16:33:00Z">
              <w:rPr>
                <w:rStyle w:val="Enlla"/>
                <w:noProof/>
              </w:rPr>
            </w:rPrChange>
          </w:rPr>
          <w:delText>Exemple bàsic de Codemirror per a non-rich editor</w:delText>
        </w:r>
        <w:r w:rsidDel="00723184">
          <w:rPr>
            <w:noProof/>
            <w:webHidden/>
          </w:rPr>
          <w:tab/>
          <w:delText>47</w:delText>
        </w:r>
      </w:del>
    </w:p>
    <w:p w:rsidR="006E09D1" w:rsidDel="00723184" w:rsidRDefault="006E09D1">
      <w:pPr>
        <w:pStyle w:val="IDC4"/>
        <w:tabs>
          <w:tab w:val="left" w:pos="1540"/>
          <w:tab w:val="right" w:leader="dot" w:pos="8495"/>
        </w:tabs>
        <w:rPr>
          <w:del w:id="472" w:author="UPC" w:date="2015-04-28T16:33:00Z"/>
          <w:noProof/>
        </w:rPr>
      </w:pPr>
      <w:del w:id="473" w:author="UPC" w:date="2015-04-28T16:33:00Z">
        <w:r w:rsidRPr="00723184" w:rsidDel="00723184">
          <w:rPr>
            <w:rPrChange w:id="474" w:author="UPC" w:date="2015-04-28T16:33:00Z">
              <w:rPr>
                <w:rStyle w:val="Enlla"/>
                <w:noProof/>
              </w:rPr>
            </w:rPrChange>
          </w:rPr>
          <w:delText>3.2.6.3</w:delText>
        </w:r>
        <w:r w:rsidDel="00723184">
          <w:rPr>
            <w:noProof/>
          </w:rPr>
          <w:tab/>
        </w:r>
        <w:r w:rsidRPr="00723184" w:rsidDel="00723184">
          <w:rPr>
            <w:rPrChange w:id="475" w:author="UPC" w:date="2015-04-28T16:33:00Z">
              <w:rPr>
                <w:rStyle w:val="Enlla"/>
                <w:noProof/>
              </w:rPr>
            </w:rPrChange>
          </w:rPr>
          <w:delText>Ús de Codemirror per a non-rich editor en l’aplicació Editor</w:delText>
        </w:r>
        <w:r w:rsidDel="00723184">
          <w:rPr>
            <w:noProof/>
            <w:webHidden/>
          </w:rPr>
          <w:tab/>
          <w:delText>48</w:delText>
        </w:r>
      </w:del>
    </w:p>
    <w:p w:rsidR="006E09D1" w:rsidDel="00723184" w:rsidRDefault="006E09D1">
      <w:pPr>
        <w:pStyle w:val="IDC3"/>
        <w:rPr>
          <w:del w:id="476" w:author="UPC" w:date="2015-04-28T16:33:00Z"/>
          <w:rFonts w:asciiTheme="minorHAnsi" w:eastAsiaTheme="minorEastAsia" w:hAnsiTheme="minorHAnsi" w:cstheme="minorBidi"/>
          <w:noProof/>
          <w:szCs w:val="22"/>
          <w:lang w:eastAsia="ca-ES"/>
        </w:rPr>
      </w:pPr>
      <w:del w:id="477" w:author="UPC" w:date="2015-04-28T16:33:00Z">
        <w:r w:rsidRPr="00723184" w:rsidDel="00723184">
          <w:rPr>
            <w:rPrChange w:id="478" w:author="UPC" w:date="2015-04-28T16:33:00Z">
              <w:rPr>
                <w:rStyle w:val="Enlla"/>
                <w:noProof/>
              </w:rPr>
            </w:rPrChange>
          </w:rPr>
          <w:delText>3.2.7</w:delText>
        </w:r>
        <w:r w:rsidDel="00723184">
          <w:rPr>
            <w:rFonts w:asciiTheme="minorHAnsi" w:eastAsiaTheme="minorEastAsia" w:hAnsiTheme="minorHAnsi" w:cstheme="minorBidi"/>
            <w:noProof/>
            <w:szCs w:val="22"/>
            <w:lang w:eastAsia="ca-ES"/>
          </w:rPr>
          <w:tab/>
        </w:r>
        <w:r w:rsidRPr="00723184" w:rsidDel="00723184">
          <w:rPr>
            <w:rPrChange w:id="479" w:author="UPC" w:date="2015-04-28T16:33:00Z">
              <w:rPr>
                <w:rStyle w:val="Enlla"/>
                <w:noProof/>
              </w:rPr>
            </w:rPrChange>
          </w:rPr>
          <w:delText>Solució de problemes</w:delText>
        </w:r>
        <w:r w:rsidDel="00723184">
          <w:rPr>
            <w:noProof/>
            <w:webHidden/>
          </w:rPr>
          <w:tab/>
          <w:delText>49</w:delText>
        </w:r>
      </w:del>
    </w:p>
    <w:p w:rsidR="006E09D1" w:rsidDel="00723184" w:rsidRDefault="006E09D1">
      <w:pPr>
        <w:pStyle w:val="IDC4"/>
        <w:tabs>
          <w:tab w:val="left" w:pos="1540"/>
          <w:tab w:val="right" w:leader="dot" w:pos="8495"/>
        </w:tabs>
        <w:rPr>
          <w:del w:id="480" w:author="UPC" w:date="2015-04-28T16:33:00Z"/>
          <w:noProof/>
        </w:rPr>
      </w:pPr>
      <w:del w:id="481" w:author="UPC" w:date="2015-04-28T16:33:00Z">
        <w:r w:rsidRPr="00723184" w:rsidDel="00723184">
          <w:rPr>
            <w:rPrChange w:id="482" w:author="UPC" w:date="2015-04-28T16:33:00Z">
              <w:rPr>
                <w:rStyle w:val="Enlla"/>
                <w:noProof/>
              </w:rPr>
            </w:rPrChange>
          </w:rPr>
          <w:delText>3.2.7.1</w:delText>
        </w:r>
        <w:r w:rsidDel="00723184">
          <w:rPr>
            <w:noProof/>
          </w:rPr>
          <w:tab/>
        </w:r>
        <w:r w:rsidRPr="00723184" w:rsidDel="00723184">
          <w:rPr>
            <w:rPrChange w:id="483" w:author="UPC" w:date="2015-04-28T16:33:00Z">
              <w:rPr>
                <w:rStyle w:val="Enlla"/>
                <w:noProof/>
              </w:rPr>
            </w:rPrChange>
          </w:rPr>
          <w:delText>Generació de l’arxiu WAR</w:delText>
        </w:r>
        <w:r w:rsidDel="00723184">
          <w:rPr>
            <w:noProof/>
            <w:webHidden/>
          </w:rPr>
          <w:tab/>
          <w:delText>49</w:delText>
        </w:r>
      </w:del>
    </w:p>
    <w:p w:rsidR="006E09D1" w:rsidDel="00723184" w:rsidRDefault="006E09D1">
      <w:pPr>
        <w:pStyle w:val="IDC4"/>
        <w:tabs>
          <w:tab w:val="left" w:pos="1540"/>
          <w:tab w:val="right" w:leader="dot" w:pos="8495"/>
        </w:tabs>
        <w:rPr>
          <w:del w:id="484" w:author="UPC" w:date="2015-04-28T16:33:00Z"/>
          <w:noProof/>
        </w:rPr>
      </w:pPr>
      <w:del w:id="485" w:author="UPC" w:date="2015-04-28T16:33:00Z">
        <w:r w:rsidRPr="00723184" w:rsidDel="00723184">
          <w:rPr>
            <w:rPrChange w:id="486" w:author="UPC" w:date="2015-04-28T16:33:00Z">
              <w:rPr>
                <w:rStyle w:val="Enlla"/>
                <w:noProof/>
              </w:rPr>
            </w:rPrChange>
          </w:rPr>
          <w:delText>3.2.7.2</w:delText>
        </w:r>
        <w:r w:rsidDel="00723184">
          <w:rPr>
            <w:noProof/>
          </w:rPr>
          <w:tab/>
        </w:r>
        <w:r w:rsidRPr="00723184" w:rsidDel="00723184">
          <w:rPr>
            <w:rPrChange w:id="487" w:author="UPC" w:date="2015-04-28T16:33:00Z">
              <w:rPr>
                <w:rStyle w:val="Enlla"/>
                <w:noProof/>
              </w:rPr>
            </w:rPrChange>
          </w:rPr>
          <w:delText>CKEditor esborra els estils i atributs dels elements HTML</w:delText>
        </w:r>
        <w:r w:rsidDel="00723184">
          <w:rPr>
            <w:noProof/>
            <w:webHidden/>
          </w:rPr>
          <w:tab/>
          <w:delText>50</w:delText>
        </w:r>
      </w:del>
    </w:p>
    <w:p w:rsidR="006E09D1" w:rsidDel="00723184" w:rsidRDefault="006E09D1">
      <w:pPr>
        <w:pStyle w:val="IDC4"/>
        <w:tabs>
          <w:tab w:val="left" w:pos="1540"/>
          <w:tab w:val="right" w:leader="dot" w:pos="8495"/>
        </w:tabs>
        <w:rPr>
          <w:del w:id="488" w:author="UPC" w:date="2015-04-28T16:33:00Z"/>
          <w:noProof/>
        </w:rPr>
      </w:pPr>
      <w:del w:id="489" w:author="UPC" w:date="2015-04-28T16:33:00Z">
        <w:r w:rsidRPr="00723184" w:rsidDel="00723184">
          <w:rPr>
            <w:rPrChange w:id="490" w:author="UPC" w:date="2015-04-28T16:33:00Z">
              <w:rPr>
                <w:rStyle w:val="Enlla"/>
                <w:noProof/>
              </w:rPr>
            </w:rPrChange>
          </w:rPr>
          <w:delText>3.2.7.3</w:delText>
        </w:r>
        <w:r w:rsidDel="00723184">
          <w:rPr>
            <w:noProof/>
          </w:rPr>
          <w:tab/>
        </w:r>
        <w:r w:rsidRPr="00723184" w:rsidDel="00723184">
          <w:rPr>
            <w:rPrChange w:id="491" w:author="UPC" w:date="2015-04-28T16:33:00Z">
              <w:rPr>
                <w:rStyle w:val="Enlla"/>
                <w:noProof/>
              </w:rPr>
            </w:rPrChange>
          </w:rPr>
          <w:delText>CKEditor/Text Area afegeix espais i tabulacions</w:delText>
        </w:r>
        <w:r w:rsidDel="00723184">
          <w:rPr>
            <w:noProof/>
            <w:webHidden/>
          </w:rPr>
          <w:tab/>
          <w:delText>50</w:delText>
        </w:r>
      </w:del>
    </w:p>
    <w:p w:rsidR="006E09D1" w:rsidDel="00723184" w:rsidRDefault="006E09D1">
      <w:pPr>
        <w:pStyle w:val="IDC4"/>
        <w:tabs>
          <w:tab w:val="left" w:pos="1540"/>
          <w:tab w:val="right" w:leader="dot" w:pos="8495"/>
        </w:tabs>
        <w:rPr>
          <w:del w:id="492" w:author="UPC" w:date="2015-04-28T16:33:00Z"/>
          <w:noProof/>
        </w:rPr>
      </w:pPr>
      <w:del w:id="493" w:author="UPC" w:date="2015-04-28T16:33:00Z">
        <w:r w:rsidRPr="00723184" w:rsidDel="00723184">
          <w:rPr>
            <w:rPrChange w:id="494" w:author="UPC" w:date="2015-04-28T16:33:00Z">
              <w:rPr>
                <w:rStyle w:val="Enlla"/>
                <w:noProof/>
              </w:rPr>
            </w:rPrChange>
          </w:rPr>
          <w:delText>3.2.7.4</w:delText>
        </w:r>
        <w:r w:rsidDel="00723184">
          <w:rPr>
            <w:noProof/>
          </w:rPr>
          <w:tab/>
        </w:r>
        <w:r w:rsidRPr="00723184" w:rsidDel="00723184">
          <w:rPr>
            <w:rPrChange w:id="495" w:author="UPC" w:date="2015-04-28T16:33:00Z">
              <w:rPr>
                <w:rStyle w:val="Enlla"/>
                <w:noProof/>
              </w:rPr>
            </w:rPrChange>
          </w:rPr>
          <w:delText>L’editor del CKEditor no apareix al navegador</w:delText>
        </w:r>
        <w:r w:rsidDel="00723184">
          <w:rPr>
            <w:noProof/>
            <w:webHidden/>
          </w:rPr>
          <w:tab/>
          <w:delText>51</w:delText>
        </w:r>
      </w:del>
    </w:p>
    <w:p w:rsidR="006E09D1" w:rsidDel="00723184" w:rsidRDefault="006E09D1">
      <w:pPr>
        <w:pStyle w:val="IDC3"/>
        <w:rPr>
          <w:del w:id="496" w:author="UPC" w:date="2015-04-28T16:33:00Z"/>
          <w:rFonts w:asciiTheme="minorHAnsi" w:eastAsiaTheme="minorEastAsia" w:hAnsiTheme="minorHAnsi" w:cstheme="minorBidi"/>
          <w:noProof/>
          <w:szCs w:val="22"/>
          <w:lang w:eastAsia="ca-ES"/>
        </w:rPr>
      </w:pPr>
      <w:del w:id="497" w:author="UPC" w:date="2015-04-28T16:33:00Z">
        <w:r w:rsidRPr="00723184" w:rsidDel="00723184">
          <w:rPr>
            <w:rPrChange w:id="498" w:author="UPC" w:date="2015-04-28T16:33:00Z">
              <w:rPr>
                <w:rStyle w:val="Enlla"/>
                <w:noProof/>
              </w:rPr>
            </w:rPrChange>
          </w:rPr>
          <w:delText>3.2.8</w:delText>
        </w:r>
        <w:r w:rsidDel="00723184">
          <w:rPr>
            <w:rFonts w:asciiTheme="minorHAnsi" w:eastAsiaTheme="minorEastAsia" w:hAnsiTheme="minorHAnsi" w:cstheme="minorBidi"/>
            <w:noProof/>
            <w:szCs w:val="22"/>
            <w:lang w:eastAsia="ca-ES"/>
          </w:rPr>
          <w:tab/>
        </w:r>
        <w:r w:rsidRPr="00723184" w:rsidDel="00723184">
          <w:rPr>
            <w:rPrChange w:id="499" w:author="UPC" w:date="2015-04-28T16:33:00Z">
              <w:rPr>
                <w:rStyle w:val="Enlla"/>
                <w:noProof/>
              </w:rPr>
            </w:rPrChange>
          </w:rPr>
          <w:delText>Més opcions per l’arxiu config.js</w:delText>
        </w:r>
        <w:r w:rsidDel="00723184">
          <w:rPr>
            <w:noProof/>
            <w:webHidden/>
          </w:rPr>
          <w:tab/>
          <w:delText>51</w:delText>
        </w:r>
      </w:del>
    </w:p>
    <w:p w:rsidR="006E09D1" w:rsidDel="00723184" w:rsidRDefault="006E09D1">
      <w:pPr>
        <w:pStyle w:val="IDC3"/>
        <w:rPr>
          <w:del w:id="500" w:author="UPC" w:date="2015-04-28T16:33:00Z"/>
          <w:rFonts w:asciiTheme="minorHAnsi" w:eastAsiaTheme="minorEastAsia" w:hAnsiTheme="minorHAnsi" w:cstheme="minorBidi"/>
          <w:noProof/>
          <w:szCs w:val="22"/>
          <w:lang w:eastAsia="ca-ES"/>
        </w:rPr>
      </w:pPr>
      <w:del w:id="501" w:author="UPC" w:date="2015-04-28T16:33:00Z">
        <w:r w:rsidRPr="00723184" w:rsidDel="00723184">
          <w:rPr>
            <w:rPrChange w:id="502" w:author="UPC" w:date="2015-04-28T16:33:00Z">
              <w:rPr>
                <w:rStyle w:val="Enlla"/>
                <w:noProof/>
              </w:rPr>
            </w:rPrChange>
          </w:rPr>
          <w:delText>3.2.9</w:delText>
        </w:r>
        <w:r w:rsidDel="00723184">
          <w:rPr>
            <w:rFonts w:asciiTheme="minorHAnsi" w:eastAsiaTheme="minorEastAsia" w:hAnsiTheme="minorHAnsi" w:cstheme="minorBidi"/>
            <w:noProof/>
            <w:szCs w:val="22"/>
            <w:lang w:eastAsia="ca-ES"/>
          </w:rPr>
          <w:tab/>
        </w:r>
        <w:r w:rsidRPr="00723184" w:rsidDel="00723184">
          <w:rPr>
            <w:rPrChange w:id="503" w:author="UPC" w:date="2015-04-28T16:33:00Z">
              <w:rPr>
                <w:rStyle w:val="Enlla"/>
                <w:noProof/>
              </w:rPr>
            </w:rPrChange>
          </w:rPr>
          <w:delText>Creació d’un botó de la barra d’eines</w:delText>
        </w:r>
        <w:r w:rsidDel="00723184">
          <w:rPr>
            <w:noProof/>
            <w:webHidden/>
          </w:rPr>
          <w:tab/>
          <w:delText>51</w:delText>
        </w:r>
      </w:del>
    </w:p>
    <w:p w:rsidR="006E09D1" w:rsidDel="00723184" w:rsidRDefault="006E09D1">
      <w:pPr>
        <w:pStyle w:val="IDC1"/>
        <w:tabs>
          <w:tab w:val="left" w:pos="440"/>
        </w:tabs>
        <w:rPr>
          <w:del w:id="504" w:author="UPC" w:date="2015-04-28T16:33:00Z"/>
          <w:rFonts w:asciiTheme="minorHAnsi" w:eastAsiaTheme="minorEastAsia" w:hAnsiTheme="minorHAnsi" w:cstheme="minorBidi"/>
          <w:b w:val="0"/>
          <w:bCs w:val="0"/>
          <w:noProof/>
          <w:szCs w:val="22"/>
          <w:lang w:eastAsia="ca-ES"/>
        </w:rPr>
      </w:pPr>
      <w:del w:id="505" w:author="UPC" w:date="2015-04-28T16:33:00Z">
        <w:r w:rsidRPr="00723184" w:rsidDel="00723184">
          <w:rPr>
            <w:rPrChange w:id="506" w:author="UPC" w:date="2015-04-28T16:33:00Z">
              <w:rPr>
                <w:rStyle w:val="Enlla"/>
                <w:noProof/>
              </w:rPr>
            </w:rPrChange>
          </w:rPr>
          <w:delText>4</w:delText>
        </w:r>
        <w:r w:rsidDel="00723184">
          <w:rPr>
            <w:rFonts w:asciiTheme="minorHAnsi" w:eastAsiaTheme="minorEastAsia" w:hAnsiTheme="minorHAnsi" w:cstheme="minorBidi"/>
            <w:b w:val="0"/>
            <w:bCs w:val="0"/>
            <w:noProof/>
            <w:szCs w:val="22"/>
            <w:lang w:eastAsia="ca-ES"/>
          </w:rPr>
          <w:tab/>
        </w:r>
        <w:r w:rsidRPr="00723184" w:rsidDel="00723184">
          <w:rPr>
            <w:rPrChange w:id="507" w:author="UPC" w:date="2015-04-28T16:33:00Z">
              <w:rPr>
                <w:rStyle w:val="Enlla"/>
                <w:noProof/>
              </w:rPr>
            </w:rPrChange>
          </w:rPr>
          <w:delText>Aplicació Visor (rrhh)</w:delText>
        </w:r>
        <w:r w:rsidDel="00723184">
          <w:rPr>
            <w:noProof/>
            <w:webHidden/>
          </w:rPr>
          <w:tab/>
          <w:delText>52</w:delText>
        </w:r>
      </w:del>
    </w:p>
    <w:p w:rsidR="006E09D1" w:rsidDel="00723184" w:rsidRDefault="006E09D1">
      <w:pPr>
        <w:pStyle w:val="IDC2"/>
        <w:rPr>
          <w:del w:id="508" w:author="UPC" w:date="2015-04-28T16:33:00Z"/>
          <w:rFonts w:asciiTheme="minorHAnsi" w:eastAsiaTheme="minorEastAsia" w:hAnsiTheme="minorHAnsi" w:cstheme="minorBidi"/>
          <w:noProof/>
          <w:szCs w:val="22"/>
          <w:lang w:eastAsia="ca-ES"/>
        </w:rPr>
      </w:pPr>
      <w:del w:id="509" w:author="UPC" w:date="2015-04-28T16:33:00Z">
        <w:r w:rsidRPr="00723184" w:rsidDel="00723184">
          <w:rPr>
            <w:rPrChange w:id="510" w:author="UPC" w:date="2015-04-28T16:33:00Z">
              <w:rPr>
                <w:rStyle w:val="Enlla"/>
                <w:noProof/>
              </w:rPr>
            </w:rPrChange>
          </w:rPr>
          <w:delText>4.1</w:delText>
        </w:r>
        <w:r w:rsidDel="00723184">
          <w:rPr>
            <w:rFonts w:asciiTheme="minorHAnsi" w:eastAsiaTheme="minorEastAsia" w:hAnsiTheme="minorHAnsi" w:cstheme="minorBidi"/>
            <w:noProof/>
            <w:szCs w:val="22"/>
            <w:lang w:eastAsia="ca-ES"/>
          </w:rPr>
          <w:tab/>
        </w:r>
        <w:r w:rsidRPr="00723184" w:rsidDel="00723184">
          <w:rPr>
            <w:rPrChange w:id="511" w:author="UPC" w:date="2015-04-28T16:33:00Z">
              <w:rPr>
                <w:rStyle w:val="Enlla"/>
                <w:noProof/>
              </w:rPr>
            </w:rPrChange>
          </w:rPr>
          <w:delText>Mapejat del domini</w:delText>
        </w:r>
        <w:r w:rsidDel="00723184">
          <w:rPr>
            <w:noProof/>
            <w:webHidden/>
          </w:rPr>
          <w:tab/>
          <w:delText>52</w:delText>
        </w:r>
      </w:del>
    </w:p>
    <w:p w:rsidR="006E09D1" w:rsidDel="00723184" w:rsidRDefault="006E09D1">
      <w:pPr>
        <w:pStyle w:val="IDC2"/>
        <w:rPr>
          <w:del w:id="512" w:author="UPC" w:date="2015-04-28T16:33:00Z"/>
          <w:rFonts w:asciiTheme="minorHAnsi" w:eastAsiaTheme="minorEastAsia" w:hAnsiTheme="minorHAnsi" w:cstheme="minorBidi"/>
          <w:noProof/>
          <w:szCs w:val="22"/>
          <w:lang w:eastAsia="ca-ES"/>
        </w:rPr>
      </w:pPr>
      <w:del w:id="513" w:author="UPC" w:date="2015-04-28T16:33:00Z">
        <w:r w:rsidRPr="00723184" w:rsidDel="00723184">
          <w:rPr>
            <w:rPrChange w:id="514" w:author="UPC" w:date="2015-04-28T16:33:00Z">
              <w:rPr>
                <w:rStyle w:val="Enlla"/>
                <w:noProof/>
              </w:rPr>
            </w:rPrChange>
          </w:rPr>
          <w:delText>4.2</w:delText>
        </w:r>
        <w:r w:rsidDel="00723184">
          <w:rPr>
            <w:rFonts w:asciiTheme="minorHAnsi" w:eastAsiaTheme="minorEastAsia" w:hAnsiTheme="minorHAnsi" w:cstheme="minorBidi"/>
            <w:noProof/>
            <w:szCs w:val="22"/>
            <w:lang w:eastAsia="ca-ES"/>
          </w:rPr>
          <w:tab/>
        </w:r>
        <w:r w:rsidRPr="00723184" w:rsidDel="00723184">
          <w:rPr>
            <w:rPrChange w:id="515" w:author="UPC" w:date="2015-04-28T16:33:00Z">
              <w:rPr>
                <w:rStyle w:val="Enlla"/>
                <w:noProof/>
              </w:rPr>
            </w:rPrChange>
          </w:rPr>
          <w:delText>Controlador de visualització</w:delText>
        </w:r>
        <w:r w:rsidDel="00723184">
          <w:rPr>
            <w:noProof/>
            <w:webHidden/>
          </w:rPr>
          <w:tab/>
          <w:delText>54</w:delText>
        </w:r>
      </w:del>
    </w:p>
    <w:p w:rsidR="006E09D1" w:rsidDel="00723184" w:rsidRDefault="006E09D1">
      <w:pPr>
        <w:pStyle w:val="IDC3"/>
        <w:rPr>
          <w:del w:id="516" w:author="UPC" w:date="2015-04-28T16:33:00Z"/>
          <w:rFonts w:asciiTheme="minorHAnsi" w:eastAsiaTheme="minorEastAsia" w:hAnsiTheme="minorHAnsi" w:cstheme="minorBidi"/>
          <w:noProof/>
          <w:szCs w:val="22"/>
          <w:lang w:eastAsia="ca-ES"/>
        </w:rPr>
      </w:pPr>
      <w:del w:id="517" w:author="UPC" w:date="2015-04-28T16:33:00Z">
        <w:r w:rsidRPr="00723184" w:rsidDel="00723184">
          <w:rPr>
            <w:rPrChange w:id="518" w:author="UPC" w:date="2015-04-28T16:33:00Z">
              <w:rPr>
                <w:rStyle w:val="Enlla"/>
                <w:noProof/>
              </w:rPr>
            </w:rPrChange>
          </w:rPr>
          <w:delText>4.2.1</w:delText>
        </w:r>
        <w:r w:rsidDel="00723184">
          <w:rPr>
            <w:rFonts w:asciiTheme="minorHAnsi" w:eastAsiaTheme="minorEastAsia" w:hAnsiTheme="minorHAnsi" w:cstheme="minorBidi"/>
            <w:noProof/>
            <w:szCs w:val="22"/>
            <w:lang w:eastAsia="ca-ES"/>
          </w:rPr>
          <w:tab/>
        </w:r>
        <w:r w:rsidRPr="00723184" w:rsidDel="00723184">
          <w:rPr>
            <w:rPrChange w:id="519" w:author="UPC" w:date="2015-04-28T16:33:00Z">
              <w:rPr>
                <w:rStyle w:val="Enlla"/>
                <w:noProof/>
              </w:rPr>
            </w:rPrChange>
          </w:rPr>
          <w:delText>Redirecció</w:delText>
        </w:r>
        <w:r w:rsidDel="00723184">
          <w:rPr>
            <w:noProof/>
            <w:webHidden/>
          </w:rPr>
          <w:tab/>
          <w:delText>55</w:delText>
        </w:r>
      </w:del>
    </w:p>
    <w:p w:rsidR="006E09D1" w:rsidDel="00723184" w:rsidRDefault="006E09D1">
      <w:pPr>
        <w:pStyle w:val="IDC3"/>
        <w:rPr>
          <w:del w:id="520" w:author="UPC" w:date="2015-04-28T16:33:00Z"/>
          <w:rFonts w:asciiTheme="minorHAnsi" w:eastAsiaTheme="minorEastAsia" w:hAnsiTheme="minorHAnsi" w:cstheme="minorBidi"/>
          <w:noProof/>
          <w:szCs w:val="22"/>
          <w:lang w:eastAsia="ca-ES"/>
        </w:rPr>
      </w:pPr>
      <w:del w:id="521" w:author="UPC" w:date="2015-04-28T16:33:00Z">
        <w:r w:rsidRPr="00723184" w:rsidDel="00723184">
          <w:rPr>
            <w:rPrChange w:id="522" w:author="UPC" w:date="2015-04-28T16:33:00Z">
              <w:rPr>
                <w:rStyle w:val="Enlla"/>
                <w:noProof/>
              </w:rPr>
            </w:rPrChange>
          </w:rPr>
          <w:delText>4.2.2</w:delText>
        </w:r>
        <w:r w:rsidDel="00723184">
          <w:rPr>
            <w:rFonts w:asciiTheme="minorHAnsi" w:eastAsiaTheme="minorEastAsia" w:hAnsiTheme="minorHAnsi" w:cstheme="minorBidi"/>
            <w:noProof/>
            <w:szCs w:val="22"/>
            <w:lang w:eastAsia="ca-ES"/>
          </w:rPr>
          <w:tab/>
        </w:r>
        <w:r w:rsidRPr="00723184" w:rsidDel="00723184">
          <w:rPr>
            <w:rPrChange w:id="523" w:author="UPC" w:date="2015-04-28T16:33:00Z">
              <w:rPr>
                <w:rStyle w:val="Enlla"/>
                <w:noProof/>
              </w:rPr>
            </w:rPrChange>
          </w:rPr>
          <w:delText>Mètode render</w:delText>
        </w:r>
        <w:r w:rsidDel="00723184">
          <w:rPr>
            <w:noProof/>
            <w:webHidden/>
          </w:rPr>
          <w:tab/>
          <w:delText>56</w:delText>
        </w:r>
      </w:del>
    </w:p>
    <w:p w:rsidR="006E09D1" w:rsidDel="00723184" w:rsidRDefault="006E09D1">
      <w:pPr>
        <w:pStyle w:val="IDC2"/>
        <w:rPr>
          <w:del w:id="524" w:author="UPC" w:date="2015-04-28T16:33:00Z"/>
          <w:rFonts w:asciiTheme="minorHAnsi" w:eastAsiaTheme="minorEastAsia" w:hAnsiTheme="minorHAnsi" w:cstheme="minorBidi"/>
          <w:noProof/>
          <w:szCs w:val="22"/>
          <w:lang w:eastAsia="ca-ES"/>
        </w:rPr>
      </w:pPr>
      <w:del w:id="525" w:author="UPC" w:date="2015-04-28T16:33:00Z">
        <w:r w:rsidRPr="00723184" w:rsidDel="00723184">
          <w:rPr>
            <w:rPrChange w:id="526" w:author="UPC" w:date="2015-04-28T16:33:00Z">
              <w:rPr>
                <w:rStyle w:val="Enlla"/>
                <w:noProof/>
              </w:rPr>
            </w:rPrChange>
          </w:rPr>
          <w:delText>4.3</w:delText>
        </w:r>
        <w:r w:rsidDel="00723184">
          <w:rPr>
            <w:rFonts w:asciiTheme="minorHAnsi" w:eastAsiaTheme="minorEastAsia" w:hAnsiTheme="minorHAnsi" w:cstheme="minorBidi"/>
            <w:noProof/>
            <w:szCs w:val="22"/>
            <w:lang w:eastAsia="ca-ES"/>
          </w:rPr>
          <w:tab/>
        </w:r>
        <w:r w:rsidRPr="00723184" w:rsidDel="00723184">
          <w:rPr>
            <w:rPrChange w:id="527" w:author="UPC" w:date="2015-04-28T16:33:00Z">
              <w:rPr>
                <w:rStyle w:val="Enlla"/>
                <w:noProof/>
              </w:rPr>
            </w:rPrChange>
          </w:rPr>
          <w:delText>Controladors de cerca</w:delText>
        </w:r>
        <w:r w:rsidDel="00723184">
          <w:rPr>
            <w:noProof/>
            <w:webHidden/>
          </w:rPr>
          <w:tab/>
          <w:delText>56</w:delText>
        </w:r>
      </w:del>
    </w:p>
    <w:p w:rsidR="006E09D1" w:rsidDel="00723184" w:rsidRDefault="006E09D1">
      <w:pPr>
        <w:pStyle w:val="IDC2"/>
        <w:rPr>
          <w:del w:id="528" w:author="UPC" w:date="2015-04-28T16:33:00Z"/>
          <w:rFonts w:asciiTheme="minorHAnsi" w:eastAsiaTheme="minorEastAsia" w:hAnsiTheme="minorHAnsi" w:cstheme="minorBidi"/>
          <w:noProof/>
          <w:szCs w:val="22"/>
          <w:lang w:eastAsia="ca-ES"/>
        </w:rPr>
      </w:pPr>
      <w:del w:id="529" w:author="UPC" w:date="2015-04-28T16:33:00Z">
        <w:r w:rsidRPr="00723184" w:rsidDel="00723184">
          <w:rPr>
            <w:rPrChange w:id="530" w:author="UPC" w:date="2015-04-28T16:33:00Z">
              <w:rPr>
                <w:rStyle w:val="Enlla"/>
                <w:noProof/>
              </w:rPr>
            </w:rPrChange>
          </w:rPr>
          <w:delText>4.4</w:delText>
        </w:r>
        <w:r w:rsidDel="00723184">
          <w:rPr>
            <w:rFonts w:asciiTheme="minorHAnsi" w:eastAsiaTheme="minorEastAsia" w:hAnsiTheme="minorHAnsi" w:cstheme="minorBidi"/>
            <w:noProof/>
            <w:szCs w:val="22"/>
            <w:lang w:eastAsia="ca-ES"/>
          </w:rPr>
          <w:tab/>
        </w:r>
        <w:r w:rsidRPr="00723184" w:rsidDel="00723184">
          <w:rPr>
            <w:rPrChange w:id="531" w:author="UPC" w:date="2015-04-28T16:33:00Z">
              <w:rPr>
                <w:rStyle w:val="Enlla"/>
                <w:noProof/>
              </w:rPr>
            </w:rPrChange>
          </w:rPr>
          <w:delText>TAGs del CMS</w:delText>
        </w:r>
        <w:r w:rsidDel="00723184">
          <w:rPr>
            <w:noProof/>
            <w:webHidden/>
          </w:rPr>
          <w:tab/>
          <w:delText>57</w:delText>
        </w:r>
      </w:del>
    </w:p>
    <w:p w:rsidR="006E09D1" w:rsidDel="00723184" w:rsidRDefault="006E09D1">
      <w:pPr>
        <w:pStyle w:val="IDC1"/>
        <w:tabs>
          <w:tab w:val="left" w:pos="440"/>
        </w:tabs>
        <w:rPr>
          <w:del w:id="532" w:author="UPC" w:date="2015-04-28T16:33:00Z"/>
          <w:rFonts w:asciiTheme="minorHAnsi" w:eastAsiaTheme="minorEastAsia" w:hAnsiTheme="minorHAnsi" w:cstheme="minorBidi"/>
          <w:b w:val="0"/>
          <w:bCs w:val="0"/>
          <w:noProof/>
          <w:szCs w:val="22"/>
          <w:lang w:eastAsia="ca-ES"/>
        </w:rPr>
      </w:pPr>
      <w:del w:id="533" w:author="UPC" w:date="2015-04-28T16:33:00Z">
        <w:r w:rsidRPr="00723184" w:rsidDel="00723184">
          <w:rPr>
            <w:rPrChange w:id="534" w:author="UPC" w:date="2015-04-28T16:33:00Z">
              <w:rPr>
                <w:rStyle w:val="Enlla"/>
                <w:noProof/>
              </w:rPr>
            </w:rPrChange>
          </w:rPr>
          <w:delText>5</w:delText>
        </w:r>
        <w:r w:rsidDel="00723184">
          <w:rPr>
            <w:rFonts w:asciiTheme="minorHAnsi" w:eastAsiaTheme="minorEastAsia" w:hAnsiTheme="minorHAnsi" w:cstheme="minorBidi"/>
            <w:b w:val="0"/>
            <w:bCs w:val="0"/>
            <w:noProof/>
            <w:szCs w:val="22"/>
            <w:lang w:eastAsia="ca-ES"/>
          </w:rPr>
          <w:tab/>
        </w:r>
        <w:r w:rsidRPr="00723184" w:rsidDel="00723184">
          <w:rPr>
            <w:rPrChange w:id="535" w:author="UPC" w:date="2015-04-28T16:33:00Z">
              <w:rPr>
                <w:rStyle w:val="Enlla"/>
                <w:noProof/>
              </w:rPr>
            </w:rPrChange>
          </w:rPr>
          <w:delText>Aplicacions RPPAS, RPPDI i RPBEC</w:delText>
        </w:r>
        <w:r w:rsidDel="00723184">
          <w:rPr>
            <w:noProof/>
            <w:webHidden/>
          </w:rPr>
          <w:tab/>
          <w:delText>59</w:delText>
        </w:r>
      </w:del>
    </w:p>
    <w:p w:rsidR="006E09D1" w:rsidDel="00723184" w:rsidRDefault="006E09D1">
      <w:pPr>
        <w:pStyle w:val="IDC2"/>
        <w:rPr>
          <w:del w:id="536" w:author="UPC" w:date="2015-04-28T16:33:00Z"/>
          <w:rFonts w:asciiTheme="minorHAnsi" w:eastAsiaTheme="minorEastAsia" w:hAnsiTheme="minorHAnsi" w:cstheme="minorBidi"/>
          <w:noProof/>
          <w:szCs w:val="22"/>
          <w:lang w:eastAsia="ca-ES"/>
        </w:rPr>
      </w:pPr>
      <w:del w:id="537" w:author="UPC" w:date="2015-04-28T16:33:00Z">
        <w:r w:rsidRPr="00723184" w:rsidDel="00723184">
          <w:rPr>
            <w:rPrChange w:id="538" w:author="UPC" w:date="2015-04-28T16:33:00Z">
              <w:rPr>
                <w:rStyle w:val="Enlla"/>
                <w:noProof/>
              </w:rPr>
            </w:rPrChange>
          </w:rPr>
          <w:delText>5.1</w:delText>
        </w:r>
        <w:r w:rsidDel="00723184">
          <w:rPr>
            <w:rFonts w:asciiTheme="minorHAnsi" w:eastAsiaTheme="minorEastAsia" w:hAnsiTheme="minorHAnsi" w:cstheme="minorBidi"/>
            <w:noProof/>
            <w:szCs w:val="22"/>
            <w:lang w:eastAsia="ca-ES"/>
          </w:rPr>
          <w:tab/>
        </w:r>
        <w:r w:rsidRPr="00723184" w:rsidDel="00723184">
          <w:rPr>
            <w:rPrChange w:id="539" w:author="UPC" w:date="2015-04-28T16:33:00Z">
              <w:rPr>
                <w:rStyle w:val="Enlla"/>
                <w:noProof/>
              </w:rPr>
            </w:rPrChange>
          </w:rPr>
          <w:delText>Configuració de web services</w:delText>
        </w:r>
        <w:r w:rsidDel="00723184">
          <w:rPr>
            <w:noProof/>
            <w:webHidden/>
          </w:rPr>
          <w:tab/>
          <w:delText>59</w:delText>
        </w:r>
      </w:del>
    </w:p>
    <w:p w:rsidR="006E09D1" w:rsidDel="00723184" w:rsidRDefault="006E09D1">
      <w:pPr>
        <w:pStyle w:val="IDC3"/>
        <w:rPr>
          <w:del w:id="540" w:author="UPC" w:date="2015-04-28T16:33:00Z"/>
          <w:rFonts w:asciiTheme="minorHAnsi" w:eastAsiaTheme="minorEastAsia" w:hAnsiTheme="minorHAnsi" w:cstheme="minorBidi"/>
          <w:noProof/>
          <w:szCs w:val="22"/>
          <w:lang w:eastAsia="ca-ES"/>
        </w:rPr>
      </w:pPr>
      <w:del w:id="541" w:author="UPC" w:date="2015-04-28T16:33:00Z">
        <w:r w:rsidRPr="00723184" w:rsidDel="00723184">
          <w:rPr>
            <w:rPrChange w:id="542" w:author="UPC" w:date="2015-04-28T16:33:00Z">
              <w:rPr>
                <w:rStyle w:val="Enlla"/>
                <w:noProof/>
              </w:rPr>
            </w:rPrChange>
          </w:rPr>
          <w:delText>5.1.1</w:delText>
        </w:r>
        <w:r w:rsidDel="00723184">
          <w:rPr>
            <w:rFonts w:asciiTheme="minorHAnsi" w:eastAsiaTheme="minorEastAsia" w:hAnsiTheme="minorHAnsi" w:cstheme="minorBidi"/>
            <w:noProof/>
            <w:szCs w:val="22"/>
            <w:lang w:eastAsia="ca-ES"/>
          </w:rPr>
          <w:tab/>
        </w:r>
        <w:r w:rsidRPr="00723184" w:rsidDel="00723184">
          <w:rPr>
            <w:rPrChange w:id="543" w:author="UPC" w:date="2015-04-28T16:33:00Z">
              <w:rPr>
                <w:rStyle w:val="Enlla"/>
                <w:noProof/>
              </w:rPr>
            </w:rPrChange>
          </w:rPr>
          <w:delText>Obtenir el ClientInterface</w:delText>
        </w:r>
        <w:r w:rsidDel="00723184">
          <w:rPr>
            <w:noProof/>
            <w:webHidden/>
          </w:rPr>
          <w:tab/>
          <w:delText>60</w:delText>
        </w:r>
      </w:del>
    </w:p>
    <w:p w:rsidR="006E09D1" w:rsidDel="00723184" w:rsidRDefault="006E09D1">
      <w:pPr>
        <w:pStyle w:val="IDC2"/>
        <w:rPr>
          <w:del w:id="544" w:author="UPC" w:date="2015-04-28T16:33:00Z"/>
          <w:rFonts w:asciiTheme="minorHAnsi" w:eastAsiaTheme="minorEastAsia" w:hAnsiTheme="minorHAnsi" w:cstheme="minorBidi"/>
          <w:noProof/>
          <w:szCs w:val="22"/>
          <w:lang w:eastAsia="ca-ES"/>
        </w:rPr>
      </w:pPr>
      <w:del w:id="545" w:author="UPC" w:date="2015-04-28T16:33:00Z">
        <w:r w:rsidRPr="00723184" w:rsidDel="00723184">
          <w:rPr>
            <w:rPrChange w:id="546" w:author="UPC" w:date="2015-04-28T16:33:00Z">
              <w:rPr>
                <w:rStyle w:val="Enlla"/>
                <w:noProof/>
              </w:rPr>
            </w:rPrChange>
          </w:rPr>
          <w:delText>5.2</w:delText>
        </w:r>
        <w:r w:rsidDel="00723184">
          <w:rPr>
            <w:rFonts w:asciiTheme="minorHAnsi" w:eastAsiaTheme="minorEastAsia" w:hAnsiTheme="minorHAnsi" w:cstheme="minorBidi"/>
            <w:noProof/>
            <w:szCs w:val="22"/>
            <w:lang w:eastAsia="ca-ES"/>
          </w:rPr>
          <w:tab/>
        </w:r>
        <w:r w:rsidRPr="00723184" w:rsidDel="00723184">
          <w:rPr>
            <w:rPrChange w:id="547" w:author="UPC" w:date="2015-04-28T16:33:00Z">
              <w:rPr>
                <w:rStyle w:val="Enlla"/>
                <w:noProof/>
              </w:rPr>
            </w:rPrChange>
          </w:rPr>
          <w:delText>Ús del webservice</w:delText>
        </w:r>
        <w:r w:rsidDel="00723184">
          <w:rPr>
            <w:noProof/>
            <w:webHidden/>
          </w:rPr>
          <w:tab/>
          <w:delText>61</w:delText>
        </w:r>
      </w:del>
    </w:p>
    <w:p w:rsidR="006E09D1" w:rsidDel="00723184" w:rsidRDefault="006E09D1">
      <w:pPr>
        <w:pStyle w:val="IDC2"/>
        <w:rPr>
          <w:del w:id="548" w:author="UPC" w:date="2015-04-28T16:33:00Z"/>
          <w:rFonts w:asciiTheme="minorHAnsi" w:eastAsiaTheme="minorEastAsia" w:hAnsiTheme="minorHAnsi" w:cstheme="minorBidi"/>
          <w:noProof/>
          <w:szCs w:val="22"/>
          <w:lang w:eastAsia="ca-ES"/>
        </w:rPr>
      </w:pPr>
      <w:del w:id="549" w:author="UPC" w:date="2015-04-28T16:33:00Z">
        <w:r w:rsidRPr="00723184" w:rsidDel="00723184">
          <w:rPr>
            <w:rPrChange w:id="550" w:author="UPC" w:date="2015-04-28T16:33:00Z">
              <w:rPr>
                <w:rStyle w:val="Enlla"/>
                <w:noProof/>
              </w:rPr>
            </w:rPrChange>
          </w:rPr>
          <w:delText>5.3</w:delText>
        </w:r>
        <w:r w:rsidDel="00723184">
          <w:rPr>
            <w:rFonts w:asciiTheme="minorHAnsi" w:eastAsiaTheme="minorEastAsia" w:hAnsiTheme="minorHAnsi" w:cstheme="minorBidi"/>
            <w:noProof/>
            <w:szCs w:val="22"/>
            <w:lang w:eastAsia="ca-ES"/>
          </w:rPr>
          <w:tab/>
        </w:r>
        <w:r w:rsidRPr="00723184" w:rsidDel="00723184">
          <w:rPr>
            <w:rPrChange w:id="551" w:author="UPC" w:date="2015-04-28T16:33:00Z">
              <w:rPr>
                <w:rStyle w:val="Enlla"/>
                <w:noProof/>
              </w:rPr>
            </w:rPrChange>
          </w:rPr>
          <w:delText>Peculiaritats del web service del Rebut Nòmina</w:delText>
        </w:r>
        <w:r w:rsidDel="00723184">
          <w:rPr>
            <w:noProof/>
            <w:webHidden/>
          </w:rPr>
          <w:tab/>
          <w:delText>62</w:delText>
        </w:r>
      </w:del>
    </w:p>
    <w:p w:rsidR="006E09D1" w:rsidDel="00723184" w:rsidRDefault="006E09D1">
      <w:pPr>
        <w:pStyle w:val="IDC3"/>
        <w:rPr>
          <w:del w:id="552" w:author="UPC" w:date="2015-04-28T16:33:00Z"/>
          <w:rFonts w:asciiTheme="minorHAnsi" w:eastAsiaTheme="minorEastAsia" w:hAnsiTheme="minorHAnsi" w:cstheme="minorBidi"/>
          <w:noProof/>
          <w:szCs w:val="22"/>
          <w:lang w:eastAsia="ca-ES"/>
        </w:rPr>
      </w:pPr>
      <w:del w:id="553" w:author="UPC" w:date="2015-04-28T16:33:00Z">
        <w:r w:rsidRPr="00723184" w:rsidDel="00723184">
          <w:rPr>
            <w:rPrChange w:id="554" w:author="UPC" w:date="2015-04-28T16:33:00Z">
              <w:rPr>
                <w:rStyle w:val="Enlla"/>
                <w:noProof/>
              </w:rPr>
            </w:rPrChange>
          </w:rPr>
          <w:delText>5.3.1</w:delText>
        </w:r>
        <w:r w:rsidDel="00723184">
          <w:rPr>
            <w:rFonts w:asciiTheme="minorHAnsi" w:eastAsiaTheme="minorEastAsia" w:hAnsiTheme="minorHAnsi" w:cstheme="minorBidi"/>
            <w:noProof/>
            <w:szCs w:val="22"/>
            <w:lang w:eastAsia="ca-ES"/>
          </w:rPr>
          <w:tab/>
        </w:r>
        <w:r w:rsidRPr="00723184" w:rsidDel="00723184">
          <w:rPr>
            <w:rPrChange w:id="555" w:author="UPC" w:date="2015-04-28T16:33:00Z">
              <w:rPr>
                <w:rStyle w:val="Enlla"/>
                <w:noProof/>
              </w:rPr>
            </w:rPrChange>
          </w:rPr>
          <w:delText>Ús amb Java 1.8</w:delText>
        </w:r>
        <w:r w:rsidDel="00723184">
          <w:rPr>
            <w:noProof/>
            <w:webHidden/>
          </w:rPr>
          <w:tab/>
          <w:delText>63</w:delText>
        </w:r>
      </w:del>
    </w:p>
    <w:p w:rsidR="006E09D1" w:rsidDel="00723184" w:rsidRDefault="006E09D1">
      <w:pPr>
        <w:pStyle w:val="IDC2"/>
        <w:rPr>
          <w:del w:id="556" w:author="UPC" w:date="2015-04-28T16:33:00Z"/>
          <w:rFonts w:asciiTheme="minorHAnsi" w:eastAsiaTheme="minorEastAsia" w:hAnsiTheme="minorHAnsi" w:cstheme="minorBidi"/>
          <w:noProof/>
          <w:szCs w:val="22"/>
          <w:lang w:eastAsia="ca-ES"/>
        </w:rPr>
      </w:pPr>
      <w:del w:id="557" w:author="UPC" w:date="2015-04-28T16:33:00Z">
        <w:r w:rsidRPr="00723184" w:rsidDel="00723184">
          <w:rPr>
            <w:rPrChange w:id="558" w:author="UPC" w:date="2015-04-28T16:33:00Z">
              <w:rPr>
                <w:rStyle w:val="Enlla"/>
                <w:noProof/>
              </w:rPr>
            </w:rPrChange>
          </w:rPr>
          <w:delText>5.4</w:delText>
        </w:r>
        <w:r w:rsidDel="00723184">
          <w:rPr>
            <w:rFonts w:asciiTheme="minorHAnsi" w:eastAsiaTheme="minorEastAsia" w:hAnsiTheme="minorHAnsi" w:cstheme="minorBidi"/>
            <w:noProof/>
            <w:szCs w:val="22"/>
            <w:lang w:eastAsia="ca-ES"/>
          </w:rPr>
          <w:tab/>
        </w:r>
        <w:r w:rsidRPr="00723184" w:rsidDel="00723184">
          <w:rPr>
            <w:rPrChange w:id="559" w:author="UPC" w:date="2015-04-28T16:33:00Z">
              <w:rPr>
                <w:rStyle w:val="Enlla"/>
                <w:noProof/>
              </w:rPr>
            </w:rPrChange>
          </w:rPr>
          <w:delText>Solució de problemes</w:delText>
        </w:r>
        <w:r w:rsidDel="00723184">
          <w:rPr>
            <w:noProof/>
            <w:webHidden/>
          </w:rPr>
          <w:tab/>
          <w:delText>63</w:delText>
        </w:r>
      </w:del>
    </w:p>
    <w:p w:rsidR="006E09D1" w:rsidDel="00723184" w:rsidRDefault="006E09D1">
      <w:pPr>
        <w:pStyle w:val="IDC3"/>
        <w:rPr>
          <w:del w:id="560" w:author="UPC" w:date="2015-04-28T16:33:00Z"/>
          <w:rFonts w:asciiTheme="minorHAnsi" w:eastAsiaTheme="minorEastAsia" w:hAnsiTheme="minorHAnsi" w:cstheme="minorBidi"/>
          <w:noProof/>
          <w:szCs w:val="22"/>
          <w:lang w:eastAsia="ca-ES"/>
        </w:rPr>
      </w:pPr>
      <w:del w:id="561" w:author="UPC" w:date="2015-04-28T16:33:00Z">
        <w:r w:rsidRPr="00723184" w:rsidDel="00723184">
          <w:rPr>
            <w:rPrChange w:id="562" w:author="UPC" w:date="2015-04-28T16:33:00Z">
              <w:rPr>
                <w:rStyle w:val="Enlla"/>
                <w:noProof/>
              </w:rPr>
            </w:rPrChange>
          </w:rPr>
          <w:delText>5.4.1</w:delText>
        </w:r>
        <w:r w:rsidDel="00723184">
          <w:rPr>
            <w:rFonts w:asciiTheme="minorHAnsi" w:eastAsiaTheme="minorEastAsia" w:hAnsiTheme="minorHAnsi" w:cstheme="minorBidi"/>
            <w:noProof/>
            <w:szCs w:val="22"/>
            <w:lang w:eastAsia="ca-ES"/>
          </w:rPr>
          <w:tab/>
        </w:r>
        <w:r w:rsidRPr="00723184" w:rsidDel="00723184">
          <w:rPr>
            <w:rPrChange w:id="563" w:author="UPC" w:date="2015-04-28T16:33:00Z">
              <w:rPr>
                <w:rStyle w:val="Enlla"/>
                <w:noProof/>
              </w:rPr>
            </w:rPrChange>
          </w:rPr>
          <w:delText>Error al descarregar plugins</w:delText>
        </w:r>
        <w:r w:rsidDel="00723184">
          <w:rPr>
            <w:noProof/>
            <w:webHidden/>
          </w:rPr>
          <w:tab/>
          <w:delText>64</w:delText>
        </w:r>
      </w:del>
    </w:p>
    <w:p w:rsidR="006E09D1" w:rsidDel="00723184" w:rsidRDefault="006E09D1">
      <w:pPr>
        <w:pStyle w:val="IDC3"/>
        <w:rPr>
          <w:del w:id="564" w:author="UPC" w:date="2015-04-28T16:33:00Z"/>
          <w:rFonts w:asciiTheme="minorHAnsi" w:eastAsiaTheme="minorEastAsia" w:hAnsiTheme="minorHAnsi" w:cstheme="minorBidi"/>
          <w:noProof/>
          <w:szCs w:val="22"/>
          <w:lang w:eastAsia="ca-ES"/>
        </w:rPr>
      </w:pPr>
      <w:del w:id="565" w:author="UPC" w:date="2015-04-28T16:33:00Z">
        <w:r w:rsidRPr="00723184" w:rsidDel="00723184">
          <w:rPr>
            <w:rPrChange w:id="566" w:author="UPC" w:date="2015-04-28T16:33:00Z">
              <w:rPr>
                <w:rStyle w:val="Enlla"/>
                <w:noProof/>
              </w:rPr>
            </w:rPrChange>
          </w:rPr>
          <w:delText>5.4.2</w:delText>
        </w:r>
        <w:r w:rsidDel="00723184">
          <w:rPr>
            <w:rFonts w:asciiTheme="minorHAnsi" w:eastAsiaTheme="minorEastAsia" w:hAnsiTheme="minorHAnsi" w:cstheme="minorBidi"/>
            <w:noProof/>
            <w:szCs w:val="22"/>
            <w:lang w:eastAsia="ca-ES"/>
          </w:rPr>
          <w:tab/>
        </w:r>
        <w:r w:rsidRPr="00723184" w:rsidDel="00723184">
          <w:rPr>
            <w:rPrChange w:id="567" w:author="UPC" w:date="2015-04-28T16:33:00Z">
              <w:rPr>
                <w:rStyle w:val="Enlla"/>
                <w:noProof/>
              </w:rPr>
            </w:rPrChange>
          </w:rPr>
          <w:delText>Canviar dades del web service i no es baixen les noves classes / No fa cas l’arxiu Config.groovy</w:delText>
        </w:r>
        <w:r w:rsidDel="00723184">
          <w:rPr>
            <w:noProof/>
            <w:webHidden/>
          </w:rPr>
          <w:tab/>
          <w:delText>65</w:delText>
        </w:r>
      </w:del>
    </w:p>
    <w:p w:rsidR="006E09D1" w:rsidDel="00723184" w:rsidRDefault="006E09D1">
      <w:pPr>
        <w:pStyle w:val="IDC3"/>
        <w:rPr>
          <w:del w:id="568" w:author="UPC" w:date="2015-04-28T16:33:00Z"/>
          <w:rFonts w:asciiTheme="minorHAnsi" w:eastAsiaTheme="minorEastAsia" w:hAnsiTheme="minorHAnsi" w:cstheme="minorBidi"/>
          <w:noProof/>
          <w:szCs w:val="22"/>
          <w:lang w:eastAsia="ca-ES"/>
        </w:rPr>
      </w:pPr>
      <w:del w:id="569" w:author="UPC" w:date="2015-04-28T16:33:00Z">
        <w:r w:rsidRPr="00723184" w:rsidDel="00723184">
          <w:rPr>
            <w:rPrChange w:id="570" w:author="UPC" w:date="2015-04-28T16:33:00Z">
              <w:rPr>
                <w:rStyle w:val="Enlla"/>
                <w:noProof/>
              </w:rPr>
            </w:rPrChange>
          </w:rPr>
          <w:delText>5.4.3</w:delText>
        </w:r>
        <w:r w:rsidDel="00723184">
          <w:rPr>
            <w:rFonts w:asciiTheme="minorHAnsi" w:eastAsiaTheme="minorEastAsia" w:hAnsiTheme="minorHAnsi" w:cstheme="minorBidi"/>
            <w:noProof/>
            <w:szCs w:val="22"/>
            <w:lang w:eastAsia="ca-ES"/>
          </w:rPr>
          <w:tab/>
        </w:r>
        <w:r w:rsidRPr="00723184" w:rsidDel="00723184">
          <w:rPr>
            <w:rPrChange w:id="571" w:author="UPC" w:date="2015-04-28T16:33:00Z">
              <w:rPr>
                <w:rStyle w:val="Enlla"/>
                <w:noProof/>
              </w:rPr>
            </w:rPrChange>
          </w:rPr>
          <w:delText>Forked Grails VM exited with error</w:delText>
        </w:r>
        <w:r w:rsidDel="00723184">
          <w:rPr>
            <w:noProof/>
            <w:webHidden/>
          </w:rPr>
          <w:tab/>
          <w:delText>67</w:delText>
        </w:r>
      </w:del>
    </w:p>
    <w:p w:rsidR="006E09D1" w:rsidDel="00723184" w:rsidRDefault="006E09D1">
      <w:pPr>
        <w:pStyle w:val="IDC1"/>
        <w:tabs>
          <w:tab w:val="left" w:pos="440"/>
        </w:tabs>
        <w:rPr>
          <w:del w:id="572" w:author="UPC" w:date="2015-04-28T16:33:00Z"/>
          <w:rFonts w:asciiTheme="minorHAnsi" w:eastAsiaTheme="minorEastAsia" w:hAnsiTheme="minorHAnsi" w:cstheme="minorBidi"/>
          <w:b w:val="0"/>
          <w:bCs w:val="0"/>
          <w:noProof/>
          <w:szCs w:val="22"/>
          <w:lang w:eastAsia="ca-ES"/>
        </w:rPr>
      </w:pPr>
      <w:del w:id="573" w:author="UPC" w:date="2015-04-28T16:33:00Z">
        <w:r w:rsidRPr="00723184" w:rsidDel="00723184">
          <w:rPr>
            <w:rPrChange w:id="574" w:author="UPC" w:date="2015-04-28T16:33:00Z">
              <w:rPr>
                <w:rStyle w:val="Enlla"/>
                <w:noProof/>
              </w:rPr>
            </w:rPrChange>
          </w:rPr>
          <w:delText>6</w:delText>
        </w:r>
        <w:r w:rsidDel="00723184">
          <w:rPr>
            <w:rFonts w:asciiTheme="minorHAnsi" w:eastAsiaTheme="minorEastAsia" w:hAnsiTheme="minorHAnsi" w:cstheme="minorBidi"/>
            <w:b w:val="0"/>
            <w:bCs w:val="0"/>
            <w:noProof/>
            <w:szCs w:val="22"/>
            <w:lang w:eastAsia="ca-ES"/>
          </w:rPr>
          <w:tab/>
        </w:r>
        <w:r w:rsidRPr="00723184" w:rsidDel="00723184">
          <w:rPr>
            <w:rPrChange w:id="575" w:author="UPC" w:date="2015-04-28T16:33:00Z">
              <w:rPr>
                <w:rStyle w:val="Enlla"/>
                <w:noProof/>
              </w:rPr>
            </w:rPrChange>
          </w:rPr>
          <w:delText>Annexos</w:delText>
        </w:r>
        <w:r w:rsidDel="00723184">
          <w:rPr>
            <w:noProof/>
            <w:webHidden/>
          </w:rPr>
          <w:tab/>
          <w:delText>69</w:delText>
        </w:r>
      </w:del>
    </w:p>
    <w:p w:rsidR="006E09D1" w:rsidDel="00723184" w:rsidRDefault="006E09D1">
      <w:pPr>
        <w:pStyle w:val="IDC2"/>
        <w:rPr>
          <w:del w:id="576" w:author="UPC" w:date="2015-04-28T16:33:00Z"/>
          <w:rFonts w:asciiTheme="minorHAnsi" w:eastAsiaTheme="minorEastAsia" w:hAnsiTheme="minorHAnsi" w:cstheme="minorBidi"/>
          <w:noProof/>
          <w:szCs w:val="22"/>
          <w:lang w:eastAsia="ca-ES"/>
        </w:rPr>
      </w:pPr>
      <w:del w:id="577" w:author="UPC" w:date="2015-04-28T16:33:00Z">
        <w:r w:rsidRPr="00723184" w:rsidDel="00723184">
          <w:rPr>
            <w:rPrChange w:id="578" w:author="UPC" w:date="2015-04-28T16:33:00Z">
              <w:rPr>
                <w:rStyle w:val="Enlla"/>
                <w:noProof/>
              </w:rPr>
            </w:rPrChange>
          </w:rPr>
          <w:delText>6.1</w:delText>
        </w:r>
        <w:r w:rsidDel="00723184">
          <w:rPr>
            <w:rFonts w:asciiTheme="minorHAnsi" w:eastAsiaTheme="minorEastAsia" w:hAnsiTheme="minorHAnsi" w:cstheme="minorBidi"/>
            <w:noProof/>
            <w:szCs w:val="22"/>
            <w:lang w:eastAsia="ca-ES"/>
          </w:rPr>
          <w:tab/>
        </w:r>
        <w:r w:rsidRPr="00723184" w:rsidDel="00723184">
          <w:rPr>
            <w:rPrChange w:id="579" w:author="UPC" w:date="2015-04-28T16:33:00Z">
              <w:rPr>
                <w:rStyle w:val="Enlla"/>
                <w:noProof/>
              </w:rPr>
            </w:rPrChange>
          </w:rPr>
          <w:delText>Activar pestanya Markers</w:delText>
        </w:r>
        <w:r w:rsidDel="00723184">
          <w:rPr>
            <w:noProof/>
            <w:webHidden/>
          </w:rPr>
          <w:tab/>
          <w:delText>69</w:delText>
        </w:r>
      </w:del>
    </w:p>
    <w:p w:rsidR="006E09D1" w:rsidDel="00723184" w:rsidRDefault="006E09D1">
      <w:pPr>
        <w:pStyle w:val="IDC2"/>
        <w:rPr>
          <w:del w:id="580" w:author="UPC" w:date="2015-04-28T16:33:00Z"/>
          <w:rFonts w:asciiTheme="minorHAnsi" w:eastAsiaTheme="minorEastAsia" w:hAnsiTheme="minorHAnsi" w:cstheme="minorBidi"/>
          <w:noProof/>
          <w:szCs w:val="22"/>
          <w:lang w:eastAsia="ca-ES"/>
        </w:rPr>
      </w:pPr>
      <w:del w:id="581" w:author="UPC" w:date="2015-04-28T16:33:00Z">
        <w:r w:rsidRPr="00723184" w:rsidDel="00723184">
          <w:rPr>
            <w:rPrChange w:id="582" w:author="UPC" w:date="2015-04-28T16:33:00Z">
              <w:rPr>
                <w:rStyle w:val="Enlla"/>
                <w:noProof/>
              </w:rPr>
            </w:rPrChange>
          </w:rPr>
          <w:delText>6.2</w:delText>
        </w:r>
        <w:r w:rsidDel="00723184">
          <w:rPr>
            <w:rFonts w:asciiTheme="minorHAnsi" w:eastAsiaTheme="minorEastAsia" w:hAnsiTheme="minorHAnsi" w:cstheme="minorBidi"/>
            <w:noProof/>
            <w:szCs w:val="22"/>
            <w:lang w:eastAsia="ca-ES"/>
          </w:rPr>
          <w:tab/>
        </w:r>
        <w:r w:rsidRPr="00723184" w:rsidDel="00723184">
          <w:rPr>
            <w:rPrChange w:id="583" w:author="UPC" w:date="2015-04-28T16:33:00Z">
              <w:rPr>
                <w:rStyle w:val="Enlla"/>
                <w:noProof/>
              </w:rPr>
            </w:rPrChange>
          </w:rPr>
          <w:delText>Activar pestanya Navigator</w:delText>
        </w:r>
        <w:r w:rsidDel="00723184">
          <w:rPr>
            <w:noProof/>
            <w:webHidden/>
          </w:rPr>
          <w:tab/>
          <w:delText>69</w:delText>
        </w:r>
      </w:del>
    </w:p>
    <w:p w:rsidR="006E09D1" w:rsidDel="00723184" w:rsidRDefault="006E09D1">
      <w:pPr>
        <w:pStyle w:val="IDC2"/>
        <w:rPr>
          <w:del w:id="584" w:author="UPC" w:date="2015-04-28T16:33:00Z"/>
          <w:rFonts w:asciiTheme="minorHAnsi" w:eastAsiaTheme="minorEastAsia" w:hAnsiTheme="minorHAnsi" w:cstheme="minorBidi"/>
          <w:noProof/>
          <w:szCs w:val="22"/>
          <w:lang w:eastAsia="ca-ES"/>
        </w:rPr>
      </w:pPr>
      <w:del w:id="585" w:author="UPC" w:date="2015-04-28T16:33:00Z">
        <w:r w:rsidRPr="00723184" w:rsidDel="00723184">
          <w:rPr>
            <w:rPrChange w:id="586" w:author="UPC" w:date="2015-04-28T16:33:00Z">
              <w:rPr>
                <w:rStyle w:val="Enlla"/>
                <w:noProof/>
              </w:rPr>
            </w:rPrChange>
          </w:rPr>
          <w:delText>6.3</w:delText>
        </w:r>
        <w:r w:rsidDel="00723184">
          <w:rPr>
            <w:rFonts w:asciiTheme="minorHAnsi" w:eastAsiaTheme="minorEastAsia" w:hAnsiTheme="minorHAnsi" w:cstheme="minorBidi"/>
            <w:noProof/>
            <w:szCs w:val="22"/>
            <w:lang w:eastAsia="ca-ES"/>
          </w:rPr>
          <w:tab/>
        </w:r>
        <w:r w:rsidRPr="00723184" w:rsidDel="00723184">
          <w:rPr>
            <w:rPrChange w:id="587" w:author="UPC" w:date="2015-04-28T16:33:00Z">
              <w:rPr>
                <w:rStyle w:val="Enlla"/>
                <w:noProof/>
              </w:rPr>
            </w:rPrChange>
          </w:rPr>
          <w:delText>Crear un Taglib personalitzat</w:delText>
        </w:r>
        <w:r w:rsidDel="00723184">
          <w:rPr>
            <w:noProof/>
            <w:webHidden/>
          </w:rPr>
          <w:tab/>
          <w:delText>69</w:delText>
        </w:r>
      </w:del>
    </w:p>
    <w:p w:rsidR="006E09D1" w:rsidDel="00723184" w:rsidRDefault="006E09D1">
      <w:pPr>
        <w:pStyle w:val="IDC2"/>
        <w:rPr>
          <w:del w:id="588" w:author="UPC" w:date="2015-04-28T16:33:00Z"/>
          <w:rFonts w:asciiTheme="minorHAnsi" w:eastAsiaTheme="minorEastAsia" w:hAnsiTheme="minorHAnsi" w:cstheme="minorBidi"/>
          <w:noProof/>
          <w:szCs w:val="22"/>
          <w:lang w:eastAsia="ca-ES"/>
        </w:rPr>
      </w:pPr>
      <w:del w:id="589" w:author="UPC" w:date="2015-04-28T16:33:00Z">
        <w:r w:rsidRPr="00723184" w:rsidDel="00723184">
          <w:rPr>
            <w:rPrChange w:id="590" w:author="UPC" w:date="2015-04-28T16:33:00Z">
              <w:rPr>
                <w:rStyle w:val="Enlla"/>
                <w:noProof/>
              </w:rPr>
            </w:rPrChange>
          </w:rPr>
          <w:delText>6.4</w:delText>
        </w:r>
        <w:r w:rsidDel="00723184">
          <w:rPr>
            <w:rFonts w:asciiTheme="minorHAnsi" w:eastAsiaTheme="minorEastAsia" w:hAnsiTheme="minorHAnsi" w:cstheme="minorBidi"/>
            <w:noProof/>
            <w:szCs w:val="22"/>
            <w:lang w:eastAsia="ca-ES"/>
          </w:rPr>
          <w:tab/>
        </w:r>
        <w:r w:rsidRPr="00723184" w:rsidDel="00723184">
          <w:rPr>
            <w:rPrChange w:id="591" w:author="UPC" w:date="2015-04-28T16:33:00Z">
              <w:rPr>
                <w:rStyle w:val="Enlla"/>
                <w:noProof/>
              </w:rPr>
            </w:rPrChange>
          </w:rPr>
          <w:delText>Configuració ràpida del plugin CKEditor per a l’aplicació Editor</w:delText>
        </w:r>
        <w:r w:rsidDel="00723184">
          <w:rPr>
            <w:noProof/>
            <w:webHidden/>
          </w:rPr>
          <w:tab/>
          <w:delText>69</w:delText>
        </w:r>
      </w:del>
    </w:p>
    <w:p w:rsidR="006E09D1" w:rsidDel="00723184" w:rsidRDefault="006E09D1">
      <w:pPr>
        <w:pStyle w:val="IDC3"/>
        <w:rPr>
          <w:del w:id="592" w:author="UPC" w:date="2015-04-28T16:33:00Z"/>
          <w:rFonts w:asciiTheme="minorHAnsi" w:eastAsiaTheme="minorEastAsia" w:hAnsiTheme="minorHAnsi" w:cstheme="minorBidi"/>
          <w:noProof/>
          <w:szCs w:val="22"/>
          <w:lang w:eastAsia="ca-ES"/>
        </w:rPr>
      </w:pPr>
      <w:del w:id="593" w:author="UPC" w:date="2015-04-28T16:33:00Z">
        <w:r w:rsidRPr="00723184" w:rsidDel="00723184">
          <w:rPr>
            <w:rPrChange w:id="594" w:author="UPC" w:date="2015-04-28T16:33:00Z">
              <w:rPr>
                <w:rStyle w:val="Enlla"/>
                <w:noProof/>
              </w:rPr>
            </w:rPrChange>
          </w:rPr>
          <w:delText>6.4.1</w:delText>
        </w:r>
        <w:r w:rsidDel="00723184">
          <w:rPr>
            <w:rFonts w:asciiTheme="minorHAnsi" w:eastAsiaTheme="minorEastAsia" w:hAnsiTheme="minorHAnsi" w:cstheme="minorBidi"/>
            <w:noProof/>
            <w:szCs w:val="22"/>
            <w:lang w:eastAsia="ca-ES"/>
          </w:rPr>
          <w:tab/>
        </w:r>
        <w:r w:rsidRPr="00723184" w:rsidDel="00723184">
          <w:rPr>
            <w:rPrChange w:id="595" w:author="UPC" w:date="2015-04-28T16:33:00Z">
              <w:rPr>
                <w:rStyle w:val="Enlla"/>
                <w:noProof/>
              </w:rPr>
            </w:rPrChange>
          </w:rPr>
          <w:delText>Instal·lació i configuració</w:delText>
        </w:r>
        <w:r w:rsidDel="00723184">
          <w:rPr>
            <w:noProof/>
            <w:webHidden/>
          </w:rPr>
          <w:tab/>
          <w:delText>69</w:delText>
        </w:r>
      </w:del>
    </w:p>
    <w:p w:rsidR="006E09D1" w:rsidDel="00723184" w:rsidRDefault="006E09D1">
      <w:pPr>
        <w:pStyle w:val="IDC4"/>
        <w:tabs>
          <w:tab w:val="left" w:pos="1540"/>
          <w:tab w:val="right" w:leader="dot" w:pos="8495"/>
        </w:tabs>
        <w:rPr>
          <w:del w:id="596" w:author="UPC" w:date="2015-04-28T16:33:00Z"/>
          <w:noProof/>
        </w:rPr>
      </w:pPr>
      <w:del w:id="597" w:author="UPC" w:date="2015-04-28T16:33:00Z">
        <w:r w:rsidRPr="00723184" w:rsidDel="00723184">
          <w:rPr>
            <w:rPrChange w:id="598" w:author="UPC" w:date="2015-04-28T16:33:00Z">
              <w:rPr>
                <w:rStyle w:val="Enlla"/>
                <w:noProof/>
              </w:rPr>
            </w:rPrChange>
          </w:rPr>
          <w:delText>6.4.1.1</w:delText>
        </w:r>
        <w:r w:rsidDel="00723184">
          <w:rPr>
            <w:noProof/>
          </w:rPr>
          <w:tab/>
        </w:r>
        <w:r w:rsidRPr="00723184" w:rsidDel="00723184">
          <w:rPr>
            <w:rPrChange w:id="599" w:author="UPC" w:date="2015-04-28T16:33:00Z">
              <w:rPr>
                <w:rStyle w:val="Enlla"/>
                <w:noProof/>
              </w:rPr>
            </w:rPrChange>
          </w:rPr>
          <w:delText>Arxiu BuildConfig.groovy</w:delText>
        </w:r>
        <w:r w:rsidDel="00723184">
          <w:rPr>
            <w:noProof/>
            <w:webHidden/>
          </w:rPr>
          <w:tab/>
          <w:delText>69</w:delText>
        </w:r>
      </w:del>
    </w:p>
    <w:p w:rsidR="006E09D1" w:rsidDel="00723184" w:rsidRDefault="006E09D1">
      <w:pPr>
        <w:pStyle w:val="IDC4"/>
        <w:tabs>
          <w:tab w:val="left" w:pos="1540"/>
          <w:tab w:val="right" w:leader="dot" w:pos="8495"/>
        </w:tabs>
        <w:rPr>
          <w:del w:id="600" w:author="UPC" w:date="2015-04-28T16:33:00Z"/>
          <w:noProof/>
        </w:rPr>
      </w:pPr>
      <w:del w:id="601" w:author="UPC" w:date="2015-04-28T16:33:00Z">
        <w:r w:rsidRPr="00723184" w:rsidDel="00723184">
          <w:rPr>
            <w:rPrChange w:id="602" w:author="UPC" w:date="2015-04-28T16:33:00Z">
              <w:rPr>
                <w:rStyle w:val="Enlla"/>
                <w:noProof/>
              </w:rPr>
            </w:rPrChange>
          </w:rPr>
          <w:delText>6.4.1.2</w:delText>
        </w:r>
        <w:r w:rsidDel="00723184">
          <w:rPr>
            <w:noProof/>
          </w:rPr>
          <w:tab/>
        </w:r>
        <w:r w:rsidRPr="00723184" w:rsidDel="00723184">
          <w:rPr>
            <w:rPrChange w:id="603" w:author="UPC" w:date="2015-04-28T16:33:00Z">
              <w:rPr>
                <w:rStyle w:val="Enlla"/>
                <w:noProof/>
              </w:rPr>
            </w:rPrChange>
          </w:rPr>
          <w:delText>Arxiu Config.groovy</w:delText>
        </w:r>
        <w:r w:rsidDel="00723184">
          <w:rPr>
            <w:noProof/>
            <w:webHidden/>
          </w:rPr>
          <w:tab/>
          <w:delText>70</w:delText>
        </w:r>
      </w:del>
    </w:p>
    <w:p w:rsidR="006E09D1" w:rsidDel="00723184" w:rsidRDefault="006E09D1">
      <w:pPr>
        <w:pStyle w:val="IDC4"/>
        <w:tabs>
          <w:tab w:val="left" w:pos="1540"/>
          <w:tab w:val="right" w:leader="dot" w:pos="8495"/>
        </w:tabs>
        <w:rPr>
          <w:del w:id="604" w:author="UPC" w:date="2015-04-28T16:33:00Z"/>
          <w:noProof/>
        </w:rPr>
      </w:pPr>
      <w:del w:id="605" w:author="UPC" w:date="2015-04-28T16:33:00Z">
        <w:r w:rsidRPr="00723184" w:rsidDel="00723184">
          <w:rPr>
            <w:rPrChange w:id="606" w:author="UPC" w:date="2015-04-28T16:33:00Z">
              <w:rPr>
                <w:rStyle w:val="Enlla"/>
                <w:noProof/>
              </w:rPr>
            </w:rPrChange>
          </w:rPr>
          <w:delText>6.4.1.3</w:delText>
        </w:r>
        <w:r w:rsidDel="00723184">
          <w:rPr>
            <w:noProof/>
          </w:rPr>
          <w:tab/>
        </w:r>
        <w:r w:rsidRPr="00723184" w:rsidDel="00723184">
          <w:rPr>
            <w:rPrChange w:id="607" w:author="UPC" w:date="2015-04-28T16:33:00Z">
              <w:rPr>
                <w:rStyle w:val="Enlla"/>
                <w:noProof/>
              </w:rPr>
            </w:rPrChange>
          </w:rPr>
          <w:delText>Arxiu config.js  (ckeditorconfig.js)</w:delText>
        </w:r>
        <w:r w:rsidDel="00723184">
          <w:rPr>
            <w:noProof/>
            <w:webHidden/>
          </w:rPr>
          <w:tab/>
          <w:delText>70</w:delText>
        </w:r>
      </w:del>
    </w:p>
    <w:p w:rsidR="006E09D1" w:rsidDel="00723184" w:rsidRDefault="006E09D1">
      <w:pPr>
        <w:pStyle w:val="IDC4"/>
        <w:tabs>
          <w:tab w:val="left" w:pos="1540"/>
          <w:tab w:val="right" w:leader="dot" w:pos="8495"/>
        </w:tabs>
        <w:rPr>
          <w:del w:id="608" w:author="UPC" w:date="2015-04-28T16:33:00Z"/>
          <w:noProof/>
        </w:rPr>
      </w:pPr>
      <w:del w:id="609" w:author="UPC" w:date="2015-04-28T16:33:00Z">
        <w:r w:rsidRPr="00723184" w:rsidDel="00723184">
          <w:rPr>
            <w:rPrChange w:id="610" w:author="UPC" w:date="2015-04-28T16:33:00Z">
              <w:rPr>
                <w:rStyle w:val="Enlla"/>
                <w:noProof/>
              </w:rPr>
            </w:rPrChange>
          </w:rPr>
          <w:delText>6.4.1.4</w:delText>
        </w:r>
        <w:r w:rsidDel="00723184">
          <w:rPr>
            <w:noProof/>
          </w:rPr>
          <w:tab/>
        </w:r>
        <w:r w:rsidRPr="00723184" w:rsidDel="00723184">
          <w:rPr>
            <w:rPrChange w:id="611" w:author="UPC" w:date="2015-04-28T16:33:00Z">
              <w:rPr>
                <w:rStyle w:val="Enlla"/>
                <w:noProof/>
              </w:rPr>
            </w:rPrChange>
          </w:rPr>
          <w:delText>Pàgines GSP</w:delText>
        </w:r>
        <w:r w:rsidDel="00723184">
          <w:rPr>
            <w:noProof/>
            <w:webHidden/>
          </w:rPr>
          <w:tab/>
          <w:delText>73</w:delText>
        </w:r>
      </w:del>
    </w:p>
    <w:p w:rsidR="006E09D1" w:rsidDel="00723184" w:rsidRDefault="006E09D1">
      <w:pPr>
        <w:pStyle w:val="IDC4"/>
        <w:tabs>
          <w:tab w:val="left" w:pos="1540"/>
          <w:tab w:val="right" w:leader="dot" w:pos="8495"/>
        </w:tabs>
        <w:rPr>
          <w:del w:id="612" w:author="UPC" w:date="2015-04-28T16:33:00Z"/>
          <w:noProof/>
        </w:rPr>
      </w:pPr>
      <w:del w:id="613" w:author="UPC" w:date="2015-04-28T16:33:00Z">
        <w:r w:rsidRPr="00723184" w:rsidDel="00723184">
          <w:rPr>
            <w:rPrChange w:id="614" w:author="UPC" w:date="2015-04-28T16:33:00Z">
              <w:rPr>
                <w:rStyle w:val="Enlla"/>
                <w:noProof/>
              </w:rPr>
            </w:rPrChange>
          </w:rPr>
          <w:delText>6.4.1.5</w:delText>
        </w:r>
        <w:r w:rsidDel="00723184">
          <w:rPr>
            <w:noProof/>
          </w:rPr>
          <w:tab/>
        </w:r>
        <w:r w:rsidRPr="00723184" w:rsidDel="00723184">
          <w:rPr>
            <w:rPrChange w:id="615" w:author="UPC" w:date="2015-04-28T16:33:00Z">
              <w:rPr>
                <w:rStyle w:val="Enlla"/>
                <w:noProof/>
              </w:rPr>
            </w:rPrChange>
          </w:rPr>
          <w:delText>Controladors</w:delText>
        </w:r>
        <w:r w:rsidDel="00723184">
          <w:rPr>
            <w:noProof/>
            <w:webHidden/>
          </w:rPr>
          <w:tab/>
          <w:delText>73</w:delText>
        </w:r>
      </w:del>
    </w:p>
    <w:p w:rsidR="006E09D1" w:rsidDel="00723184" w:rsidRDefault="006E09D1">
      <w:pPr>
        <w:pStyle w:val="IDC3"/>
        <w:rPr>
          <w:del w:id="616" w:author="UPC" w:date="2015-04-28T16:33:00Z"/>
          <w:rFonts w:asciiTheme="minorHAnsi" w:eastAsiaTheme="minorEastAsia" w:hAnsiTheme="minorHAnsi" w:cstheme="minorBidi"/>
          <w:noProof/>
          <w:szCs w:val="22"/>
          <w:lang w:eastAsia="ca-ES"/>
        </w:rPr>
      </w:pPr>
      <w:del w:id="617" w:author="UPC" w:date="2015-04-28T16:33:00Z">
        <w:r w:rsidRPr="00723184" w:rsidDel="00723184">
          <w:rPr>
            <w:rPrChange w:id="618" w:author="UPC" w:date="2015-04-28T16:33:00Z">
              <w:rPr>
                <w:rStyle w:val="Enlla"/>
                <w:noProof/>
              </w:rPr>
            </w:rPrChange>
          </w:rPr>
          <w:delText>6.4.2</w:delText>
        </w:r>
        <w:r w:rsidDel="00723184">
          <w:rPr>
            <w:rFonts w:asciiTheme="minorHAnsi" w:eastAsiaTheme="minorEastAsia" w:hAnsiTheme="minorHAnsi" w:cstheme="minorBidi"/>
            <w:noProof/>
            <w:szCs w:val="22"/>
            <w:lang w:eastAsia="ca-ES"/>
          </w:rPr>
          <w:tab/>
        </w:r>
        <w:r w:rsidRPr="00723184" w:rsidDel="00723184">
          <w:rPr>
            <w:rPrChange w:id="619" w:author="UPC" w:date="2015-04-28T16:33:00Z">
              <w:rPr>
                <w:rStyle w:val="Enlla"/>
                <w:noProof/>
              </w:rPr>
            </w:rPrChange>
          </w:rPr>
          <w:delText>Modificacions</w:delText>
        </w:r>
        <w:r w:rsidDel="00723184">
          <w:rPr>
            <w:noProof/>
            <w:webHidden/>
          </w:rPr>
          <w:tab/>
          <w:delText>74</w:delText>
        </w:r>
      </w:del>
    </w:p>
    <w:p w:rsidR="006E09D1" w:rsidDel="00723184" w:rsidRDefault="006E09D1">
      <w:pPr>
        <w:pStyle w:val="IDC2"/>
        <w:rPr>
          <w:del w:id="620" w:author="UPC" w:date="2015-04-28T16:33:00Z"/>
          <w:rFonts w:asciiTheme="minorHAnsi" w:eastAsiaTheme="minorEastAsia" w:hAnsiTheme="minorHAnsi" w:cstheme="minorBidi"/>
          <w:noProof/>
          <w:szCs w:val="22"/>
          <w:lang w:eastAsia="ca-ES"/>
        </w:rPr>
      </w:pPr>
      <w:del w:id="621" w:author="UPC" w:date="2015-04-28T16:33:00Z">
        <w:r w:rsidRPr="00723184" w:rsidDel="00723184">
          <w:rPr>
            <w:rPrChange w:id="622" w:author="UPC" w:date="2015-04-28T16:33:00Z">
              <w:rPr>
                <w:rStyle w:val="Enlla"/>
                <w:noProof/>
              </w:rPr>
            </w:rPrChange>
          </w:rPr>
          <w:delText>6.5</w:delText>
        </w:r>
        <w:r w:rsidDel="00723184">
          <w:rPr>
            <w:rFonts w:asciiTheme="minorHAnsi" w:eastAsiaTheme="minorEastAsia" w:hAnsiTheme="minorHAnsi" w:cstheme="minorBidi"/>
            <w:noProof/>
            <w:szCs w:val="22"/>
            <w:lang w:eastAsia="ca-ES"/>
          </w:rPr>
          <w:tab/>
        </w:r>
        <w:r w:rsidRPr="00723184" w:rsidDel="00723184">
          <w:rPr>
            <w:rPrChange w:id="623" w:author="UPC" w:date="2015-04-28T16:33:00Z">
              <w:rPr>
                <w:rStyle w:val="Enlla"/>
                <w:noProof/>
              </w:rPr>
            </w:rPrChange>
          </w:rPr>
          <w:delText>Arxiu config.js (CKEditor) de l’aplicació Editor (gcrrhh)</w:delText>
        </w:r>
        <w:r w:rsidDel="00723184">
          <w:rPr>
            <w:noProof/>
            <w:webHidden/>
          </w:rPr>
          <w:tab/>
          <w:delText>74</w:delText>
        </w:r>
      </w:del>
    </w:p>
    <w:p w:rsidR="006E09D1" w:rsidDel="00723184" w:rsidRDefault="006E09D1">
      <w:pPr>
        <w:pStyle w:val="IDC2"/>
        <w:rPr>
          <w:del w:id="624" w:author="UPC" w:date="2015-04-28T16:33:00Z"/>
          <w:rFonts w:asciiTheme="minorHAnsi" w:eastAsiaTheme="minorEastAsia" w:hAnsiTheme="minorHAnsi" w:cstheme="minorBidi"/>
          <w:noProof/>
          <w:szCs w:val="22"/>
          <w:lang w:eastAsia="ca-ES"/>
        </w:rPr>
      </w:pPr>
      <w:del w:id="625" w:author="UPC" w:date="2015-04-28T16:33:00Z">
        <w:r w:rsidRPr="00723184" w:rsidDel="00723184">
          <w:rPr>
            <w:rPrChange w:id="626" w:author="UPC" w:date="2015-04-28T16:33:00Z">
              <w:rPr>
                <w:rStyle w:val="Enlla"/>
                <w:noProof/>
              </w:rPr>
            </w:rPrChange>
          </w:rPr>
          <w:delText>6.6</w:delText>
        </w:r>
        <w:r w:rsidDel="00723184">
          <w:rPr>
            <w:rFonts w:asciiTheme="minorHAnsi" w:eastAsiaTheme="minorEastAsia" w:hAnsiTheme="minorHAnsi" w:cstheme="minorBidi"/>
            <w:noProof/>
            <w:szCs w:val="22"/>
            <w:lang w:eastAsia="ca-ES"/>
          </w:rPr>
          <w:tab/>
        </w:r>
        <w:r w:rsidRPr="00723184" w:rsidDel="00723184">
          <w:rPr>
            <w:rPrChange w:id="627" w:author="UPC" w:date="2015-04-28T16:33:00Z">
              <w:rPr>
                <w:rStyle w:val="Enlla"/>
                <w:noProof/>
              </w:rPr>
            </w:rPrChange>
          </w:rPr>
          <w:delText>CKEditor: configuració del plugin al Config.groovy del gcrrhh</w:delText>
        </w:r>
        <w:r w:rsidDel="00723184">
          <w:rPr>
            <w:noProof/>
            <w:webHidden/>
          </w:rPr>
          <w:tab/>
          <w:delText>77</w:delText>
        </w:r>
      </w:del>
    </w:p>
    <w:p w:rsidR="006E09D1" w:rsidDel="00723184" w:rsidRDefault="006E09D1">
      <w:pPr>
        <w:pStyle w:val="IDC2"/>
        <w:rPr>
          <w:del w:id="628" w:author="UPC" w:date="2015-04-28T16:33:00Z"/>
          <w:rFonts w:asciiTheme="minorHAnsi" w:eastAsiaTheme="minorEastAsia" w:hAnsiTheme="minorHAnsi" w:cstheme="minorBidi"/>
          <w:noProof/>
          <w:szCs w:val="22"/>
          <w:lang w:eastAsia="ca-ES"/>
        </w:rPr>
      </w:pPr>
      <w:del w:id="629" w:author="UPC" w:date="2015-04-28T16:33:00Z">
        <w:r w:rsidRPr="00723184" w:rsidDel="00723184">
          <w:rPr>
            <w:rPrChange w:id="630" w:author="UPC" w:date="2015-04-28T16:33:00Z">
              <w:rPr>
                <w:rStyle w:val="Enlla"/>
                <w:noProof/>
              </w:rPr>
            </w:rPrChange>
          </w:rPr>
          <w:delText>6.7</w:delText>
        </w:r>
        <w:r w:rsidDel="00723184">
          <w:rPr>
            <w:rFonts w:asciiTheme="minorHAnsi" w:eastAsiaTheme="minorEastAsia" w:hAnsiTheme="minorHAnsi" w:cstheme="minorBidi"/>
            <w:noProof/>
            <w:szCs w:val="22"/>
            <w:lang w:eastAsia="ca-ES"/>
          </w:rPr>
          <w:tab/>
        </w:r>
        <w:r w:rsidRPr="00723184" w:rsidDel="00723184">
          <w:rPr>
            <w:rPrChange w:id="631" w:author="UPC" w:date="2015-04-28T16:33:00Z">
              <w:rPr>
                <w:rStyle w:val="Enlla"/>
                <w:noProof/>
              </w:rPr>
            </w:rPrChange>
          </w:rPr>
          <w:delText>Taglib's per renderitzar HTML des del controlador en una vista GSP</w:delText>
        </w:r>
        <w:r w:rsidDel="00723184">
          <w:rPr>
            <w:noProof/>
            <w:webHidden/>
          </w:rPr>
          <w:tab/>
          <w:delText>78</w:delText>
        </w:r>
      </w:del>
    </w:p>
    <w:p w:rsidR="006E09D1" w:rsidDel="00723184" w:rsidRDefault="006E09D1">
      <w:pPr>
        <w:pStyle w:val="IDC2"/>
        <w:rPr>
          <w:del w:id="632" w:author="UPC" w:date="2015-04-28T16:33:00Z"/>
          <w:rFonts w:asciiTheme="minorHAnsi" w:eastAsiaTheme="minorEastAsia" w:hAnsiTheme="minorHAnsi" w:cstheme="minorBidi"/>
          <w:noProof/>
          <w:szCs w:val="22"/>
          <w:lang w:eastAsia="ca-ES"/>
        </w:rPr>
      </w:pPr>
      <w:del w:id="633" w:author="UPC" w:date="2015-04-28T16:33:00Z">
        <w:r w:rsidRPr="00723184" w:rsidDel="00723184">
          <w:rPr>
            <w:rPrChange w:id="634" w:author="UPC" w:date="2015-04-28T16:33:00Z">
              <w:rPr>
                <w:rStyle w:val="Enlla"/>
                <w:noProof/>
              </w:rPr>
            </w:rPrChange>
          </w:rPr>
          <w:delText>6.8</w:delText>
        </w:r>
        <w:r w:rsidDel="00723184">
          <w:rPr>
            <w:rFonts w:asciiTheme="minorHAnsi" w:eastAsiaTheme="minorEastAsia" w:hAnsiTheme="minorHAnsi" w:cstheme="minorBidi"/>
            <w:noProof/>
            <w:szCs w:val="22"/>
            <w:lang w:eastAsia="ca-ES"/>
          </w:rPr>
          <w:tab/>
        </w:r>
        <w:r w:rsidRPr="00723184" w:rsidDel="00723184">
          <w:rPr>
            <w:rPrChange w:id="635" w:author="UPC" w:date="2015-04-28T16:33:00Z">
              <w:rPr>
                <w:rStyle w:val="Enlla"/>
                <w:noProof/>
              </w:rPr>
            </w:rPrChange>
          </w:rPr>
          <w:delText>Modificar la versió de Java (JRE System Library)</w:delText>
        </w:r>
        <w:r w:rsidDel="00723184">
          <w:rPr>
            <w:noProof/>
            <w:webHidden/>
          </w:rPr>
          <w:tab/>
          <w:delText>79</w:delText>
        </w:r>
      </w:del>
    </w:p>
    <w:p w:rsidR="006E09D1" w:rsidDel="00723184" w:rsidRDefault="006E09D1">
      <w:pPr>
        <w:pStyle w:val="IDC3"/>
        <w:rPr>
          <w:del w:id="636" w:author="UPC" w:date="2015-04-28T16:33:00Z"/>
          <w:rFonts w:asciiTheme="minorHAnsi" w:eastAsiaTheme="minorEastAsia" w:hAnsiTheme="minorHAnsi" w:cstheme="minorBidi"/>
          <w:noProof/>
          <w:szCs w:val="22"/>
          <w:lang w:eastAsia="ca-ES"/>
        </w:rPr>
      </w:pPr>
      <w:del w:id="637" w:author="UPC" w:date="2015-04-28T16:33:00Z">
        <w:r w:rsidRPr="00723184" w:rsidDel="00723184">
          <w:rPr>
            <w:rPrChange w:id="638" w:author="UPC" w:date="2015-04-28T16:33:00Z">
              <w:rPr>
                <w:rStyle w:val="Enlla"/>
                <w:noProof/>
              </w:rPr>
            </w:rPrChange>
          </w:rPr>
          <w:delText>6.8.1</w:delText>
        </w:r>
        <w:r w:rsidDel="00723184">
          <w:rPr>
            <w:rFonts w:asciiTheme="minorHAnsi" w:eastAsiaTheme="minorEastAsia" w:hAnsiTheme="minorHAnsi" w:cstheme="minorBidi"/>
            <w:noProof/>
            <w:szCs w:val="22"/>
            <w:lang w:eastAsia="ca-ES"/>
          </w:rPr>
          <w:tab/>
        </w:r>
        <w:r w:rsidRPr="00723184" w:rsidDel="00723184">
          <w:rPr>
            <w:rPrChange w:id="639" w:author="UPC" w:date="2015-04-28T16:33:00Z">
              <w:rPr>
                <w:rStyle w:val="Enlla"/>
                <w:noProof/>
              </w:rPr>
            </w:rPrChange>
          </w:rPr>
          <w:delText>Modificar la versió Java de tot el workspace</w:delText>
        </w:r>
        <w:r w:rsidDel="00723184">
          <w:rPr>
            <w:noProof/>
            <w:webHidden/>
          </w:rPr>
          <w:tab/>
          <w:delText>82</w:delText>
        </w:r>
      </w:del>
    </w:p>
    <w:p w:rsidR="006E09D1" w:rsidDel="00723184" w:rsidRDefault="006E09D1">
      <w:pPr>
        <w:pStyle w:val="IDC3"/>
        <w:rPr>
          <w:del w:id="640" w:author="UPC" w:date="2015-04-28T16:33:00Z"/>
          <w:rFonts w:asciiTheme="minorHAnsi" w:eastAsiaTheme="minorEastAsia" w:hAnsiTheme="minorHAnsi" w:cstheme="minorBidi"/>
          <w:noProof/>
          <w:szCs w:val="22"/>
          <w:lang w:eastAsia="ca-ES"/>
        </w:rPr>
      </w:pPr>
      <w:del w:id="641" w:author="UPC" w:date="2015-04-28T16:33:00Z">
        <w:r w:rsidRPr="00723184" w:rsidDel="00723184">
          <w:rPr>
            <w:rPrChange w:id="642" w:author="UPC" w:date="2015-04-28T16:33:00Z">
              <w:rPr>
                <w:rStyle w:val="Enlla"/>
                <w:noProof/>
              </w:rPr>
            </w:rPrChange>
          </w:rPr>
          <w:delText>6.8.2</w:delText>
        </w:r>
        <w:r w:rsidDel="00723184">
          <w:rPr>
            <w:rFonts w:asciiTheme="minorHAnsi" w:eastAsiaTheme="minorEastAsia" w:hAnsiTheme="minorHAnsi" w:cstheme="minorBidi"/>
            <w:noProof/>
            <w:szCs w:val="22"/>
            <w:lang w:eastAsia="ca-ES"/>
          </w:rPr>
          <w:tab/>
        </w:r>
        <w:r w:rsidRPr="00723184" w:rsidDel="00723184">
          <w:rPr>
            <w:rPrChange w:id="643" w:author="UPC" w:date="2015-04-28T16:33:00Z">
              <w:rPr>
                <w:rStyle w:val="Enlla"/>
                <w:noProof/>
              </w:rPr>
            </w:rPrChange>
          </w:rPr>
          <w:delText>Modificar la versió Java d’un projecte</w:delText>
        </w:r>
        <w:r w:rsidDel="00723184">
          <w:rPr>
            <w:noProof/>
            <w:webHidden/>
          </w:rPr>
          <w:tab/>
          <w:delText>83</w:delText>
        </w:r>
      </w:del>
    </w:p>
    <w:p w:rsidR="006E09D1" w:rsidDel="00723184" w:rsidRDefault="006E09D1">
      <w:pPr>
        <w:pStyle w:val="IDC3"/>
        <w:rPr>
          <w:del w:id="644" w:author="UPC" w:date="2015-04-28T16:33:00Z"/>
          <w:rFonts w:asciiTheme="minorHAnsi" w:eastAsiaTheme="minorEastAsia" w:hAnsiTheme="minorHAnsi" w:cstheme="minorBidi"/>
          <w:noProof/>
          <w:szCs w:val="22"/>
          <w:lang w:eastAsia="ca-ES"/>
        </w:rPr>
      </w:pPr>
      <w:del w:id="645" w:author="UPC" w:date="2015-04-28T16:33:00Z">
        <w:r w:rsidRPr="00723184" w:rsidDel="00723184">
          <w:rPr>
            <w:rPrChange w:id="646" w:author="UPC" w:date="2015-04-28T16:33:00Z">
              <w:rPr>
                <w:rStyle w:val="Enlla"/>
                <w:noProof/>
              </w:rPr>
            </w:rPrChange>
          </w:rPr>
          <w:delText>6.8.3</w:delText>
        </w:r>
        <w:r w:rsidDel="00723184">
          <w:rPr>
            <w:rFonts w:asciiTheme="minorHAnsi" w:eastAsiaTheme="minorEastAsia" w:hAnsiTheme="minorHAnsi" w:cstheme="minorBidi"/>
            <w:noProof/>
            <w:szCs w:val="22"/>
            <w:lang w:eastAsia="ca-ES"/>
          </w:rPr>
          <w:tab/>
        </w:r>
        <w:r w:rsidRPr="00723184" w:rsidDel="00723184">
          <w:rPr>
            <w:rPrChange w:id="647" w:author="UPC" w:date="2015-04-28T16:33:00Z">
              <w:rPr>
                <w:rStyle w:val="Enlla"/>
                <w:noProof/>
              </w:rPr>
            </w:rPrChange>
          </w:rPr>
          <w:delText>Warning de versió del compilador</w:delText>
        </w:r>
        <w:r w:rsidDel="00723184">
          <w:rPr>
            <w:noProof/>
            <w:webHidden/>
          </w:rPr>
          <w:tab/>
          <w:delText>85</w:delText>
        </w:r>
      </w:del>
    </w:p>
    <w:p w:rsidR="006E09D1" w:rsidDel="00723184" w:rsidRDefault="006E09D1">
      <w:pPr>
        <w:pStyle w:val="IDC2"/>
        <w:rPr>
          <w:del w:id="648" w:author="UPC" w:date="2015-04-28T16:33:00Z"/>
          <w:rFonts w:asciiTheme="minorHAnsi" w:eastAsiaTheme="minorEastAsia" w:hAnsiTheme="minorHAnsi" w:cstheme="minorBidi"/>
          <w:noProof/>
          <w:szCs w:val="22"/>
          <w:lang w:eastAsia="ca-ES"/>
        </w:rPr>
      </w:pPr>
      <w:del w:id="649" w:author="UPC" w:date="2015-04-28T16:33:00Z">
        <w:r w:rsidRPr="00723184" w:rsidDel="00723184">
          <w:rPr>
            <w:rPrChange w:id="650" w:author="UPC" w:date="2015-04-28T16:33:00Z">
              <w:rPr>
                <w:rStyle w:val="Enlla"/>
                <w:noProof/>
              </w:rPr>
            </w:rPrChange>
          </w:rPr>
          <w:delText>6.9</w:delText>
        </w:r>
        <w:r w:rsidDel="00723184">
          <w:rPr>
            <w:rFonts w:asciiTheme="minorHAnsi" w:eastAsiaTheme="minorEastAsia" w:hAnsiTheme="minorHAnsi" w:cstheme="minorBidi"/>
            <w:noProof/>
            <w:szCs w:val="22"/>
            <w:lang w:eastAsia="ca-ES"/>
          </w:rPr>
          <w:tab/>
        </w:r>
        <w:r w:rsidRPr="00723184" w:rsidDel="00723184">
          <w:rPr>
            <w:rPrChange w:id="651" w:author="UPC" w:date="2015-04-28T16:33:00Z">
              <w:rPr>
                <w:rStyle w:val="Enlla"/>
                <w:noProof/>
              </w:rPr>
            </w:rPrChange>
          </w:rPr>
          <w:delText>Incompatibilitats amb versions Java</w:delText>
        </w:r>
        <w:r w:rsidDel="00723184">
          <w:rPr>
            <w:noProof/>
            <w:webHidden/>
          </w:rPr>
          <w:tab/>
          <w:delText>87</w:delText>
        </w:r>
      </w:del>
    </w:p>
    <w:p w:rsidR="006E09D1" w:rsidDel="00723184" w:rsidRDefault="006E09D1">
      <w:pPr>
        <w:pStyle w:val="IDC1"/>
        <w:tabs>
          <w:tab w:val="left" w:pos="440"/>
        </w:tabs>
        <w:rPr>
          <w:del w:id="652" w:author="UPC" w:date="2015-04-28T16:33:00Z"/>
          <w:rFonts w:asciiTheme="minorHAnsi" w:eastAsiaTheme="minorEastAsia" w:hAnsiTheme="minorHAnsi" w:cstheme="minorBidi"/>
          <w:b w:val="0"/>
          <w:bCs w:val="0"/>
          <w:noProof/>
          <w:szCs w:val="22"/>
          <w:lang w:eastAsia="ca-ES"/>
        </w:rPr>
      </w:pPr>
      <w:del w:id="653" w:author="UPC" w:date="2015-04-28T16:33:00Z">
        <w:r w:rsidRPr="00723184" w:rsidDel="00723184">
          <w:rPr>
            <w:rPrChange w:id="654" w:author="UPC" w:date="2015-04-28T16:33:00Z">
              <w:rPr>
                <w:rStyle w:val="Enlla"/>
                <w:noProof/>
              </w:rPr>
            </w:rPrChange>
          </w:rPr>
          <w:delText>7</w:delText>
        </w:r>
        <w:r w:rsidDel="00723184">
          <w:rPr>
            <w:rFonts w:asciiTheme="minorHAnsi" w:eastAsiaTheme="minorEastAsia" w:hAnsiTheme="minorHAnsi" w:cstheme="minorBidi"/>
            <w:b w:val="0"/>
            <w:bCs w:val="0"/>
            <w:noProof/>
            <w:szCs w:val="22"/>
            <w:lang w:eastAsia="ca-ES"/>
          </w:rPr>
          <w:tab/>
        </w:r>
        <w:r w:rsidRPr="00723184" w:rsidDel="00723184">
          <w:rPr>
            <w:rPrChange w:id="655" w:author="UPC" w:date="2015-04-28T16:33:00Z">
              <w:rPr>
                <w:rStyle w:val="Enlla"/>
                <w:noProof/>
              </w:rPr>
            </w:rPrChange>
          </w:rPr>
          <w:delText>Referències</w:delText>
        </w:r>
        <w:r w:rsidDel="00723184">
          <w:rPr>
            <w:noProof/>
            <w:webHidden/>
          </w:rPr>
          <w:tab/>
          <w:delText>88</w:delText>
        </w:r>
      </w:del>
    </w:p>
    <w:p w:rsidR="006E09D1" w:rsidDel="00723184" w:rsidRDefault="006E09D1">
      <w:pPr>
        <w:pStyle w:val="IDC2"/>
        <w:rPr>
          <w:del w:id="656" w:author="UPC" w:date="2015-04-28T16:33:00Z"/>
          <w:rFonts w:asciiTheme="minorHAnsi" w:eastAsiaTheme="minorEastAsia" w:hAnsiTheme="minorHAnsi" w:cstheme="minorBidi"/>
          <w:noProof/>
          <w:szCs w:val="22"/>
          <w:lang w:eastAsia="ca-ES"/>
        </w:rPr>
      </w:pPr>
      <w:del w:id="657" w:author="UPC" w:date="2015-04-28T16:33:00Z">
        <w:r w:rsidRPr="00723184" w:rsidDel="00723184">
          <w:rPr>
            <w:rPrChange w:id="658" w:author="UPC" w:date="2015-04-28T16:33:00Z">
              <w:rPr>
                <w:rStyle w:val="Enlla"/>
                <w:noProof/>
              </w:rPr>
            </w:rPrChange>
          </w:rPr>
          <w:delText>7.1</w:delText>
        </w:r>
        <w:r w:rsidDel="00723184">
          <w:rPr>
            <w:rFonts w:asciiTheme="minorHAnsi" w:eastAsiaTheme="minorEastAsia" w:hAnsiTheme="minorHAnsi" w:cstheme="minorBidi"/>
            <w:noProof/>
            <w:szCs w:val="22"/>
            <w:lang w:eastAsia="ca-ES"/>
          </w:rPr>
          <w:tab/>
        </w:r>
        <w:r w:rsidRPr="00723184" w:rsidDel="00723184">
          <w:rPr>
            <w:rPrChange w:id="659" w:author="UPC" w:date="2015-04-28T16:33:00Z">
              <w:rPr>
                <w:rStyle w:val="Enlla"/>
                <w:noProof/>
              </w:rPr>
            </w:rPrChange>
          </w:rPr>
          <w:delText>Bootstrap</w:delText>
        </w:r>
        <w:r w:rsidDel="00723184">
          <w:rPr>
            <w:noProof/>
            <w:webHidden/>
          </w:rPr>
          <w:tab/>
          <w:delText>88</w:delText>
        </w:r>
      </w:del>
    </w:p>
    <w:p w:rsidR="006E09D1" w:rsidDel="00723184" w:rsidRDefault="006E09D1">
      <w:pPr>
        <w:pStyle w:val="IDC2"/>
        <w:rPr>
          <w:del w:id="660" w:author="UPC" w:date="2015-04-28T16:33:00Z"/>
          <w:rFonts w:asciiTheme="minorHAnsi" w:eastAsiaTheme="minorEastAsia" w:hAnsiTheme="minorHAnsi" w:cstheme="minorBidi"/>
          <w:noProof/>
          <w:szCs w:val="22"/>
          <w:lang w:eastAsia="ca-ES"/>
        </w:rPr>
      </w:pPr>
      <w:del w:id="661" w:author="UPC" w:date="2015-04-28T16:33:00Z">
        <w:r w:rsidRPr="00723184" w:rsidDel="00723184">
          <w:rPr>
            <w:rPrChange w:id="662" w:author="UPC" w:date="2015-04-28T16:33:00Z">
              <w:rPr>
                <w:rStyle w:val="Enlla"/>
                <w:noProof/>
              </w:rPr>
            </w:rPrChange>
          </w:rPr>
          <w:delText>7.2</w:delText>
        </w:r>
        <w:r w:rsidDel="00723184">
          <w:rPr>
            <w:rFonts w:asciiTheme="minorHAnsi" w:eastAsiaTheme="minorEastAsia" w:hAnsiTheme="minorHAnsi" w:cstheme="minorBidi"/>
            <w:noProof/>
            <w:szCs w:val="22"/>
            <w:lang w:eastAsia="ca-ES"/>
          </w:rPr>
          <w:tab/>
        </w:r>
        <w:r w:rsidRPr="00723184" w:rsidDel="00723184">
          <w:rPr>
            <w:rPrChange w:id="663" w:author="UPC" w:date="2015-04-28T16:33:00Z">
              <w:rPr>
                <w:rStyle w:val="Enlla"/>
                <w:noProof/>
              </w:rPr>
            </w:rPrChange>
          </w:rPr>
          <w:delText>Spring Security Core</w:delText>
        </w:r>
        <w:r w:rsidDel="00723184">
          <w:rPr>
            <w:noProof/>
            <w:webHidden/>
          </w:rPr>
          <w:tab/>
          <w:delText>88</w:delText>
        </w:r>
      </w:del>
    </w:p>
    <w:p w:rsidR="006E09D1" w:rsidDel="00723184" w:rsidRDefault="006E09D1">
      <w:pPr>
        <w:pStyle w:val="IDC2"/>
        <w:rPr>
          <w:del w:id="664" w:author="UPC" w:date="2015-04-28T16:33:00Z"/>
          <w:rFonts w:asciiTheme="minorHAnsi" w:eastAsiaTheme="minorEastAsia" w:hAnsiTheme="minorHAnsi" w:cstheme="minorBidi"/>
          <w:noProof/>
          <w:szCs w:val="22"/>
          <w:lang w:eastAsia="ca-ES"/>
        </w:rPr>
      </w:pPr>
      <w:del w:id="665" w:author="UPC" w:date="2015-04-28T16:33:00Z">
        <w:r w:rsidRPr="00723184" w:rsidDel="00723184">
          <w:rPr>
            <w:rPrChange w:id="666" w:author="UPC" w:date="2015-04-28T16:33:00Z">
              <w:rPr>
                <w:rStyle w:val="Enlla"/>
                <w:noProof/>
              </w:rPr>
            </w:rPrChange>
          </w:rPr>
          <w:delText>7.3</w:delText>
        </w:r>
        <w:r w:rsidDel="00723184">
          <w:rPr>
            <w:rFonts w:asciiTheme="minorHAnsi" w:eastAsiaTheme="minorEastAsia" w:hAnsiTheme="minorHAnsi" w:cstheme="minorBidi"/>
            <w:noProof/>
            <w:szCs w:val="22"/>
            <w:lang w:eastAsia="ca-ES"/>
          </w:rPr>
          <w:tab/>
        </w:r>
        <w:r w:rsidRPr="00723184" w:rsidDel="00723184">
          <w:rPr>
            <w:rPrChange w:id="667" w:author="UPC" w:date="2015-04-28T16:33:00Z">
              <w:rPr>
                <w:rStyle w:val="Enlla"/>
                <w:noProof/>
              </w:rPr>
            </w:rPrChange>
          </w:rPr>
          <w:delText>TreeTable</w:delText>
        </w:r>
        <w:r w:rsidDel="00723184">
          <w:rPr>
            <w:noProof/>
            <w:webHidden/>
          </w:rPr>
          <w:tab/>
          <w:delText>88</w:delText>
        </w:r>
      </w:del>
    </w:p>
    <w:p w:rsidR="006E09D1" w:rsidDel="00723184" w:rsidRDefault="006E09D1">
      <w:pPr>
        <w:pStyle w:val="IDC2"/>
        <w:rPr>
          <w:del w:id="668" w:author="UPC" w:date="2015-04-28T16:33:00Z"/>
          <w:rFonts w:asciiTheme="minorHAnsi" w:eastAsiaTheme="minorEastAsia" w:hAnsiTheme="minorHAnsi" w:cstheme="minorBidi"/>
          <w:noProof/>
          <w:szCs w:val="22"/>
          <w:lang w:eastAsia="ca-ES"/>
        </w:rPr>
      </w:pPr>
      <w:del w:id="669" w:author="UPC" w:date="2015-04-28T16:33:00Z">
        <w:r w:rsidRPr="00723184" w:rsidDel="00723184">
          <w:rPr>
            <w:rPrChange w:id="670" w:author="UPC" w:date="2015-04-28T16:33:00Z">
              <w:rPr>
                <w:rStyle w:val="Enlla"/>
                <w:noProof/>
              </w:rPr>
            </w:rPrChange>
          </w:rPr>
          <w:delText>7.4</w:delText>
        </w:r>
        <w:r w:rsidDel="00723184">
          <w:rPr>
            <w:rFonts w:asciiTheme="minorHAnsi" w:eastAsiaTheme="minorEastAsia" w:hAnsiTheme="minorHAnsi" w:cstheme="minorBidi"/>
            <w:noProof/>
            <w:szCs w:val="22"/>
            <w:lang w:eastAsia="ca-ES"/>
          </w:rPr>
          <w:tab/>
        </w:r>
        <w:r w:rsidRPr="00723184" w:rsidDel="00723184">
          <w:rPr>
            <w:rPrChange w:id="671" w:author="UPC" w:date="2015-04-28T16:33:00Z">
              <w:rPr>
                <w:rStyle w:val="Enlla"/>
                <w:noProof/>
              </w:rPr>
            </w:rPrChange>
          </w:rPr>
          <w:delText>CKEditor</w:delText>
        </w:r>
        <w:r w:rsidDel="00723184">
          <w:rPr>
            <w:noProof/>
            <w:webHidden/>
          </w:rPr>
          <w:tab/>
          <w:delText>88</w:delText>
        </w:r>
      </w:del>
    </w:p>
    <w:p w:rsidR="00D600D1" w:rsidRPr="007948EB" w:rsidRDefault="00E05685" w:rsidP="007948EB">
      <w:pPr>
        <w:pStyle w:val="IDC2"/>
      </w:pPr>
      <w:r>
        <w:fldChar w:fldCharType="end"/>
      </w:r>
      <w:r w:rsidR="00D600D1">
        <w:rPr>
          <w:b/>
          <w:sz w:val="32"/>
          <w:szCs w:val="32"/>
        </w:rPr>
        <w:br w:type="page"/>
      </w:r>
    </w:p>
    <w:p w:rsidR="00E05685" w:rsidRPr="00F308BB" w:rsidRDefault="00E05685" w:rsidP="00E05685">
      <w:pPr>
        <w:rPr>
          <w:b/>
          <w:sz w:val="32"/>
          <w:szCs w:val="32"/>
        </w:rPr>
      </w:pPr>
      <w:r w:rsidRPr="00F308BB">
        <w:rPr>
          <w:b/>
          <w:sz w:val="32"/>
          <w:szCs w:val="32"/>
        </w:rPr>
        <w:lastRenderedPageBreak/>
        <w:t>Imatges</w:t>
      </w:r>
    </w:p>
    <w:p w:rsidR="008D50D6" w:rsidRDefault="00E05685">
      <w:pPr>
        <w:pStyle w:val="ndexdillustracions"/>
        <w:tabs>
          <w:tab w:val="right" w:leader="dot" w:pos="8495"/>
        </w:tabs>
        <w:rPr>
          <w:ins w:id="672" w:author="UPC" w:date="2015-06-03T09:11:00Z"/>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ins w:id="673" w:author="UPC" w:date="2015-06-03T09:11:00Z">
        <w:r w:rsidR="008D50D6" w:rsidRPr="002A4030">
          <w:rPr>
            <w:rStyle w:val="Enlla"/>
            <w:noProof/>
          </w:rPr>
          <w:fldChar w:fldCharType="begin"/>
        </w:r>
        <w:r w:rsidR="008D50D6" w:rsidRPr="002A4030">
          <w:rPr>
            <w:rStyle w:val="Enlla"/>
            <w:noProof/>
          </w:rPr>
          <w:instrText xml:space="preserve"> </w:instrText>
        </w:r>
        <w:r w:rsidR="008D50D6">
          <w:rPr>
            <w:noProof/>
          </w:rPr>
          <w:instrText>HYPERLINK \l "_Toc421086139"</w:instrText>
        </w:r>
        <w:r w:rsidR="008D50D6" w:rsidRPr="002A4030">
          <w:rPr>
            <w:rStyle w:val="Enlla"/>
            <w:noProof/>
          </w:rPr>
          <w:instrText xml:space="preserve"> </w:instrText>
        </w:r>
        <w:r w:rsidR="008D50D6" w:rsidRPr="002A4030">
          <w:rPr>
            <w:rStyle w:val="Enlla"/>
            <w:noProof/>
          </w:rPr>
          <w:fldChar w:fldCharType="separate"/>
        </w:r>
        <w:r w:rsidR="008D50D6" w:rsidRPr="002A4030">
          <w:rPr>
            <w:rStyle w:val="Enlla"/>
            <w:noProof/>
          </w:rPr>
          <w:t>Imatge 1: Esquelet aplicació Grails amb Bootstrap</w:t>
        </w:r>
        <w:r w:rsidR="008D50D6">
          <w:rPr>
            <w:noProof/>
            <w:webHidden/>
          </w:rPr>
          <w:tab/>
        </w:r>
        <w:r w:rsidR="008D50D6">
          <w:rPr>
            <w:noProof/>
            <w:webHidden/>
          </w:rPr>
          <w:fldChar w:fldCharType="begin"/>
        </w:r>
        <w:r w:rsidR="008D50D6">
          <w:rPr>
            <w:noProof/>
            <w:webHidden/>
          </w:rPr>
          <w:instrText xml:space="preserve"> PAGEREF _Toc421086139 \h </w:instrText>
        </w:r>
      </w:ins>
      <w:r w:rsidR="008D50D6">
        <w:rPr>
          <w:noProof/>
          <w:webHidden/>
        </w:rPr>
      </w:r>
      <w:r w:rsidR="008D50D6">
        <w:rPr>
          <w:noProof/>
          <w:webHidden/>
        </w:rPr>
        <w:fldChar w:fldCharType="separate"/>
      </w:r>
      <w:ins w:id="674" w:author="UPC" w:date="2015-06-03T09:11:00Z">
        <w:r w:rsidR="008D50D6">
          <w:rPr>
            <w:noProof/>
            <w:webHidden/>
          </w:rPr>
          <w:t>14</w:t>
        </w:r>
        <w:r w:rsidR="008D50D6">
          <w:rPr>
            <w:noProof/>
            <w:webHidden/>
          </w:rPr>
          <w:fldChar w:fldCharType="end"/>
        </w:r>
        <w:r w:rsidR="008D50D6" w:rsidRPr="002A4030">
          <w:rPr>
            <w:rStyle w:val="Enlla"/>
            <w:noProof/>
          </w:rPr>
          <w:fldChar w:fldCharType="end"/>
        </w:r>
      </w:ins>
    </w:p>
    <w:p w:rsidR="008D50D6" w:rsidRDefault="008D50D6">
      <w:pPr>
        <w:pStyle w:val="ndexdillustracions"/>
        <w:tabs>
          <w:tab w:val="right" w:leader="dot" w:pos="8495"/>
        </w:tabs>
        <w:rPr>
          <w:ins w:id="675" w:author="UPC" w:date="2015-06-03T09:11:00Z"/>
          <w:rFonts w:asciiTheme="minorHAnsi" w:eastAsiaTheme="minorEastAsia" w:hAnsiTheme="minorHAnsi" w:cstheme="minorBidi"/>
          <w:noProof/>
          <w:szCs w:val="22"/>
          <w:lang w:eastAsia="ca-ES"/>
        </w:rPr>
      </w:pPr>
      <w:ins w:id="676" w:author="UPC" w:date="2015-06-03T09:11:00Z">
        <w:r w:rsidRPr="002A4030">
          <w:rPr>
            <w:rStyle w:val="Enlla"/>
            <w:noProof/>
          </w:rPr>
          <w:fldChar w:fldCharType="begin"/>
        </w:r>
        <w:r w:rsidRPr="002A4030">
          <w:rPr>
            <w:rStyle w:val="Enlla"/>
            <w:noProof/>
          </w:rPr>
          <w:instrText xml:space="preserve"> </w:instrText>
        </w:r>
        <w:r>
          <w:rPr>
            <w:noProof/>
          </w:rPr>
          <w:instrText>HYPERLINK \l "_Toc421086140"</w:instrText>
        </w:r>
        <w:r w:rsidRPr="002A4030">
          <w:rPr>
            <w:rStyle w:val="Enlla"/>
            <w:noProof/>
          </w:rPr>
          <w:instrText xml:space="preserve"> </w:instrText>
        </w:r>
        <w:r w:rsidRPr="002A4030">
          <w:rPr>
            <w:rStyle w:val="Enlla"/>
            <w:noProof/>
          </w:rPr>
          <w:fldChar w:fldCharType="separate"/>
        </w:r>
        <w:r w:rsidRPr="002A4030">
          <w:rPr>
            <w:rStyle w:val="Enlla"/>
            <w:noProof/>
          </w:rPr>
          <w:t>Imatge 2: Imatge de Bootstrap d'un exemple bàsic</w:t>
        </w:r>
        <w:r>
          <w:rPr>
            <w:noProof/>
            <w:webHidden/>
          </w:rPr>
          <w:tab/>
        </w:r>
        <w:r>
          <w:rPr>
            <w:noProof/>
            <w:webHidden/>
          </w:rPr>
          <w:fldChar w:fldCharType="begin"/>
        </w:r>
        <w:r>
          <w:rPr>
            <w:noProof/>
            <w:webHidden/>
          </w:rPr>
          <w:instrText xml:space="preserve"> PAGEREF _Toc421086140 \h </w:instrText>
        </w:r>
      </w:ins>
      <w:r>
        <w:rPr>
          <w:noProof/>
          <w:webHidden/>
        </w:rPr>
      </w:r>
      <w:r>
        <w:rPr>
          <w:noProof/>
          <w:webHidden/>
        </w:rPr>
        <w:fldChar w:fldCharType="separate"/>
      </w:r>
      <w:ins w:id="677" w:author="UPC" w:date="2015-06-03T09:11:00Z">
        <w:r>
          <w:rPr>
            <w:noProof/>
            <w:webHidden/>
          </w:rPr>
          <w:t>15</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78" w:author="UPC" w:date="2015-06-03T09:11:00Z"/>
          <w:rFonts w:asciiTheme="minorHAnsi" w:eastAsiaTheme="minorEastAsia" w:hAnsiTheme="minorHAnsi" w:cstheme="minorBidi"/>
          <w:noProof/>
          <w:szCs w:val="22"/>
          <w:lang w:eastAsia="ca-ES"/>
        </w:rPr>
      </w:pPr>
      <w:ins w:id="679" w:author="UPC" w:date="2015-06-03T09:11:00Z">
        <w:r w:rsidRPr="002A4030">
          <w:rPr>
            <w:rStyle w:val="Enlla"/>
            <w:noProof/>
          </w:rPr>
          <w:fldChar w:fldCharType="begin"/>
        </w:r>
        <w:r w:rsidRPr="002A4030">
          <w:rPr>
            <w:rStyle w:val="Enlla"/>
            <w:noProof/>
          </w:rPr>
          <w:instrText xml:space="preserve"> </w:instrText>
        </w:r>
        <w:r>
          <w:rPr>
            <w:noProof/>
          </w:rPr>
          <w:instrText>HYPERLINK \l "_Toc421086141"</w:instrText>
        </w:r>
        <w:r w:rsidRPr="002A4030">
          <w:rPr>
            <w:rStyle w:val="Enlla"/>
            <w:noProof/>
          </w:rPr>
          <w:instrText xml:space="preserve"> </w:instrText>
        </w:r>
        <w:r w:rsidRPr="002A4030">
          <w:rPr>
            <w:rStyle w:val="Enlla"/>
            <w:noProof/>
          </w:rPr>
          <w:fldChar w:fldCharType="separate"/>
        </w:r>
        <w:r w:rsidRPr="002A4030">
          <w:rPr>
            <w:rStyle w:val="Enlla"/>
            <w:noProof/>
          </w:rPr>
          <w:t>Imatge 3: Detecció de problemes del plugin Srping Security Core amb la pestanya Markers</w:t>
        </w:r>
        <w:r>
          <w:rPr>
            <w:noProof/>
            <w:webHidden/>
          </w:rPr>
          <w:tab/>
        </w:r>
        <w:r>
          <w:rPr>
            <w:noProof/>
            <w:webHidden/>
          </w:rPr>
          <w:fldChar w:fldCharType="begin"/>
        </w:r>
        <w:r>
          <w:rPr>
            <w:noProof/>
            <w:webHidden/>
          </w:rPr>
          <w:instrText xml:space="preserve"> PAGEREF _Toc421086141 \h </w:instrText>
        </w:r>
      </w:ins>
      <w:r>
        <w:rPr>
          <w:noProof/>
          <w:webHidden/>
        </w:rPr>
      </w:r>
      <w:r>
        <w:rPr>
          <w:noProof/>
          <w:webHidden/>
        </w:rPr>
        <w:fldChar w:fldCharType="separate"/>
      </w:r>
      <w:ins w:id="680" w:author="UPC" w:date="2015-06-03T09:11:00Z">
        <w:r>
          <w:rPr>
            <w:noProof/>
            <w:webHidden/>
          </w:rPr>
          <w:t>16</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81" w:author="UPC" w:date="2015-06-03T09:11:00Z"/>
          <w:rFonts w:asciiTheme="minorHAnsi" w:eastAsiaTheme="minorEastAsia" w:hAnsiTheme="minorHAnsi" w:cstheme="minorBidi"/>
          <w:noProof/>
          <w:szCs w:val="22"/>
          <w:lang w:eastAsia="ca-ES"/>
        </w:rPr>
      </w:pPr>
      <w:ins w:id="682" w:author="UPC" w:date="2015-06-03T09:11:00Z">
        <w:r w:rsidRPr="002A4030">
          <w:rPr>
            <w:rStyle w:val="Enlla"/>
            <w:noProof/>
          </w:rPr>
          <w:fldChar w:fldCharType="begin"/>
        </w:r>
        <w:r w:rsidRPr="002A4030">
          <w:rPr>
            <w:rStyle w:val="Enlla"/>
            <w:noProof/>
          </w:rPr>
          <w:instrText xml:space="preserve"> </w:instrText>
        </w:r>
        <w:r>
          <w:rPr>
            <w:noProof/>
          </w:rPr>
          <w:instrText>HYPERLINK \l "_Toc421086142"</w:instrText>
        </w:r>
        <w:r w:rsidRPr="002A4030">
          <w:rPr>
            <w:rStyle w:val="Enlla"/>
            <w:noProof/>
          </w:rPr>
          <w:instrText xml:space="preserve"> </w:instrText>
        </w:r>
        <w:r w:rsidRPr="002A4030">
          <w:rPr>
            <w:rStyle w:val="Enlla"/>
            <w:noProof/>
          </w:rPr>
          <w:fldChar w:fldCharType="separate"/>
        </w:r>
        <w:r w:rsidRPr="002A4030">
          <w:rPr>
            <w:rStyle w:val="Enlla"/>
            <w:noProof/>
          </w:rPr>
          <w:t>Imatge 4: Esquelet d’una aplicació Grails amb TreeTable</w:t>
        </w:r>
        <w:r>
          <w:rPr>
            <w:noProof/>
            <w:webHidden/>
          </w:rPr>
          <w:tab/>
        </w:r>
        <w:r>
          <w:rPr>
            <w:noProof/>
            <w:webHidden/>
          </w:rPr>
          <w:fldChar w:fldCharType="begin"/>
        </w:r>
        <w:r>
          <w:rPr>
            <w:noProof/>
            <w:webHidden/>
          </w:rPr>
          <w:instrText xml:space="preserve"> PAGEREF _Toc421086142 \h </w:instrText>
        </w:r>
      </w:ins>
      <w:r>
        <w:rPr>
          <w:noProof/>
          <w:webHidden/>
        </w:rPr>
      </w:r>
      <w:r>
        <w:rPr>
          <w:noProof/>
          <w:webHidden/>
        </w:rPr>
        <w:fldChar w:fldCharType="separate"/>
      </w:r>
      <w:ins w:id="683" w:author="UPC" w:date="2015-06-03T09:11:00Z">
        <w:r>
          <w:rPr>
            <w:noProof/>
            <w:webHidden/>
          </w:rPr>
          <w:t>25</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84" w:author="UPC" w:date="2015-06-03T09:11:00Z"/>
          <w:rFonts w:asciiTheme="minorHAnsi" w:eastAsiaTheme="minorEastAsia" w:hAnsiTheme="minorHAnsi" w:cstheme="minorBidi"/>
          <w:noProof/>
          <w:szCs w:val="22"/>
          <w:lang w:eastAsia="ca-ES"/>
        </w:rPr>
      </w:pPr>
      <w:ins w:id="685" w:author="UPC" w:date="2015-06-03T09:11:00Z">
        <w:r w:rsidRPr="002A4030">
          <w:rPr>
            <w:rStyle w:val="Enlla"/>
            <w:noProof/>
          </w:rPr>
          <w:fldChar w:fldCharType="begin"/>
        </w:r>
        <w:r w:rsidRPr="002A4030">
          <w:rPr>
            <w:rStyle w:val="Enlla"/>
            <w:noProof/>
          </w:rPr>
          <w:instrText xml:space="preserve"> </w:instrText>
        </w:r>
        <w:r>
          <w:rPr>
            <w:noProof/>
          </w:rPr>
          <w:instrText>HYPERLINK \l "_Toc421086143"</w:instrText>
        </w:r>
        <w:r w:rsidRPr="002A4030">
          <w:rPr>
            <w:rStyle w:val="Enlla"/>
            <w:noProof/>
          </w:rPr>
          <w:instrText xml:space="preserve"> </w:instrText>
        </w:r>
        <w:r w:rsidRPr="002A4030">
          <w:rPr>
            <w:rStyle w:val="Enlla"/>
            <w:noProof/>
          </w:rPr>
          <w:fldChar w:fldCharType="separate"/>
        </w:r>
        <w:r w:rsidRPr="002A4030">
          <w:rPr>
            <w:rStyle w:val="Enlla"/>
            <w:noProof/>
          </w:rPr>
          <w:t>Imatge 5: Exemple sencill amb TreeTable. Vista 1</w:t>
        </w:r>
        <w:r>
          <w:rPr>
            <w:noProof/>
            <w:webHidden/>
          </w:rPr>
          <w:tab/>
        </w:r>
        <w:r>
          <w:rPr>
            <w:noProof/>
            <w:webHidden/>
          </w:rPr>
          <w:fldChar w:fldCharType="begin"/>
        </w:r>
        <w:r>
          <w:rPr>
            <w:noProof/>
            <w:webHidden/>
          </w:rPr>
          <w:instrText xml:space="preserve"> PAGEREF _Toc421086143 \h </w:instrText>
        </w:r>
      </w:ins>
      <w:r>
        <w:rPr>
          <w:noProof/>
          <w:webHidden/>
        </w:rPr>
      </w:r>
      <w:r>
        <w:rPr>
          <w:noProof/>
          <w:webHidden/>
        </w:rPr>
        <w:fldChar w:fldCharType="separate"/>
      </w:r>
      <w:ins w:id="686" w:author="UPC" w:date="2015-06-03T09:11:00Z">
        <w:r>
          <w:rPr>
            <w:noProof/>
            <w:webHidden/>
          </w:rPr>
          <w:t>26</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87" w:author="UPC" w:date="2015-06-03T09:11:00Z"/>
          <w:rFonts w:asciiTheme="minorHAnsi" w:eastAsiaTheme="minorEastAsia" w:hAnsiTheme="minorHAnsi" w:cstheme="minorBidi"/>
          <w:noProof/>
          <w:szCs w:val="22"/>
          <w:lang w:eastAsia="ca-ES"/>
        </w:rPr>
      </w:pPr>
      <w:ins w:id="688" w:author="UPC" w:date="2015-06-03T09:11:00Z">
        <w:r w:rsidRPr="002A4030">
          <w:rPr>
            <w:rStyle w:val="Enlla"/>
            <w:noProof/>
          </w:rPr>
          <w:fldChar w:fldCharType="begin"/>
        </w:r>
        <w:r w:rsidRPr="002A4030">
          <w:rPr>
            <w:rStyle w:val="Enlla"/>
            <w:noProof/>
          </w:rPr>
          <w:instrText xml:space="preserve"> </w:instrText>
        </w:r>
        <w:r>
          <w:rPr>
            <w:noProof/>
          </w:rPr>
          <w:instrText>HYPERLINK \l "_Toc421086144"</w:instrText>
        </w:r>
        <w:r w:rsidRPr="002A4030">
          <w:rPr>
            <w:rStyle w:val="Enlla"/>
            <w:noProof/>
          </w:rPr>
          <w:instrText xml:space="preserve"> </w:instrText>
        </w:r>
        <w:r w:rsidRPr="002A4030">
          <w:rPr>
            <w:rStyle w:val="Enlla"/>
            <w:noProof/>
          </w:rPr>
          <w:fldChar w:fldCharType="separate"/>
        </w:r>
        <w:r w:rsidRPr="002A4030">
          <w:rPr>
            <w:rStyle w:val="Enlla"/>
            <w:noProof/>
          </w:rPr>
          <w:t>Imatge 6: Exemple sencill amb TreeTable. Vista 2</w:t>
        </w:r>
        <w:r>
          <w:rPr>
            <w:noProof/>
            <w:webHidden/>
          </w:rPr>
          <w:tab/>
        </w:r>
        <w:r>
          <w:rPr>
            <w:noProof/>
            <w:webHidden/>
          </w:rPr>
          <w:fldChar w:fldCharType="begin"/>
        </w:r>
        <w:r>
          <w:rPr>
            <w:noProof/>
            <w:webHidden/>
          </w:rPr>
          <w:instrText xml:space="preserve"> PAGEREF _Toc421086144 \h </w:instrText>
        </w:r>
      </w:ins>
      <w:r>
        <w:rPr>
          <w:noProof/>
          <w:webHidden/>
        </w:rPr>
      </w:r>
      <w:r>
        <w:rPr>
          <w:noProof/>
          <w:webHidden/>
        </w:rPr>
        <w:fldChar w:fldCharType="separate"/>
      </w:r>
      <w:ins w:id="689" w:author="UPC" w:date="2015-06-03T09:11:00Z">
        <w:r>
          <w:rPr>
            <w:noProof/>
            <w:webHidden/>
          </w:rPr>
          <w:t>27</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90" w:author="UPC" w:date="2015-06-03T09:11:00Z"/>
          <w:rFonts w:asciiTheme="minorHAnsi" w:eastAsiaTheme="minorEastAsia" w:hAnsiTheme="minorHAnsi" w:cstheme="minorBidi"/>
          <w:noProof/>
          <w:szCs w:val="22"/>
          <w:lang w:eastAsia="ca-ES"/>
        </w:rPr>
      </w:pPr>
      <w:ins w:id="691" w:author="UPC" w:date="2015-06-03T09:11:00Z">
        <w:r w:rsidRPr="002A4030">
          <w:rPr>
            <w:rStyle w:val="Enlla"/>
            <w:noProof/>
          </w:rPr>
          <w:fldChar w:fldCharType="begin"/>
        </w:r>
        <w:r w:rsidRPr="002A4030">
          <w:rPr>
            <w:rStyle w:val="Enlla"/>
            <w:noProof/>
          </w:rPr>
          <w:instrText xml:space="preserve"> </w:instrText>
        </w:r>
        <w:r>
          <w:rPr>
            <w:noProof/>
          </w:rPr>
          <w:instrText>HYPERLINK \l "_Toc421086145"</w:instrText>
        </w:r>
        <w:r w:rsidRPr="002A4030">
          <w:rPr>
            <w:rStyle w:val="Enlla"/>
            <w:noProof/>
          </w:rPr>
          <w:instrText xml:space="preserve"> </w:instrText>
        </w:r>
        <w:r w:rsidRPr="002A4030">
          <w:rPr>
            <w:rStyle w:val="Enlla"/>
            <w:noProof/>
          </w:rPr>
          <w:fldChar w:fldCharType="separate"/>
        </w:r>
        <w:r w:rsidRPr="002A4030">
          <w:rPr>
            <w:rStyle w:val="Enlla"/>
            <w:noProof/>
          </w:rPr>
          <w:t>Imatge 7: Aparença del CKEditor amb configuració ràpida</w:t>
        </w:r>
        <w:r>
          <w:rPr>
            <w:noProof/>
            <w:webHidden/>
          </w:rPr>
          <w:tab/>
        </w:r>
        <w:r>
          <w:rPr>
            <w:noProof/>
            <w:webHidden/>
          </w:rPr>
          <w:fldChar w:fldCharType="begin"/>
        </w:r>
        <w:r>
          <w:rPr>
            <w:noProof/>
            <w:webHidden/>
          </w:rPr>
          <w:instrText xml:space="preserve"> PAGEREF _Toc421086145 \h </w:instrText>
        </w:r>
      </w:ins>
      <w:r>
        <w:rPr>
          <w:noProof/>
          <w:webHidden/>
        </w:rPr>
      </w:r>
      <w:r>
        <w:rPr>
          <w:noProof/>
          <w:webHidden/>
        </w:rPr>
        <w:fldChar w:fldCharType="separate"/>
      </w:r>
      <w:ins w:id="692" w:author="UPC" w:date="2015-06-03T09:11:00Z">
        <w:r>
          <w:rPr>
            <w:noProof/>
            <w:webHidden/>
          </w:rPr>
          <w:t>31</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93" w:author="UPC" w:date="2015-06-03T09:11:00Z"/>
          <w:rFonts w:asciiTheme="minorHAnsi" w:eastAsiaTheme="minorEastAsia" w:hAnsiTheme="minorHAnsi" w:cstheme="minorBidi"/>
          <w:noProof/>
          <w:szCs w:val="22"/>
          <w:lang w:eastAsia="ca-ES"/>
        </w:rPr>
      </w:pPr>
      <w:ins w:id="694" w:author="UPC" w:date="2015-06-03T09:11:00Z">
        <w:r w:rsidRPr="002A4030">
          <w:rPr>
            <w:rStyle w:val="Enlla"/>
            <w:noProof/>
          </w:rPr>
          <w:fldChar w:fldCharType="begin"/>
        </w:r>
        <w:r w:rsidRPr="002A4030">
          <w:rPr>
            <w:rStyle w:val="Enlla"/>
            <w:noProof/>
          </w:rPr>
          <w:instrText xml:space="preserve"> </w:instrText>
        </w:r>
        <w:r>
          <w:rPr>
            <w:noProof/>
          </w:rPr>
          <w:instrText>HYPERLINK \l "_Toc421086146"</w:instrText>
        </w:r>
        <w:r w:rsidRPr="002A4030">
          <w:rPr>
            <w:rStyle w:val="Enlla"/>
            <w:noProof/>
          </w:rPr>
          <w:instrText xml:space="preserve"> </w:instrText>
        </w:r>
        <w:r w:rsidRPr="002A4030">
          <w:rPr>
            <w:rStyle w:val="Enlla"/>
            <w:noProof/>
          </w:rPr>
          <w:fldChar w:fldCharType="separate"/>
        </w:r>
        <w:r w:rsidRPr="002A4030">
          <w:rPr>
            <w:rStyle w:val="Enlla"/>
            <w:noProof/>
          </w:rPr>
          <w:t>Imatge 8: Fulles d'estils a fer servir en l'àrea d'edició del CKEditor</w:t>
        </w:r>
        <w:r>
          <w:rPr>
            <w:noProof/>
            <w:webHidden/>
          </w:rPr>
          <w:tab/>
        </w:r>
        <w:r>
          <w:rPr>
            <w:noProof/>
            <w:webHidden/>
          </w:rPr>
          <w:fldChar w:fldCharType="begin"/>
        </w:r>
        <w:r>
          <w:rPr>
            <w:noProof/>
            <w:webHidden/>
          </w:rPr>
          <w:instrText xml:space="preserve"> PAGEREF _Toc421086146 \h </w:instrText>
        </w:r>
      </w:ins>
      <w:r>
        <w:rPr>
          <w:noProof/>
          <w:webHidden/>
        </w:rPr>
      </w:r>
      <w:r>
        <w:rPr>
          <w:noProof/>
          <w:webHidden/>
        </w:rPr>
        <w:fldChar w:fldCharType="separate"/>
      </w:r>
      <w:ins w:id="695" w:author="UPC" w:date="2015-06-03T09:11:00Z">
        <w:r>
          <w:rPr>
            <w:noProof/>
            <w:webHidden/>
          </w:rPr>
          <w:t>35</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96" w:author="UPC" w:date="2015-06-03T09:11:00Z"/>
          <w:rFonts w:asciiTheme="minorHAnsi" w:eastAsiaTheme="minorEastAsia" w:hAnsiTheme="minorHAnsi" w:cstheme="minorBidi"/>
          <w:noProof/>
          <w:szCs w:val="22"/>
          <w:lang w:eastAsia="ca-ES"/>
        </w:rPr>
      </w:pPr>
      <w:ins w:id="697" w:author="UPC" w:date="2015-06-03T09:11:00Z">
        <w:r w:rsidRPr="002A4030">
          <w:rPr>
            <w:rStyle w:val="Enlla"/>
            <w:noProof/>
          </w:rPr>
          <w:fldChar w:fldCharType="begin"/>
        </w:r>
        <w:r w:rsidRPr="002A4030">
          <w:rPr>
            <w:rStyle w:val="Enlla"/>
            <w:noProof/>
          </w:rPr>
          <w:instrText xml:space="preserve"> </w:instrText>
        </w:r>
        <w:r>
          <w:rPr>
            <w:noProof/>
          </w:rPr>
          <w:instrText>HYPERLINK \l "_Toc421086147"</w:instrText>
        </w:r>
        <w:r w:rsidRPr="002A4030">
          <w:rPr>
            <w:rStyle w:val="Enlla"/>
            <w:noProof/>
          </w:rPr>
          <w:instrText xml:space="preserve"> </w:instrText>
        </w:r>
        <w:r w:rsidRPr="002A4030">
          <w:rPr>
            <w:rStyle w:val="Enlla"/>
            <w:noProof/>
          </w:rPr>
          <w:fldChar w:fldCharType="separate"/>
        </w:r>
        <w:r w:rsidRPr="002A4030">
          <w:rPr>
            <w:rStyle w:val="Enlla"/>
            <w:noProof/>
          </w:rPr>
          <w:t>Imatge 9: indentació codi HTML del CKEditor a l'enviar dades al controlador</w:t>
        </w:r>
        <w:r>
          <w:rPr>
            <w:noProof/>
            <w:webHidden/>
          </w:rPr>
          <w:tab/>
        </w:r>
        <w:r>
          <w:rPr>
            <w:noProof/>
            <w:webHidden/>
          </w:rPr>
          <w:fldChar w:fldCharType="begin"/>
        </w:r>
        <w:r>
          <w:rPr>
            <w:noProof/>
            <w:webHidden/>
          </w:rPr>
          <w:instrText xml:space="preserve"> PAGEREF _Toc421086147 \h </w:instrText>
        </w:r>
      </w:ins>
      <w:r>
        <w:rPr>
          <w:noProof/>
          <w:webHidden/>
        </w:rPr>
      </w:r>
      <w:r>
        <w:rPr>
          <w:noProof/>
          <w:webHidden/>
        </w:rPr>
        <w:fldChar w:fldCharType="separate"/>
      </w:r>
      <w:ins w:id="698" w:author="UPC" w:date="2015-06-03T09:11:00Z">
        <w:r>
          <w:rPr>
            <w:noProof/>
            <w:webHidden/>
          </w:rPr>
          <w:t>36</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99" w:author="UPC" w:date="2015-06-03T09:11:00Z"/>
          <w:rFonts w:asciiTheme="minorHAnsi" w:eastAsiaTheme="minorEastAsia" w:hAnsiTheme="minorHAnsi" w:cstheme="minorBidi"/>
          <w:noProof/>
          <w:szCs w:val="22"/>
          <w:lang w:eastAsia="ca-ES"/>
        </w:rPr>
      </w:pPr>
      <w:ins w:id="700" w:author="UPC" w:date="2015-06-03T09:11:00Z">
        <w:r w:rsidRPr="002A4030">
          <w:rPr>
            <w:rStyle w:val="Enlla"/>
            <w:noProof/>
          </w:rPr>
          <w:fldChar w:fldCharType="begin"/>
        </w:r>
        <w:r w:rsidRPr="002A4030">
          <w:rPr>
            <w:rStyle w:val="Enlla"/>
            <w:noProof/>
          </w:rPr>
          <w:instrText xml:space="preserve"> </w:instrText>
        </w:r>
        <w:r>
          <w:rPr>
            <w:noProof/>
          </w:rPr>
          <w:instrText>HYPERLINK \l "_Toc421086148"</w:instrText>
        </w:r>
        <w:r w:rsidRPr="002A4030">
          <w:rPr>
            <w:rStyle w:val="Enlla"/>
            <w:noProof/>
          </w:rPr>
          <w:instrText xml:space="preserve"> </w:instrText>
        </w:r>
        <w:r w:rsidRPr="002A4030">
          <w:rPr>
            <w:rStyle w:val="Enlla"/>
            <w:noProof/>
          </w:rPr>
          <w:fldChar w:fldCharType="separate"/>
        </w:r>
        <w:r w:rsidRPr="002A4030">
          <w:rPr>
            <w:rStyle w:val="Enlla"/>
            <w:noProof/>
          </w:rPr>
          <w:t>Imatge 10: Espais/tabulacions afegides en l'editor de codi HTML/GSP</w:t>
        </w:r>
        <w:r>
          <w:rPr>
            <w:noProof/>
            <w:webHidden/>
          </w:rPr>
          <w:tab/>
        </w:r>
        <w:r>
          <w:rPr>
            <w:noProof/>
            <w:webHidden/>
          </w:rPr>
          <w:fldChar w:fldCharType="begin"/>
        </w:r>
        <w:r>
          <w:rPr>
            <w:noProof/>
            <w:webHidden/>
          </w:rPr>
          <w:instrText xml:space="preserve"> PAGEREF _Toc421086148 \h </w:instrText>
        </w:r>
      </w:ins>
      <w:r>
        <w:rPr>
          <w:noProof/>
          <w:webHidden/>
        </w:rPr>
      </w:r>
      <w:r>
        <w:rPr>
          <w:noProof/>
          <w:webHidden/>
        </w:rPr>
        <w:fldChar w:fldCharType="separate"/>
      </w:r>
      <w:ins w:id="701" w:author="UPC" w:date="2015-06-03T09:11:00Z">
        <w:r>
          <w:rPr>
            <w:noProof/>
            <w:webHidden/>
          </w:rPr>
          <w:t>50</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02" w:author="UPC" w:date="2015-06-03T09:11:00Z"/>
          <w:rFonts w:asciiTheme="minorHAnsi" w:eastAsiaTheme="minorEastAsia" w:hAnsiTheme="minorHAnsi" w:cstheme="minorBidi"/>
          <w:noProof/>
          <w:szCs w:val="22"/>
          <w:lang w:eastAsia="ca-ES"/>
        </w:rPr>
      </w:pPr>
      <w:ins w:id="703" w:author="UPC" w:date="2015-06-03T09:11:00Z">
        <w:r w:rsidRPr="002A4030">
          <w:rPr>
            <w:rStyle w:val="Enlla"/>
            <w:noProof/>
          </w:rPr>
          <w:fldChar w:fldCharType="begin"/>
        </w:r>
        <w:r w:rsidRPr="002A4030">
          <w:rPr>
            <w:rStyle w:val="Enlla"/>
            <w:noProof/>
          </w:rPr>
          <w:instrText xml:space="preserve"> </w:instrText>
        </w:r>
        <w:r>
          <w:rPr>
            <w:noProof/>
          </w:rPr>
          <w:instrText>HYPERLINK \l "_Toc421086149"</w:instrText>
        </w:r>
        <w:r w:rsidRPr="002A4030">
          <w:rPr>
            <w:rStyle w:val="Enlla"/>
            <w:noProof/>
          </w:rPr>
          <w:instrText xml:space="preserve"> </w:instrText>
        </w:r>
        <w:r w:rsidRPr="002A4030">
          <w:rPr>
            <w:rStyle w:val="Enlla"/>
            <w:noProof/>
          </w:rPr>
          <w:fldChar w:fldCharType="separate"/>
        </w:r>
        <w:r w:rsidRPr="002A4030">
          <w:rPr>
            <w:rStyle w:val="Enlla"/>
            <w:noProof/>
          </w:rPr>
          <w:t>Imatge 11: Taules de Continguts i Templates</w:t>
        </w:r>
        <w:r>
          <w:rPr>
            <w:noProof/>
            <w:webHidden/>
          </w:rPr>
          <w:tab/>
        </w:r>
        <w:r>
          <w:rPr>
            <w:noProof/>
            <w:webHidden/>
          </w:rPr>
          <w:fldChar w:fldCharType="begin"/>
        </w:r>
        <w:r>
          <w:rPr>
            <w:noProof/>
            <w:webHidden/>
          </w:rPr>
          <w:instrText xml:space="preserve"> PAGEREF _Toc421086149 \h </w:instrText>
        </w:r>
      </w:ins>
      <w:r>
        <w:rPr>
          <w:noProof/>
          <w:webHidden/>
        </w:rPr>
      </w:r>
      <w:r>
        <w:rPr>
          <w:noProof/>
          <w:webHidden/>
        </w:rPr>
        <w:fldChar w:fldCharType="separate"/>
      </w:r>
      <w:ins w:id="704" w:author="UPC" w:date="2015-06-03T09:11:00Z">
        <w:r>
          <w:rPr>
            <w:noProof/>
            <w:webHidden/>
          </w:rPr>
          <w:t>52</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05" w:author="UPC" w:date="2015-06-03T09:11:00Z"/>
          <w:rFonts w:asciiTheme="minorHAnsi" w:eastAsiaTheme="minorEastAsia" w:hAnsiTheme="minorHAnsi" w:cstheme="minorBidi"/>
          <w:noProof/>
          <w:szCs w:val="22"/>
          <w:lang w:eastAsia="ca-ES"/>
        </w:rPr>
      </w:pPr>
      <w:ins w:id="706" w:author="UPC" w:date="2015-06-03T09:11:00Z">
        <w:r w:rsidRPr="002A4030">
          <w:rPr>
            <w:rStyle w:val="Enlla"/>
            <w:noProof/>
          </w:rPr>
          <w:fldChar w:fldCharType="begin"/>
        </w:r>
        <w:r w:rsidRPr="002A4030">
          <w:rPr>
            <w:rStyle w:val="Enlla"/>
            <w:noProof/>
          </w:rPr>
          <w:instrText xml:space="preserve"> </w:instrText>
        </w:r>
        <w:r>
          <w:rPr>
            <w:noProof/>
          </w:rPr>
          <w:instrText>HYPERLINK \l "_Toc421086150"</w:instrText>
        </w:r>
        <w:r w:rsidRPr="002A4030">
          <w:rPr>
            <w:rStyle w:val="Enlla"/>
            <w:noProof/>
          </w:rPr>
          <w:instrText xml:space="preserve"> </w:instrText>
        </w:r>
        <w:r w:rsidRPr="002A4030">
          <w:rPr>
            <w:rStyle w:val="Enlla"/>
            <w:noProof/>
          </w:rPr>
          <w:fldChar w:fldCharType="separate"/>
        </w:r>
        <w:r w:rsidRPr="002A4030">
          <w:rPr>
            <w:rStyle w:val="Enlla"/>
            <w:noProof/>
          </w:rPr>
          <w:t>Imatge 12: Carpeta del servidor amb enllaç simbólic</w:t>
        </w:r>
        <w:r>
          <w:rPr>
            <w:noProof/>
            <w:webHidden/>
          </w:rPr>
          <w:tab/>
        </w:r>
        <w:r>
          <w:rPr>
            <w:noProof/>
            <w:webHidden/>
          </w:rPr>
          <w:fldChar w:fldCharType="begin"/>
        </w:r>
        <w:r>
          <w:rPr>
            <w:noProof/>
            <w:webHidden/>
          </w:rPr>
          <w:instrText xml:space="preserve"> PAGEREF _Toc421086150 \h </w:instrText>
        </w:r>
      </w:ins>
      <w:r>
        <w:rPr>
          <w:noProof/>
          <w:webHidden/>
        </w:rPr>
      </w:r>
      <w:r>
        <w:rPr>
          <w:noProof/>
          <w:webHidden/>
        </w:rPr>
        <w:fldChar w:fldCharType="separate"/>
      </w:r>
      <w:ins w:id="707" w:author="UPC" w:date="2015-06-03T09:11:00Z">
        <w:r>
          <w:rPr>
            <w:noProof/>
            <w:webHidden/>
          </w:rPr>
          <w:t>59</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08" w:author="UPC" w:date="2015-06-03T09:11:00Z"/>
          <w:rFonts w:asciiTheme="minorHAnsi" w:eastAsiaTheme="minorEastAsia" w:hAnsiTheme="minorHAnsi" w:cstheme="minorBidi"/>
          <w:noProof/>
          <w:szCs w:val="22"/>
          <w:lang w:eastAsia="ca-ES"/>
        </w:rPr>
      </w:pPr>
      <w:ins w:id="709" w:author="UPC" w:date="2015-06-03T09:11:00Z">
        <w:r w:rsidRPr="002A4030">
          <w:rPr>
            <w:rStyle w:val="Enlla"/>
            <w:noProof/>
          </w:rPr>
          <w:fldChar w:fldCharType="begin"/>
        </w:r>
        <w:r w:rsidRPr="002A4030">
          <w:rPr>
            <w:rStyle w:val="Enlla"/>
            <w:noProof/>
          </w:rPr>
          <w:instrText xml:space="preserve"> </w:instrText>
        </w:r>
        <w:r>
          <w:rPr>
            <w:noProof/>
          </w:rPr>
          <w:instrText>HYPERLINK \l "_Toc421086151"</w:instrText>
        </w:r>
        <w:r w:rsidRPr="002A4030">
          <w:rPr>
            <w:rStyle w:val="Enlla"/>
            <w:noProof/>
          </w:rPr>
          <w:instrText xml:space="preserve"> </w:instrText>
        </w:r>
        <w:r w:rsidRPr="002A4030">
          <w:rPr>
            <w:rStyle w:val="Enlla"/>
            <w:noProof/>
          </w:rPr>
          <w:fldChar w:fldCharType="separate"/>
        </w:r>
        <w:r w:rsidRPr="002A4030">
          <w:rPr>
            <w:rStyle w:val="Enlla"/>
            <w:noProof/>
          </w:rPr>
          <w:t>Imatge 13: Arxius generats per la instrucció wsdl2java</w:t>
        </w:r>
        <w:r>
          <w:rPr>
            <w:noProof/>
            <w:webHidden/>
          </w:rPr>
          <w:tab/>
        </w:r>
        <w:r>
          <w:rPr>
            <w:noProof/>
            <w:webHidden/>
          </w:rPr>
          <w:fldChar w:fldCharType="begin"/>
        </w:r>
        <w:r>
          <w:rPr>
            <w:noProof/>
            <w:webHidden/>
          </w:rPr>
          <w:instrText xml:space="preserve"> PAGEREF _Toc421086151 \h </w:instrText>
        </w:r>
      </w:ins>
      <w:r>
        <w:rPr>
          <w:noProof/>
          <w:webHidden/>
        </w:rPr>
      </w:r>
      <w:r>
        <w:rPr>
          <w:noProof/>
          <w:webHidden/>
        </w:rPr>
        <w:fldChar w:fldCharType="separate"/>
      </w:r>
      <w:ins w:id="710" w:author="UPC" w:date="2015-06-03T09:11:00Z">
        <w:r>
          <w:rPr>
            <w:noProof/>
            <w:webHidden/>
          </w:rPr>
          <w:t>65</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11" w:author="UPC" w:date="2015-06-03T09:11:00Z"/>
          <w:rFonts w:asciiTheme="minorHAnsi" w:eastAsiaTheme="minorEastAsia" w:hAnsiTheme="minorHAnsi" w:cstheme="minorBidi"/>
          <w:noProof/>
          <w:szCs w:val="22"/>
          <w:lang w:eastAsia="ca-ES"/>
        </w:rPr>
      </w:pPr>
      <w:ins w:id="712" w:author="UPC" w:date="2015-06-03T09:11:00Z">
        <w:r w:rsidRPr="002A4030">
          <w:rPr>
            <w:rStyle w:val="Enlla"/>
            <w:noProof/>
          </w:rPr>
          <w:fldChar w:fldCharType="begin"/>
        </w:r>
        <w:r w:rsidRPr="002A4030">
          <w:rPr>
            <w:rStyle w:val="Enlla"/>
            <w:noProof/>
          </w:rPr>
          <w:instrText xml:space="preserve"> </w:instrText>
        </w:r>
        <w:r>
          <w:rPr>
            <w:noProof/>
          </w:rPr>
          <w:instrText>HYPERLINK \l "_Toc421086152"</w:instrText>
        </w:r>
        <w:r w:rsidRPr="002A4030">
          <w:rPr>
            <w:rStyle w:val="Enlla"/>
            <w:noProof/>
          </w:rPr>
          <w:instrText xml:space="preserve"> </w:instrText>
        </w:r>
        <w:r w:rsidRPr="002A4030">
          <w:rPr>
            <w:rStyle w:val="Enlla"/>
            <w:noProof/>
          </w:rPr>
          <w:fldChar w:fldCharType="separate"/>
        </w:r>
        <w:r w:rsidRPr="002A4030">
          <w:rPr>
            <w:rStyle w:val="Enlla"/>
            <w:noProof/>
          </w:rPr>
          <w:t>Imatge 14: JRE al Project Explorer</w:t>
        </w:r>
        <w:r>
          <w:rPr>
            <w:noProof/>
            <w:webHidden/>
          </w:rPr>
          <w:tab/>
        </w:r>
        <w:r>
          <w:rPr>
            <w:noProof/>
            <w:webHidden/>
          </w:rPr>
          <w:fldChar w:fldCharType="begin"/>
        </w:r>
        <w:r>
          <w:rPr>
            <w:noProof/>
            <w:webHidden/>
          </w:rPr>
          <w:instrText xml:space="preserve"> PAGEREF _Toc421086152 \h </w:instrText>
        </w:r>
      </w:ins>
      <w:r>
        <w:rPr>
          <w:noProof/>
          <w:webHidden/>
        </w:rPr>
      </w:r>
      <w:r>
        <w:rPr>
          <w:noProof/>
          <w:webHidden/>
        </w:rPr>
        <w:fldChar w:fldCharType="separate"/>
      </w:r>
      <w:ins w:id="713" w:author="UPC" w:date="2015-06-03T09:11:00Z">
        <w:r>
          <w:rPr>
            <w:noProof/>
            <w:webHidden/>
          </w:rPr>
          <w:t>86</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14" w:author="UPC" w:date="2015-06-03T09:11:00Z"/>
          <w:rFonts w:asciiTheme="minorHAnsi" w:eastAsiaTheme="minorEastAsia" w:hAnsiTheme="minorHAnsi" w:cstheme="minorBidi"/>
          <w:noProof/>
          <w:szCs w:val="22"/>
          <w:lang w:eastAsia="ca-ES"/>
        </w:rPr>
      </w:pPr>
      <w:ins w:id="715" w:author="UPC" w:date="2015-06-03T09:11:00Z">
        <w:r w:rsidRPr="002A4030">
          <w:rPr>
            <w:rStyle w:val="Enlla"/>
            <w:noProof/>
          </w:rPr>
          <w:fldChar w:fldCharType="begin"/>
        </w:r>
        <w:r w:rsidRPr="002A4030">
          <w:rPr>
            <w:rStyle w:val="Enlla"/>
            <w:noProof/>
          </w:rPr>
          <w:instrText xml:space="preserve"> </w:instrText>
        </w:r>
        <w:r>
          <w:rPr>
            <w:noProof/>
          </w:rPr>
          <w:instrText>HYPERLINK \l "_Toc421086153"</w:instrText>
        </w:r>
        <w:r w:rsidRPr="002A4030">
          <w:rPr>
            <w:rStyle w:val="Enlla"/>
            <w:noProof/>
          </w:rPr>
          <w:instrText xml:space="preserve"> </w:instrText>
        </w:r>
        <w:r w:rsidRPr="002A4030">
          <w:rPr>
            <w:rStyle w:val="Enlla"/>
            <w:noProof/>
          </w:rPr>
          <w:fldChar w:fldCharType="separate"/>
        </w:r>
        <w:r w:rsidRPr="002A4030">
          <w:rPr>
            <w:rStyle w:val="Enlla"/>
            <w:noProof/>
          </w:rPr>
          <w:t>Imatge 15: JRE’s instal·lats a l’entorn GGTS</w:t>
        </w:r>
        <w:r>
          <w:rPr>
            <w:noProof/>
            <w:webHidden/>
          </w:rPr>
          <w:tab/>
        </w:r>
        <w:r>
          <w:rPr>
            <w:noProof/>
            <w:webHidden/>
          </w:rPr>
          <w:fldChar w:fldCharType="begin"/>
        </w:r>
        <w:r>
          <w:rPr>
            <w:noProof/>
            <w:webHidden/>
          </w:rPr>
          <w:instrText xml:space="preserve"> PAGEREF _Toc421086153 \h </w:instrText>
        </w:r>
      </w:ins>
      <w:r>
        <w:rPr>
          <w:noProof/>
          <w:webHidden/>
        </w:rPr>
      </w:r>
      <w:r>
        <w:rPr>
          <w:noProof/>
          <w:webHidden/>
        </w:rPr>
        <w:fldChar w:fldCharType="separate"/>
      </w:r>
      <w:ins w:id="716" w:author="UPC" w:date="2015-06-03T09:11:00Z">
        <w:r>
          <w:rPr>
            <w:noProof/>
            <w:webHidden/>
          </w:rPr>
          <w:t>86</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17" w:author="UPC" w:date="2015-06-03T09:11:00Z"/>
          <w:rFonts w:asciiTheme="minorHAnsi" w:eastAsiaTheme="minorEastAsia" w:hAnsiTheme="minorHAnsi" w:cstheme="minorBidi"/>
          <w:noProof/>
          <w:szCs w:val="22"/>
          <w:lang w:eastAsia="ca-ES"/>
        </w:rPr>
      </w:pPr>
      <w:ins w:id="718" w:author="UPC" w:date="2015-06-03T09:11:00Z">
        <w:r w:rsidRPr="002A4030">
          <w:rPr>
            <w:rStyle w:val="Enlla"/>
            <w:noProof/>
          </w:rPr>
          <w:fldChar w:fldCharType="begin"/>
        </w:r>
        <w:r w:rsidRPr="002A4030">
          <w:rPr>
            <w:rStyle w:val="Enlla"/>
            <w:noProof/>
          </w:rPr>
          <w:instrText xml:space="preserve"> </w:instrText>
        </w:r>
        <w:r>
          <w:rPr>
            <w:noProof/>
          </w:rPr>
          <w:instrText>HYPERLINK \l "_Toc421086154"</w:instrText>
        </w:r>
        <w:r w:rsidRPr="002A4030">
          <w:rPr>
            <w:rStyle w:val="Enlla"/>
            <w:noProof/>
          </w:rPr>
          <w:instrText xml:space="preserve"> </w:instrText>
        </w:r>
        <w:r w:rsidRPr="002A4030">
          <w:rPr>
            <w:rStyle w:val="Enlla"/>
            <w:noProof/>
          </w:rPr>
          <w:fldChar w:fldCharType="separate"/>
        </w:r>
        <w:r w:rsidRPr="002A4030">
          <w:rPr>
            <w:rStyle w:val="Enlla"/>
            <w:noProof/>
          </w:rPr>
          <w:t>Imatge 16: Afegir un JRE</w:t>
        </w:r>
        <w:r>
          <w:rPr>
            <w:noProof/>
            <w:webHidden/>
          </w:rPr>
          <w:tab/>
        </w:r>
        <w:r>
          <w:rPr>
            <w:noProof/>
            <w:webHidden/>
          </w:rPr>
          <w:fldChar w:fldCharType="begin"/>
        </w:r>
        <w:r>
          <w:rPr>
            <w:noProof/>
            <w:webHidden/>
          </w:rPr>
          <w:instrText xml:space="preserve"> PAGEREF _Toc421086154 \h </w:instrText>
        </w:r>
      </w:ins>
      <w:r>
        <w:rPr>
          <w:noProof/>
          <w:webHidden/>
        </w:rPr>
      </w:r>
      <w:r>
        <w:rPr>
          <w:noProof/>
          <w:webHidden/>
        </w:rPr>
        <w:fldChar w:fldCharType="separate"/>
      </w:r>
      <w:ins w:id="719" w:author="UPC" w:date="2015-06-03T09:11:00Z">
        <w:r>
          <w:rPr>
            <w:noProof/>
            <w:webHidden/>
          </w:rPr>
          <w:t>87</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20" w:author="UPC" w:date="2015-06-03T09:11:00Z"/>
          <w:rFonts w:asciiTheme="minorHAnsi" w:eastAsiaTheme="minorEastAsia" w:hAnsiTheme="minorHAnsi" w:cstheme="minorBidi"/>
          <w:noProof/>
          <w:szCs w:val="22"/>
          <w:lang w:eastAsia="ca-ES"/>
        </w:rPr>
      </w:pPr>
      <w:ins w:id="721" w:author="UPC" w:date="2015-06-03T09:11:00Z">
        <w:r w:rsidRPr="002A4030">
          <w:rPr>
            <w:rStyle w:val="Enlla"/>
            <w:noProof/>
          </w:rPr>
          <w:fldChar w:fldCharType="begin"/>
        </w:r>
        <w:r w:rsidRPr="002A4030">
          <w:rPr>
            <w:rStyle w:val="Enlla"/>
            <w:noProof/>
          </w:rPr>
          <w:instrText xml:space="preserve"> </w:instrText>
        </w:r>
        <w:r>
          <w:rPr>
            <w:noProof/>
          </w:rPr>
          <w:instrText>HYPERLINK \l "_Toc421086155"</w:instrText>
        </w:r>
        <w:r w:rsidRPr="002A4030">
          <w:rPr>
            <w:rStyle w:val="Enlla"/>
            <w:noProof/>
          </w:rPr>
          <w:instrText xml:space="preserve"> </w:instrText>
        </w:r>
        <w:r w:rsidRPr="002A4030">
          <w:rPr>
            <w:rStyle w:val="Enlla"/>
            <w:noProof/>
          </w:rPr>
          <w:fldChar w:fldCharType="separate"/>
        </w:r>
        <w:r w:rsidRPr="002A4030">
          <w:rPr>
            <w:rStyle w:val="Enlla"/>
            <w:noProof/>
          </w:rPr>
          <w:t>Imatge 17: Definició del JRE</w:t>
        </w:r>
        <w:r>
          <w:rPr>
            <w:noProof/>
            <w:webHidden/>
          </w:rPr>
          <w:tab/>
        </w:r>
        <w:r>
          <w:rPr>
            <w:noProof/>
            <w:webHidden/>
          </w:rPr>
          <w:fldChar w:fldCharType="begin"/>
        </w:r>
        <w:r>
          <w:rPr>
            <w:noProof/>
            <w:webHidden/>
          </w:rPr>
          <w:instrText xml:space="preserve"> PAGEREF _Toc421086155 \h </w:instrText>
        </w:r>
      </w:ins>
      <w:r>
        <w:rPr>
          <w:noProof/>
          <w:webHidden/>
        </w:rPr>
      </w:r>
      <w:r>
        <w:rPr>
          <w:noProof/>
          <w:webHidden/>
        </w:rPr>
        <w:fldChar w:fldCharType="separate"/>
      </w:r>
      <w:ins w:id="722" w:author="UPC" w:date="2015-06-03T09:11:00Z">
        <w:r>
          <w:rPr>
            <w:noProof/>
            <w:webHidden/>
          </w:rPr>
          <w:t>87</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23" w:author="UPC" w:date="2015-06-03T09:11:00Z"/>
          <w:rFonts w:asciiTheme="minorHAnsi" w:eastAsiaTheme="minorEastAsia" w:hAnsiTheme="minorHAnsi" w:cstheme="minorBidi"/>
          <w:noProof/>
          <w:szCs w:val="22"/>
          <w:lang w:eastAsia="ca-ES"/>
        </w:rPr>
      </w:pPr>
      <w:ins w:id="724" w:author="UPC" w:date="2015-06-03T09:11:00Z">
        <w:r w:rsidRPr="002A4030">
          <w:rPr>
            <w:rStyle w:val="Enlla"/>
            <w:noProof/>
          </w:rPr>
          <w:fldChar w:fldCharType="begin"/>
        </w:r>
        <w:r w:rsidRPr="002A4030">
          <w:rPr>
            <w:rStyle w:val="Enlla"/>
            <w:noProof/>
          </w:rPr>
          <w:instrText xml:space="preserve"> </w:instrText>
        </w:r>
        <w:r>
          <w:rPr>
            <w:noProof/>
          </w:rPr>
          <w:instrText>HYPERLINK \l "_Toc421086156"</w:instrText>
        </w:r>
        <w:r w:rsidRPr="002A4030">
          <w:rPr>
            <w:rStyle w:val="Enlla"/>
            <w:noProof/>
          </w:rPr>
          <w:instrText xml:space="preserve"> </w:instrText>
        </w:r>
        <w:r w:rsidRPr="002A4030">
          <w:rPr>
            <w:rStyle w:val="Enlla"/>
            <w:noProof/>
          </w:rPr>
          <w:fldChar w:fldCharType="separate"/>
        </w:r>
        <w:r w:rsidRPr="002A4030">
          <w:rPr>
            <w:rStyle w:val="Enlla"/>
            <w:noProof/>
          </w:rPr>
          <w:t>Imatge 18: JRE’s instal·lats</w:t>
        </w:r>
        <w:r>
          <w:rPr>
            <w:noProof/>
            <w:webHidden/>
          </w:rPr>
          <w:tab/>
        </w:r>
        <w:r>
          <w:rPr>
            <w:noProof/>
            <w:webHidden/>
          </w:rPr>
          <w:fldChar w:fldCharType="begin"/>
        </w:r>
        <w:r>
          <w:rPr>
            <w:noProof/>
            <w:webHidden/>
          </w:rPr>
          <w:instrText xml:space="preserve"> PAGEREF _Toc421086156 \h </w:instrText>
        </w:r>
      </w:ins>
      <w:r>
        <w:rPr>
          <w:noProof/>
          <w:webHidden/>
        </w:rPr>
      </w:r>
      <w:r>
        <w:rPr>
          <w:noProof/>
          <w:webHidden/>
        </w:rPr>
        <w:fldChar w:fldCharType="separate"/>
      </w:r>
      <w:ins w:id="725" w:author="UPC" w:date="2015-06-03T09:11:00Z">
        <w:r>
          <w:rPr>
            <w:noProof/>
            <w:webHidden/>
          </w:rPr>
          <w:t>88</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26" w:author="UPC" w:date="2015-06-03T09:11:00Z"/>
          <w:rFonts w:asciiTheme="minorHAnsi" w:eastAsiaTheme="minorEastAsia" w:hAnsiTheme="minorHAnsi" w:cstheme="minorBidi"/>
          <w:noProof/>
          <w:szCs w:val="22"/>
          <w:lang w:eastAsia="ca-ES"/>
        </w:rPr>
      </w:pPr>
      <w:ins w:id="727" w:author="UPC" w:date="2015-06-03T09:11:00Z">
        <w:r w:rsidRPr="002A4030">
          <w:rPr>
            <w:rStyle w:val="Enlla"/>
            <w:noProof/>
          </w:rPr>
          <w:fldChar w:fldCharType="begin"/>
        </w:r>
        <w:r w:rsidRPr="002A4030">
          <w:rPr>
            <w:rStyle w:val="Enlla"/>
            <w:noProof/>
          </w:rPr>
          <w:instrText xml:space="preserve"> </w:instrText>
        </w:r>
        <w:r>
          <w:rPr>
            <w:noProof/>
          </w:rPr>
          <w:instrText>HYPERLINK \l "_Toc421086157"</w:instrText>
        </w:r>
        <w:r w:rsidRPr="002A4030">
          <w:rPr>
            <w:rStyle w:val="Enlla"/>
            <w:noProof/>
          </w:rPr>
          <w:instrText xml:space="preserve"> </w:instrText>
        </w:r>
        <w:r w:rsidRPr="002A4030">
          <w:rPr>
            <w:rStyle w:val="Enlla"/>
            <w:noProof/>
          </w:rPr>
          <w:fldChar w:fldCharType="separate"/>
        </w:r>
        <w:r w:rsidRPr="002A4030">
          <w:rPr>
            <w:rStyle w:val="Enlla"/>
            <w:noProof/>
          </w:rPr>
          <w:t>Imatge 19: Canvi de JDK a l’entorn GGTS</w:t>
        </w:r>
        <w:r>
          <w:rPr>
            <w:noProof/>
            <w:webHidden/>
          </w:rPr>
          <w:tab/>
        </w:r>
        <w:r>
          <w:rPr>
            <w:noProof/>
            <w:webHidden/>
          </w:rPr>
          <w:fldChar w:fldCharType="begin"/>
        </w:r>
        <w:r>
          <w:rPr>
            <w:noProof/>
            <w:webHidden/>
          </w:rPr>
          <w:instrText xml:space="preserve"> PAGEREF _Toc421086157 \h </w:instrText>
        </w:r>
      </w:ins>
      <w:r>
        <w:rPr>
          <w:noProof/>
          <w:webHidden/>
        </w:rPr>
      </w:r>
      <w:r>
        <w:rPr>
          <w:noProof/>
          <w:webHidden/>
        </w:rPr>
        <w:fldChar w:fldCharType="separate"/>
      </w:r>
      <w:ins w:id="728" w:author="UPC" w:date="2015-06-03T09:11:00Z">
        <w:r>
          <w:rPr>
            <w:noProof/>
            <w:webHidden/>
          </w:rPr>
          <w:t>89</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29" w:author="UPC" w:date="2015-06-03T09:11:00Z"/>
          <w:rFonts w:asciiTheme="minorHAnsi" w:eastAsiaTheme="minorEastAsia" w:hAnsiTheme="minorHAnsi" w:cstheme="minorBidi"/>
          <w:noProof/>
          <w:szCs w:val="22"/>
          <w:lang w:eastAsia="ca-ES"/>
        </w:rPr>
      </w:pPr>
      <w:ins w:id="730" w:author="UPC" w:date="2015-06-03T09:11:00Z">
        <w:r w:rsidRPr="002A4030">
          <w:rPr>
            <w:rStyle w:val="Enlla"/>
            <w:noProof/>
          </w:rPr>
          <w:fldChar w:fldCharType="begin"/>
        </w:r>
        <w:r w:rsidRPr="002A4030">
          <w:rPr>
            <w:rStyle w:val="Enlla"/>
            <w:noProof/>
          </w:rPr>
          <w:instrText xml:space="preserve"> </w:instrText>
        </w:r>
        <w:r>
          <w:rPr>
            <w:noProof/>
          </w:rPr>
          <w:instrText>HYPERLINK \l "_Toc421086158"</w:instrText>
        </w:r>
        <w:r w:rsidRPr="002A4030">
          <w:rPr>
            <w:rStyle w:val="Enlla"/>
            <w:noProof/>
          </w:rPr>
          <w:instrText xml:space="preserve"> </w:instrText>
        </w:r>
        <w:r w:rsidRPr="002A4030">
          <w:rPr>
            <w:rStyle w:val="Enlla"/>
            <w:noProof/>
          </w:rPr>
          <w:fldChar w:fldCharType="separate"/>
        </w:r>
        <w:r w:rsidRPr="002A4030">
          <w:rPr>
            <w:rStyle w:val="Enlla"/>
            <w:noProof/>
          </w:rPr>
          <w:t>Imatge 20: Diàleg de canvi de JRE System Library</w:t>
        </w:r>
        <w:r>
          <w:rPr>
            <w:noProof/>
            <w:webHidden/>
          </w:rPr>
          <w:tab/>
        </w:r>
        <w:r>
          <w:rPr>
            <w:noProof/>
            <w:webHidden/>
          </w:rPr>
          <w:fldChar w:fldCharType="begin"/>
        </w:r>
        <w:r>
          <w:rPr>
            <w:noProof/>
            <w:webHidden/>
          </w:rPr>
          <w:instrText xml:space="preserve"> PAGEREF _Toc421086158 \h </w:instrText>
        </w:r>
      </w:ins>
      <w:r>
        <w:rPr>
          <w:noProof/>
          <w:webHidden/>
        </w:rPr>
      </w:r>
      <w:r>
        <w:rPr>
          <w:noProof/>
          <w:webHidden/>
        </w:rPr>
        <w:fldChar w:fldCharType="separate"/>
      </w:r>
      <w:ins w:id="731" w:author="UPC" w:date="2015-06-03T09:11:00Z">
        <w:r>
          <w:rPr>
            <w:noProof/>
            <w:webHidden/>
          </w:rPr>
          <w:t>90</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32" w:author="UPC" w:date="2015-06-03T09:11:00Z"/>
          <w:rFonts w:asciiTheme="minorHAnsi" w:eastAsiaTheme="minorEastAsia" w:hAnsiTheme="minorHAnsi" w:cstheme="minorBidi"/>
          <w:noProof/>
          <w:szCs w:val="22"/>
          <w:lang w:eastAsia="ca-ES"/>
        </w:rPr>
      </w:pPr>
      <w:ins w:id="733" w:author="UPC" w:date="2015-06-03T09:11:00Z">
        <w:r w:rsidRPr="002A4030">
          <w:rPr>
            <w:rStyle w:val="Enlla"/>
            <w:noProof/>
          </w:rPr>
          <w:fldChar w:fldCharType="begin"/>
        </w:r>
        <w:r w:rsidRPr="002A4030">
          <w:rPr>
            <w:rStyle w:val="Enlla"/>
            <w:noProof/>
          </w:rPr>
          <w:instrText xml:space="preserve"> </w:instrText>
        </w:r>
        <w:r>
          <w:rPr>
            <w:noProof/>
          </w:rPr>
          <w:instrText>HYPERLINK \l "_Toc421086159"</w:instrText>
        </w:r>
        <w:r w:rsidRPr="002A4030">
          <w:rPr>
            <w:rStyle w:val="Enlla"/>
            <w:noProof/>
          </w:rPr>
          <w:instrText xml:space="preserve"> </w:instrText>
        </w:r>
        <w:r w:rsidRPr="002A4030">
          <w:rPr>
            <w:rStyle w:val="Enlla"/>
            <w:noProof/>
          </w:rPr>
          <w:fldChar w:fldCharType="separate"/>
        </w:r>
        <w:r w:rsidRPr="002A4030">
          <w:rPr>
            <w:rStyle w:val="Enlla"/>
            <w:noProof/>
          </w:rPr>
          <w:t>Imatge 21: Modificació del Java Build Path</w:t>
        </w:r>
        <w:r>
          <w:rPr>
            <w:noProof/>
            <w:webHidden/>
          </w:rPr>
          <w:tab/>
        </w:r>
        <w:r>
          <w:rPr>
            <w:noProof/>
            <w:webHidden/>
          </w:rPr>
          <w:fldChar w:fldCharType="begin"/>
        </w:r>
        <w:r>
          <w:rPr>
            <w:noProof/>
            <w:webHidden/>
          </w:rPr>
          <w:instrText xml:space="preserve"> PAGEREF _Toc421086159 \h </w:instrText>
        </w:r>
      </w:ins>
      <w:r>
        <w:rPr>
          <w:noProof/>
          <w:webHidden/>
        </w:rPr>
      </w:r>
      <w:r>
        <w:rPr>
          <w:noProof/>
          <w:webHidden/>
        </w:rPr>
        <w:fldChar w:fldCharType="separate"/>
      </w:r>
      <w:ins w:id="734" w:author="UPC" w:date="2015-06-03T09:11:00Z">
        <w:r>
          <w:rPr>
            <w:noProof/>
            <w:webHidden/>
          </w:rPr>
          <w:t>90</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35" w:author="UPC" w:date="2015-06-03T09:11:00Z"/>
          <w:rFonts w:asciiTheme="minorHAnsi" w:eastAsiaTheme="minorEastAsia" w:hAnsiTheme="minorHAnsi" w:cstheme="minorBidi"/>
          <w:noProof/>
          <w:szCs w:val="22"/>
          <w:lang w:eastAsia="ca-ES"/>
        </w:rPr>
      </w:pPr>
      <w:ins w:id="736" w:author="UPC" w:date="2015-06-03T09:11:00Z">
        <w:r w:rsidRPr="002A4030">
          <w:rPr>
            <w:rStyle w:val="Enlla"/>
            <w:noProof/>
          </w:rPr>
          <w:fldChar w:fldCharType="begin"/>
        </w:r>
        <w:r w:rsidRPr="002A4030">
          <w:rPr>
            <w:rStyle w:val="Enlla"/>
            <w:noProof/>
          </w:rPr>
          <w:instrText xml:space="preserve"> </w:instrText>
        </w:r>
        <w:r>
          <w:rPr>
            <w:noProof/>
          </w:rPr>
          <w:instrText>HYPERLINK \l "_Toc421086160"</w:instrText>
        </w:r>
        <w:r w:rsidRPr="002A4030">
          <w:rPr>
            <w:rStyle w:val="Enlla"/>
            <w:noProof/>
          </w:rPr>
          <w:instrText xml:space="preserve"> </w:instrText>
        </w:r>
        <w:r w:rsidRPr="002A4030">
          <w:rPr>
            <w:rStyle w:val="Enlla"/>
            <w:noProof/>
          </w:rPr>
          <w:fldChar w:fldCharType="separate"/>
        </w:r>
        <w:r w:rsidRPr="002A4030">
          <w:rPr>
            <w:rStyle w:val="Enlla"/>
            <w:noProof/>
          </w:rPr>
          <w:t>Imatge 22: Warning degut a versió errònia del compilador</w:t>
        </w:r>
        <w:r>
          <w:rPr>
            <w:noProof/>
            <w:webHidden/>
          </w:rPr>
          <w:tab/>
        </w:r>
        <w:r>
          <w:rPr>
            <w:noProof/>
            <w:webHidden/>
          </w:rPr>
          <w:fldChar w:fldCharType="begin"/>
        </w:r>
        <w:r>
          <w:rPr>
            <w:noProof/>
            <w:webHidden/>
          </w:rPr>
          <w:instrText xml:space="preserve"> PAGEREF _Toc421086160 \h </w:instrText>
        </w:r>
      </w:ins>
      <w:r>
        <w:rPr>
          <w:noProof/>
          <w:webHidden/>
        </w:rPr>
      </w:r>
      <w:r>
        <w:rPr>
          <w:noProof/>
          <w:webHidden/>
        </w:rPr>
        <w:fldChar w:fldCharType="separate"/>
      </w:r>
      <w:ins w:id="737" w:author="UPC" w:date="2015-06-03T09:11:00Z">
        <w:r>
          <w:rPr>
            <w:noProof/>
            <w:webHidden/>
          </w:rPr>
          <w:t>91</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38" w:author="UPC" w:date="2015-06-03T09:11:00Z"/>
          <w:rFonts w:asciiTheme="minorHAnsi" w:eastAsiaTheme="minorEastAsia" w:hAnsiTheme="minorHAnsi" w:cstheme="minorBidi"/>
          <w:noProof/>
          <w:szCs w:val="22"/>
          <w:lang w:eastAsia="ca-ES"/>
        </w:rPr>
      </w:pPr>
      <w:ins w:id="739" w:author="UPC" w:date="2015-06-03T09:11:00Z">
        <w:r w:rsidRPr="002A4030">
          <w:rPr>
            <w:rStyle w:val="Enlla"/>
            <w:noProof/>
          </w:rPr>
          <w:fldChar w:fldCharType="begin"/>
        </w:r>
        <w:r w:rsidRPr="002A4030">
          <w:rPr>
            <w:rStyle w:val="Enlla"/>
            <w:noProof/>
          </w:rPr>
          <w:instrText xml:space="preserve"> </w:instrText>
        </w:r>
        <w:r>
          <w:rPr>
            <w:noProof/>
          </w:rPr>
          <w:instrText>HYPERLINK \l "_Toc421086161"</w:instrText>
        </w:r>
        <w:r w:rsidRPr="002A4030">
          <w:rPr>
            <w:rStyle w:val="Enlla"/>
            <w:noProof/>
          </w:rPr>
          <w:instrText xml:space="preserve"> </w:instrText>
        </w:r>
        <w:r w:rsidRPr="002A4030">
          <w:rPr>
            <w:rStyle w:val="Enlla"/>
            <w:noProof/>
          </w:rPr>
          <w:fldChar w:fldCharType="separate"/>
        </w:r>
        <w:r w:rsidRPr="002A4030">
          <w:rPr>
            <w:rStyle w:val="Enlla"/>
            <w:noProof/>
          </w:rPr>
          <w:t>Imatge 23: Java Compiler amb error</w:t>
        </w:r>
        <w:r>
          <w:rPr>
            <w:noProof/>
            <w:webHidden/>
          </w:rPr>
          <w:tab/>
        </w:r>
        <w:r>
          <w:rPr>
            <w:noProof/>
            <w:webHidden/>
          </w:rPr>
          <w:fldChar w:fldCharType="begin"/>
        </w:r>
        <w:r>
          <w:rPr>
            <w:noProof/>
            <w:webHidden/>
          </w:rPr>
          <w:instrText xml:space="preserve"> PAGEREF _Toc421086161 \h </w:instrText>
        </w:r>
      </w:ins>
      <w:r>
        <w:rPr>
          <w:noProof/>
          <w:webHidden/>
        </w:rPr>
      </w:r>
      <w:r>
        <w:rPr>
          <w:noProof/>
          <w:webHidden/>
        </w:rPr>
        <w:fldChar w:fldCharType="separate"/>
      </w:r>
      <w:ins w:id="740" w:author="UPC" w:date="2015-06-03T09:11:00Z">
        <w:r>
          <w:rPr>
            <w:noProof/>
            <w:webHidden/>
          </w:rPr>
          <w:t>92</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41" w:author="UPC" w:date="2015-06-03T09:11:00Z"/>
          <w:rFonts w:asciiTheme="minorHAnsi" w:eastAsiaTheme="minorEastAsia" w:hAnsiTheme="minorHAnsi" w:cstheme="minorBidi"/>
          <w:noProof/>
          <w:szCs w:val="22"/>
          <w:lang w:eastAsia="ca-ES"/>
        </w:rPr>
      </w:pPr>
      <w:ins w:id="742" w:author="UPC" w:date="2015-06-03T09:11:00Z">
        <w:r w:rsidRPr="002A4030">
          <w:rPr>
            <w:rStyle w:val="Enlla"/>
            <w:noProof/>
          </w:rPr>
          <w:fldChar w:fldCharType="begin"/>
        </w:r>
        <w:r w:rsidRPr="002A4030">
          <w:rPr>
            <w:rStyle w:val="Enlla"/>
            <w:noProof/>
          </w:rPr>
          <w:instrText xml:space="preserve"> </w:instrText>
        </w:r>
        <w:r>
          <w:rPr>
            <w:noProof/>
          </w:rPr>
          <w:instrText>HYPERLINK \l "_Toc421086162"</w:instrText>
        </w:r>
        <w:r w:rsidRPr="002A4030">
          <w:rPr>
            <w:rStyle w:val="Enlla"/>
            <w:noProof/>
          </w:rPr>
          <w:instrText xml:space="preserve"> </w:instrText>
        </w:r>
        <w:r w:rsidRPr="002A4030">
          <w:rPr>
            <w:rStyle w:val="Enlla"/>
            <w:noProof/>
          </w:rPr>
          <w:fldChar w:fldCharType="separate"/>
        </w:r>
        <w:r w:rsidRPr="002A4030">
          <w:rPr>
            <w:rStyle w:val="Enlla"/>
            <w:noProof/>
          </w:rPr>
          <w:t>Imatge 24: Java Compiler modificat sense error</w:t>
        </w:r>
        <w:r>
          <w:rPr>
            <w:noProof/>
            <w:webHidden/>
          </w:rPr>
          <w:tab/>
        </w:r>
        <w:r>
          <w:rPr>
            <w:noProof/>
            <w:webHidden/>
          </w:rPr>
          <w:fldChar w:fldCharType="begin"/>
        </w:r>
        <w:r>
          <w:rPr>
            <w:noProof/>
            <w:webHidden/>
          </w:rPr>
          <w:instrText xml:space="preserve"> PAGEREF _Toc421086162 \h </w:instrText>
        </w:r>
      </w:ins>
      <w:r>
        <w:rPr>
          <w:noProof/>
          <w:webHidden/>
        </w:rPr>
      </w:r>
      <w:r>
        <w:rPr>
          <w:noProof/>
          <w:webHidden/>
        </w:rPr>
        <w:fldChar w:fldCharType="separate"/>
      </w:r>
      <w:ins w:id="743" w:author="UPC" w:date="2015-06-03T09:11:00Z">
        <w:r>
          <w:rPr>
            <w:noProof/>
            <w:webHidden/>
          </w:rPr>
          <w:t>92</w:t>
        </w:r>
        <w:r>
          <w:rPr>
            <w:noProof/>
            <w:webHidden/>
          </w:rPr>
          <w:fldChar w:fldCharType="end"/>
        </w:r>
        <w:r w:rsidRPr="002A4030">
          <w:rPr>
            <w:rStyle w:val="Enlla"/>
            <w:noProof/>
          </w:rPr>
          <w:fldChar w:fldCharType="end"/>
        </w:r>
      </w:ins>
    </w:p>
    <w:p w:rsidR="006E09D1" w:rsidDel="00154CE0" w:rsidRDefault="006E09D1">
      <w:pPr>
        <w:pStyle w:val="ndexdillustracions"/>
        <w:tabs>
          <w:tab w:val="right" w:leader="dot" w:pos="8495"/>
        </w:tabs>
        <w:rPr>
          <w:del w:id="744" w:author="UPC" w:date="2015-04-29T07:58:00Z"/>
          <w:rFonts w:asciiTheme="minorHAnsi" w:eastAsiaTheme="minorEastAsia" w:hAnsiTheme="minorHAnsi" w:cstheme="minorBidi"/>
          <w:noProof/>
          <w:szCs w:val="22"/>
          <w:lang w:eastAsia="ca-ES"/>
        </w:rPr>
      </w:pPr>
      <w:del w:id="745" w:author="UPC" w:date="2015-04-29T07:58:00Z">
        <w:r w:rsidRPr="00154CE0" w:rsidDel="00154CE0">
          <w:rPr>
            <w:rPrChange w:id="746" w:author="UPC" w:date="2015-04-29T07:58:00Z">
              <w:rPr>
                <w:rStyle w:val="Enlla"/>
                <w:noProof/>
              </w:rPr>
            </w:rPrChange>
          </w:rPr>
          <w:delText>Imatge 1: Esquelet aplicació Grails amb Bootstrap</w:delText>
        </w:r>
        <w:r w:rsidDel="00154CE0">
          <w:rPr>
            <w:noProof/>
            <w:webHidden/>
          </w:rPr>
          <w:tab/>
          <w:delText>14</w:delText>
        </w:r>
      </w:del>
    </w:p>
    <w:p w:rsidR="006E09D1" w:rsidDel="00154CE0" w:rsidRDefault="006E09D1">
      <w:pPr>
        <w:pStyle w:val="ndexdillustracions"/>
        <w:tabs>
          <w:tab w:val="right" w:leader="dot" w:pos="8495"/>
        </w:tabs>
        <w:rPr>
          <w:del w:id="747" w:author="UPC" w:date="2015-04-29T07:58:00Z"/>
          <w:rFonts w:asciiTheme="minorHAnsi" w:eastAsiaTheme="minorEastAsia" w:hAnsiTheme="minorHAnsi" w:cstheme="minorBidi"/>
          <w:noProof/>
          <w:szCs w:val="22"/>
          <w:lang w:eastAsia="ca-ES"/>
        </w:rPr>
      </w:pPr>
      <w:del w:id="748" w:author="UPC" w:date="2015-04-29T07:58:00Z">
        <w:r w:rsidRPr="00154CE0" w:rsidDel="00154CE0">
          <w:rPr>
            <w:rPrChange w:id="749" w:author="UPC" w:date="2015-04-29T07:58:00Z">
              <w:rPr>
                <w:rStyle w:val="Enlla"/>
                <w:noProof/>
              </w:rPr>
            </w:rPrChange>
          </w:rPr>
          <w:delText>Imatge 2: Imatge de Bootstrap d'un exemple bàsic</w:delText>
        </w:r>
        <w:r w:rsidDel="00154CE0">
          <w:rPr>
            <w:noProof/>
            <w:webHidden/>
          </w:rPr>
          <w:tab/>
          <w:delText>15</w:delText>
        </w:r>
      </w:del>
    </w:p>
    <w:p w:rsidR="006E09D1" w:rsidDel="00154CE0" w:rsidRDefault="006E09D1">
      <w:pPr>
        <w:pStyle w:val="ndexdillustracions"/>
        <w:tabs>
          <w:tab w:val="right" w:leader="dot" w:pos="8495"/>
        </w:tabs>
        <w:rPr>
          <w:del w:id="750" w:author="UPC" w:date="2015-04-29T07:58:00Z"/>
          <w:rFonts w:asciiTheme="minorHAnsi" w:eastAsiaTheme="minorEastAsia" w:hAnsiTheme="minorHAnsi" w:cstheme="minorBidi"/>
          <w:noProof/>
          <w:szCs w:val="22"/>
          <w:lang w:eastAsia="ca-ES"/>
        </w:rPr>
      </w:pPr>
      <w:del w:id="751" w:author="UPC" w:date="2015-04-29T07:58:00Z">
        <w:r w:rsidRPr="00154CE0" w:rsidDel="00154CE0">
          <w:rPr>
            <w:rPrChange w:id="752" w:author="UPC" w:date="2015-04-29T07:58:00Z">
              <w:rPr>
                <w:rStyle w:val="Enlla"/>
                <w:noProof/>
              </w:rPr>
            </w:rPrChange>
          </w:rPr>
          <w:delText>Imatge 3: Detecció de problemes del plugin Srping Security Core amb la pestanya Markers</w:delText>
        </w:r>
        <w:r w:rsidDel="00154CE0">
          <w:rPr>
            <w:noProof/>
            <w:webHidden/>
          </w:rPr>
          <w:tab/>
          <w:delText>16</w:delText>
        </w:r>
      </w:del>
    </w:p>
    <w:p w:rsidR="006E09D1" w:rsidDel="00154CE0" w:rsidRDefault="006E09D1">
      <w:pPr>
        <w:pStyle w:val="ndexdillustracions"/>
        <w:tabs>
          <w:tab w:val="right" w:leader="dot" w:pos="8495"/>
        </w:tabs>
        <w:rPr>
          <w:del w:id="753" w:author="UPC" w:date="2015-04-29T07:58:00Z"/>
          <w:rFonts w:asciiTheme="minorHAnsi" w:eastAsiaTheme="minorEastAsia" w:hAnsiTheme="minorHAnsi" w:cstheme="minorBidi"/>
          <w:noProof/>
          <w:szCs w:val="22"/>
          <w:lang w:eastAsia="ca-ES"/>
        </w:rPr>
      </w:pPr>
      <w:del w:id="754" w:author="UPC" w:date="2015-04-29T07:58:00Z">
        <w:r w:rsidRPr="00154CE0" w:rsidDel="00154CE0">
          <w:rPr>
            <w:rPrChange w:id="755" w:author="UPC" w:date="2015-04-29T07:58:00Z">
              <w:rPr>
                <w:rStyle w:val="Enlla"/>
                <w:noProof/>
              </w:rPr>
            </w:rPrChange>
          </w:rPr>
          <w:delText>Imatge 4: Esquelet d’una aplicació Grails amb TreeTable</w:delText>
        </w:r>
        <w:r w:rsidDel="00154CE0">
          <w:rPr>
            <w:noProof/>
            <w:webHidden/>
          </w:rPr>
          <w:tab/>
          <w:delText>25</w:delText>
        </w:r>
      </w:del>
    </w:p>
    <w:p w:rsidR="006E09D1" w:rsidDel="00154CE0" w:rsidRDefault="006E09D1">
      <w:pPr>
        <w:pStyle w:val="ndexdillustracions"/>
        <w:tabs>
          <w:tab w:val="right" w:leader="dot" w:pos="8495"/>
        </w:tabs>
        <w:rPr>
          <w:del w:id="756" w:author="UPC" w:date="2015-04-29T07:58:00Z"/>
          <w:rFonts w:asciiTheme="minorHAnsi" w:eastAsiaTheme="minorEastAsia" w:hAnsiTheme="minorHAnsi" w:cstheme="minorBidi"/>
          <w:noProof/>
          <w:szCs w:val="22"/>
          <w:lang w:eastAsia="ca-ES"/>
        </w:rPr>
      </w:pPr>
      <w:del w:id="757" w:author="UPC" w:date="2015-04-29T07:58:00Z">
        <w:r w:rsidRPr="00154CE0" w:rsidDel="00154CE0">
          <w:rPr>
            <w:rPrChange w:id="758" w:author="UPC" w:date="2015-04-29T07:58:00Z">
              <w:rPr>
                <w:rStyle w:val="Enlla"/>
                <w:noProof/>
              </w:rPr>
            </w:rPrChange>
          </w:rPr>
          <w:delText>Imatge 5: Exemple sencill amb TreeTable. Vista 1</w:delText>
        </w:r>
        <w:r w:rsidDel="00154CE0">
          <w:rPr>
            <w:noProof/>
            <w:webHidden/>
          </w:rPr>
          <w:tab/>
          <w:delText>26</w:delText>
        </w:r>
      </w:del>
    </w:p>
    <w:p w:rsidR="006E09D1" w:rsidDel="00154CE0" w:rsidRDefault="006E09D1">
      <w:pPr>
        <w:pStyle w:val="ndexdillustracions"/>
        <w:tabs>
          <w:tab w:val="right" w:leader="dot" w:pos="8495"/>
        </w:tabs>
        <w:rPr>
          <w:del w:id="759" w:author="UPC" w:date="2015-04-29T07:58:00Z"/>
          <w:rFonts w:asciiTheme="minorHAnsi" w:eastAsiaTheme="minorEastAsia" w:hAnsiTheme="minorHAnsi" w:cstheme="minorBidi"/>
          <w:noProof/>
          <w:szCs w:val="22"/>
          <w:lang w:eastAsia="ca-ES"/>
        </w:rPr>
      </w:pPr>
      <w:del w:id="760" w:author="UPC" w:date="2015-04-29T07:58:00Z">
        <w:r w:rsidRPr="00154CE0" w:rsidDel="00154CE0">
          <w:rPr>
            <w:rPrChange w:id="761" w:author="UPC" w:date="2015-04-29T07:58:00Z">
              <w:rPr>
                <w:rStyle w:val="Enlla"/>
                <w:noProof/>
              </w:rPr>
            </w:rPrChange>
          </w:rPr>
          <w:delText>Imatge 6: Exemple sencill amb TreeTable. Vista 2</w:delText>
        </w:r>
        <w:r w:rsidDel="00154CE0">
          <w:rPr>
            <w:noProof/>
            <w:webHidden/>
          </w:rPr>
          <w:tab/>
          <w:delText>27</w:delText>
        </w:r>
      </w:del>
    </w:p>
    <w:p w:rsidR="006E09D1" w:rsidDel="00154CE0" w:rsidRDefault="006E09D1">
      <w:pPr>
        <w:pStyle w:val="ndexdillustracions"/>
        <w:tabs>
          <w:tab w:val="right" w:leader="dot" w:pos="8495"/>
        </w:tabs>
        <w:rPr>
          <w:del w:id="762" w:author="UPC" w:date="2015-04-29T07:58:00Z"/>
          <w:rFonts w:asciiTheme="minorHAnsi" w:eastAsiaTheme="minorEastAsia" w:hAnsiTheme="minorHAnsi" w:cstheme="minorBidi"/>
          <w:noProof/>
          <w:szCs w:val="22"/>
          <w:lang w:eastAsia="ca-ES"/>
        </w:rPr>
      </w:pPr>
      <w:del w:id="763" w:author="UPC" w:date="2015-04-29T07:58:00Z">
        <w:r w:rsidRPr="00154CE0" w:rsidDel="00154CE0">
          <w:rPr>
            <w:rPrChange w:id="764" w:author="UPC" w:date="2015-04-29T07:58:00Z">
              <w:rPr>
                <w:rStyle w:val="Enlla"/>
                <w:noProof/>
              </w:rPr>
            </w:rPrChange>
          </w:rPr>
          <w:delText>Imatge 7: Aparença del CKEditor amb configuració ràpida</w:delText>
        </w:r>
        <w:r w:rsidDel="00154CE0">
          <w:rPr>
            <w:noProof/>
            <w:webHidden/>
          </w:rPr>
          <w:tab/>
          <w:delText>31</w:delText>
        </w:r>
      </w:del>
    </w:p>
    <w:p w:rsidR="006E09D1" w:rsidDel="00154CE0" w:rsidRDefault="006E09D1">
      <w:pPr>
        <w:pStyle w:val="ndexdillustracions"/>
        <w:tabs>
          <w:tab w:val="right" w:leader="dot" w:pos="8495"/>
        </w:tabs>
        <w:rPr>
          <w:del w:id="765" w:author="UPC" w:date="2015-04-29T07:58:00Z"/>
          <w:rFonts w:asciiTheme="minorHAnsi" w:eastAsiaTheme="minorEastAsia" w:hAnsiTheme="minorHAnsi" w:cstheme="minorBidi"/>
          <w:noProof/>
          <w:szCs w:val="22"/>
          <w:lang w:eastAsia="ca-ES"/>
        </w:rPr>
      </w:pPr>
      <w:del w:id="766" w:author="UPC" w:date="2015-04-29T07:58:00Z">
        <w:r w:rsidRPr="00154CE0" w:rsidDel="00154CE0">
          <w:rPr>
            <w:rPrChange w:id="767" w:author="UPC" w:date="2015-04-29T07:58:00Z">
              <w:rPr>
                <w:rStyle w:val="Enlla"/>
                <w:noProof/>
              </w:rPr>
            </w:rPrChange>
          </w:rPr>
          <w:delText>Imatge 8: Fulles d'estils a fer servir en l'àrea d'edició del CKEditor</w:delText>
        </w:r>
        <w:r w:rsidDel="00154CE0">
          <w:rPr>
            <w:noProof/>
            <w:webHidden/>
          </w:rPr>
          <w:tab/>
          <w:delText>35</w:delText>
        </w:r>
      </w:del>
    </w:p>
    <w:p w:rsidR="006E09D1" w:rsidDel="00154CE0" w:rsidRDefault="006E09D1">
      <w:pPr>
        <w:pStyle w:val="ndexdillustracions"/>
        <w:tabs>
          <w:tab w:val="right" w:leader="dot" w:pos="8495"/>
        </w:tabs>
        <w:rPr>
          <w:del w:id="768" w:author="UPC" w:date="2015-04-29T07:58:00Z"/>
          <w:rFonts w:asciiTheme="minorHAnsi" w:eastAsiaTheme="minorEastAsia" w:hAnsiTheme="minorHAnsi" w:cstheme="minorBidi"/>
          <w:noProof/>
          <w:szCs w:val="22"/>
          <w:lang w:eastAsia="ca-ES"/>
        </w:rPr>
      </w:pPr>
      <w:del w:id="769" w:author="UPC" w:date="2015-04-29T07:58:00Z">
        <w:r w:rsidRPr="00154CE0" w:rsidDel="00154CE0">
          <w:rPr>
            <w:rPrChange w:id="770" w:author="UPC" w:date="2015-04-29T07:58:00Z">
              <w:rPr>
                <w:rStyle w:val="Enlla"/>
                <w:noProof/>
              </w:rPr>
            </w:rPrChange>
          </w:rPr>
          <w:delText>Imatge 9: indentació codi HTML del CKEditor a l'enviar dades al controlador</w:delText>
        </w:r>
        <w:r w:rsidDel="00154CE0">
          <w:rPr>
            <w:noProof/>
            <w:webHidden/>
          </w:rPr>
          <w:tab/>
          <w:delText>36</w:delText>
        </w:r>
      </w:del>
    </w:p>
    <w:p w:rsidR="006E09D1" w:rsidDel="00154CE0" w:rsidRDefault="006E09D1">
      <w:pPr>
        <w:pStyle w:val="ndexdillustracions"/>
        <w:tabs>
          <w:tab w:val="right" w:leader="dot" w:pos="8495"/>
        </w:tabs>
        <w:rPr>
          <w:del w:id="771" w:author="UPC" w:date="2015-04-29T07:58:00Z"/>
          <w:rFonts w:asciiTheme="minorHAnsi" w:eastAsiaTheme="minorEastAsia" w:hAnsiTheme="minorHAnsi" w:cstheme="minorBidi"/>
          <w:noProof/>
          <w:szCs w:val="22"/>
          <w:lang w:eastAsia="ca-ES"/>
        </w:rPr>
      </w:pPr>
      <w:del w:id="772" w:author="UPC" w:date="2015-04-29T07:58:00Z">
        <w:r w:rsidRPr="00154CE0" w:rsidDel="00154CE0">
          <w:rPr>
            <w:rPrChange w:id="773" w:author="UPC" w:date="2015-04-29T07:58:00Z">
              <w:rPr>
                <w:rStyle w:val="Enlla"/>
                <w:noProof/>
              </w:rPr>
            </w:rPrChange>
          </w:rPr>
          <w:delText>Imatge 10: Espais/tabulacions afegides en l'editor de codi HTML/GSP</w:delText>
        </w:r>
        <w:r w:rsidDel="00154CE0">
          <w:rPr>
            <w:noProof/>
            <w:webHidden/>
          </w:rPr>
          <w:tab/>
          <w:delText>50</w:delText>
        </w:r>
      </w:del>
    </w:p>
    <w:p w:rsidR="006E09D1" w:rsidDel="00154CE0" w:rsidRDefault="006E09D1">
      <w:pPr>
        <w:pStyle w:val="ndexdillustracions"/>
        <w:tabs>
          <w:tab w:val="right" w:leader="dot" w:pos="8495"/>
        </w:tabs>
        <w:rPr>
          <w:del w:id="774" w:author="UPC" w:date="2015-04-29T07:58:00Z"/>
          <w:rFonts w:asciiTheme="minorHAnsi" w:eastAsiaTheme="minorEastAsia" w:hAnsiTheme="minorHAnsi" w:cstheme="minorBidi"/>
          <w:noProof/>
          <w:szCs w:val="22"/>
          <w:lang w:eastAsia="ca-ES"/>
        </w:rPr>
      </w:pPr>
      <w:del w:id="775" w:author="UPC" w:date="2015-04-29T07:58:00Z">
        <w:r w:rsidRPr="00154CE0" w:rsidDel="00154CE0">
          <w:rPr>
            <w:rPrChange w:id="776" w:author="UPC" w:date="2015-04-29T07:58:00Z">
              <w:rPr>
                <w:rStyle w:val="Enlla"/>
                <w:noProof/>
              </w:rPr>
            </w:rPrChange>
          </w:rPr>
          <w:delText>Imatge 11: Taules de Continguts i Templates</w:delText>
        </w:r>
        <w:r w:rsidDel="00154CE0">
          <w:rPr>
            <w:noProof/>
            <w:webHidden/>
          </w:rPr>
          <w:tab/>
          <w:delText>52</w:delText>
        </w:r>
      </w:del>
    </w:p>
    <w:p w:rsidR="006E09D1" w:rsidDel="00154CE0" w:rsidRDefault="006E09D1">
      <w:pPr>
        <w:pStyle w:val="ndexdillustracions"/>
        <w:tabs>
          <w:tab w:val="right" w:leader="dot" w:pos="8495"/>
        </w:tabs>
        <w:rPr>
          <w:del w:id="777" w:author="UPC" w:date="2015-04-29T07:58:00Z"/>
          <w:rFonts w:asciiTheme="minorHAnsi" w:eastAsiaTheme="minorEastAsia" w:hAnsiTheme="minorHAnsi" w:cstheme="minorBidi"/>
          <w:noProof/>
          <w:szCs w:val="22"/>
          <w:lang w:eastAsia="ca-ES"/>
        </w:rPr>
      </w:pPr>
      <w:del w:id="778" w:author="UPC" w:date="2015-04-29T07:58:00Z">
        <w:r w:rsidRPr="00154CE0" w:rsidDel="00154CE0">
          <w:rPr>
            <w:rPrChange w:id="779" w:author="UPC" w:date="2015-04-29T07:58:00Z">
              <w:rPr>
                <w:rStyle w:val="Enlla"/>
                <w:noProof/>
              </w:rPr>
            </w:rPrChange>
          </w:rPr>
          <w:delText>Imatge 12: Arxius generats per la instrucció wsdl2java</w:delText>
        </w:r>
        <w:r w:rsidDel="00154CE0">
          <w:rPr>
            <w:noProof/>
            <w:webHidden/>
          </w:rPr>
          <w:tab/>
          <w:delText>61</w:delText>
        </w:r>
      </w:del>
    </w:p>
    <w:p w:rsidR="006E09D1" w:rsidDel="00154CE0" w:rsidRDefault="006E09D1">
      <w:pPr>
        <w:pStyle w:val="ndexdillustracions"/>
        <w:tabs>
          <w:tab w:val="right" w:leader="dot" w:pos="8495"/>
        </w:tabs>
        <w:rPr>
          <w:del w:id="780" w:author="UPC" w:date="2015-04-29T07:58:00Z"/>
          <w:rFonts w:asciiTheme="minorHAnsi" w:eastAsiaTheme="minorEastAsia" w:hAnsiTheme="minorHAnsi" w:cstheme="minorBidi"/>
          <w:noProof/>
          <w:szCs w:val="22"/>
          <w:lang w:eastAsia="ca-ES"/>
        </w:rPr>
      </w:pPr>
      <w:del w:id="781" w:author="UPC" w:date="2015-04-29T07:58:00Z">
        <w:r w:rsidRPr="00154CE0" w:rsidDel="00154CE0">
          <w:rPr>
            <w:rPrChange w:id="782" w:author="UPC" w:date="2015-04-29T07:58:00Z">
              <w:rPr>
                <w:rStyle w:val="Enlla"/>
                <w:noProof/>
              </w:rPr>
            </w:rPrChange>
          </w:rPr>
          <w:delText>Imatge 13: JRE al Project Explorer</w:delText>
        </w:r>
        <w:r w:rsidDel="00154CE0">
          <w:rPr>
            <w:noProof/>
            <w:webHidden/>
          </w:rPr>
          <w:tab/>
          <w:delText>79</w:delText>
        </w:r>
      </w:del>
    </w:p>
    <w:p w:rsidR="006E09D1" w:rsidDel="00154CE0" w:rsidRDefault="006E09D1">
      <w:pPr>
        <w:pStyle w:val="ndexdillustracions"/>
        <w:tabs>
          <w:tab w:val="right" w:leader="dot" w:pos="8495"/>
        </w:tabs>
        <w:rPr>
          <w:del w:id="783" w:author="UPC" w:date="2015-04-29T07:58:00Z"/>
          <w:rFonts w:asciiTheme="minorHAnsi" w:eastAsiaTheme="minorEastAsia" w:hAnsiTheme="minorHAnsi" w:cstheme="minorBidi"/>
          <w:noProof/>
          <w:szCs w:val="22"/>
          <w:lang w:eastAsia="ca-ES"/>
        </w:rPr>
      </w:pPr>
      <w:del w:id="784" w:author="UPC" w:date="2015-04-29T07:58:00Z">
        <w:r w:rsidRPr="00154CE0" w:rsidDel="00154CE0">
          <w:rPr>
            <w:rPrChange w:id="785" w:author="UPC" w:date="2015-04-29T07:58:00Z">
              <w:rPr>
                <w:rStyle w:val="Enlla"/>
                <w:noProof/>
              </w:rPr>
            </w:rPrChange>
          </w:rPr>
          <w:delText>Imatge 14: JRE’s instal·lats a l’entorn GGTS</w:delText>
        </w:r>
        <w:r w:rsidDel="00154CE0">
          <w:rPr>
            <w:noProof/>
            <w:webHidden/>
          </w:rPr>
          <w:tab/>
          <w:delText>80</w:delText>
        </w:r>
      </w:del>
    </w:p>
    <w:p w:rsidR="006E09D1" w:rsidDel="00154CE0" w:rsidRDefault="006E09D1">
      <w:pPr>
        <w:pStyle w:val="ndexdillustracions"/>
        <w:tabs>
          <w:tab w:val="right" w:leader="dot" w:pos="8495"/>
        </w:tabs>
        <w:rPr>
          <w:del w:id="786" w:author="UPC" w:date="2015-04-29T07:58:00Z"/>
          <w:rFonts w:asciiTheme="minorHAnsi" w:eastAsiaTheme="minorEastAsia" w:hAnsiTheme="minorHAnsi" w:cstheme="minorBidi"/>
          <w:noProof/>
          <w:szCs w:val="22"/>
          <w:lang w:eastAsia="ca-ES"/>
        </w:rPr>
      </w:pPr>
      <w:del w:id="787" w:author="UPC" w:date="2015-04-29T07:58:00Z">
        <w:r w:rsidRPr="00154CE0" w:rsidDel="00154CE0">
          <w:rPr>
            <w:rPrChange w:id="788" w:author="UPC" w:date="2015-04-29T07:58:00Z">
              <w:rPr>
                <w:rStyle w:val="Enlla"/>
                <w:noProof/>
              </w:rPr>
            </w:rPrChange>
          </w:rPr>
          <w:delText>Imatge 15: Afegir un JRE</w:delText>
        </w:r>
        <w:r w:rsidDel="00154CE0">
          <w:rPr>
            <w:noProof/>
            <w:webHidden/>
          </w:rPr>
          <w:tab/>
          <w:delText>81</w:delText>
        </w:r>
      </w:del>
    </w:p>
    <w:p w:rsidR="006E09D1" w:rsidDel="00154CE0" w:rsidRDefault="006E09D1">
      <w:pPr>
        <w:pStyle w:val="ndexdillustracions"/>
        <w:tabs>
          <w:tab w:val="right" w:leader="dot" w:pos="8495"/>
        </w:tabs>
        <w:rPr>
          <w:del w:id="789" w:author="UPC" w:date="2015-04-29T07:58:00Z"/>
          <w:rFonts w:asciiTheme="minorHAnsi" w:eastAsiaTheme="minorEastAsia" w:hAnsiTheme="minorHAnsi" w:cstheme="minorBidi"/>
          <w:noProof/>
          <w:szCs w:val="22"/>
          <w:lang w:eastAsia="ca-ES"/>
        </w:rPr>
      </w:pPr>
      <w:del w:id="790" w:author="UPC" w:date="2015-04-29T07:58:00Z">
        <w:r w:rsidRPr="00154CE0" w:rsidDel="00154CE0">
          <w:rPr>
            <w:rPrChange w:id="791" w:author="UPC" w:date="2015-04-29T07:58:00Z">
              <w:rPr>
                <w:rStyle w:val="Enlla"/>
                <w:noProof/>
              </w:rPr>
            </w:rPrChange>
          </w:rPr>
          <w:delText>Imatge 16: Definició del JRE</w:delText>
        </w:r>
        <w:r w:rsidDel="00154CE0">
          <w:rPr>
            <w:noProof/>
            <w:webHidden/>
          </w:rPr>
          <w:tab/>
          <w:delText>81</w:delText>
        </w:r>
      </w:del>
    </w:p>
    <w:p w:rsidR="006E09D1" w:rsidDel="00154CE0" w:rsidRDefault="006E09D1">
      <w:pPr>
        <w:pStyle w:val="ndexdillustracions"/>
        <w:tabs>
          <w:tab w:val="right" w:leader="dot" w:pos="8495"/>
        </w:tabs>
        <w:rPr>
          <w:del w:id="792" w:author="UPC" w:date="2015-04-29T07:58:00Z"/>
          <w:rFonts w:asciiTheme="minorHAnsi" w:eastAsiaTheme="minorEastAsia" w:hAnsiTheme="minorHAnsi" w:cstheme="minorBidi"/>
          <w:noProof/>
          <w:szCs w:val="22"/>
          <w:lang w:eastAsia="ca-ES"/>
        </w:rPr>
      </w:pPr>
      <w:del w:id="793" w:author="UPC" w:date="2015-04-29T07:58:00Z">
        <w:r w:rsidRPr="00154CE0" w:rsidDel="00154CE0">
          <w:rPr>
            <w:rPrChange w:id="794" w:author="UPC" w:date="2015-04-29T07:58:00Z">
              <w:rPr>
                <w:rStyle w:val="Enlla"/>
                <w:noProof/>
              </w:rPr>
            </w:rPrChange>
          </w:rPr>
          <w:delText>Imatge 17: JRE’s instal·lats</w:delText>
        </w:r>
        <w:r w:rsidDel="00154CE0">
          <w:rPr>
            <w:noProof/>
            <w:webHidden/>
          </w:rPr>
          <w:tab/>
          <w:delText>82</w:delText>
        </w:r>
      </w:del>
    </w:p>
    <w:p w:rsidR="006E09D1" w:rsidDel="00154CE0" w:rsidRDefault="006E09D1">
      <w:pPr>
        <w:pStyle w:val="ndexdillustracions"/>
        <w:tabs>
          <w:tab w:val="right" w:leader="dot" w:pos="8495"/>
        </w:tabs>
        <w:rPr>
          <w:del w:id="795" w:author="UPC" w:date="2015-04-29T07:58:00Z"/>
          <w:rFonts w:asciiTheme="minorHAnsi" w:eastAsiaTheme="minorEastAsia" w:hAnsiTheme="minorHAnsi" w:cstheme="minorBidi"/>
          <w:noProof/>
          <w:szCs w:val="22"/>
          <w:lang w:eastAsia="ca-ES"/>
        </w:rPr>
      </w:pPr>
      <w:del w:id="796" w:author="UPC" w:date="2015-04-29T07:58:00Z">
        <w:r w:rsidRPr="00154CE0" w:rsidDel="00154CE0">
          <w:rPr>
            <w:rPrChange w:id="797" w:author="UPC" w:date="2015-04-29T07:58:00Z">
              <w:rPr>
                <w:rStyle w:val="Enlla"/>
                <w:noProof/>
              </w:rPr>
            </w:rPrChange>
          </w:rPr>
          <w:delText>Imatge 18: Canvi de JDK a l’entorn GGTS</w:delText>
        </w:r>
        <w:r w:rsidDel="00154CE0">
          <w:rPr>
            <w:noProof/>
            <w:webHidden/>
          </w:rPr>
          <w:tab/>
          <w:delText>83</w:delText>
        </w:r>
      </w:del>
    </w:p>
    <w:p w:rsidR="006E09D1" w:rsidDel="00154CE0" w:rsidRDefault="006E09D1">
      <w:pPr>
        <w:pStyle w:val="ndexdillustracions"/>
        <w:tabs>
          <w:tab w:val="right" w:leader="dot" w:pos="8495"/>
        </w:tabs>
        <w:rPr>
          <w:del w:id="798" w:author="UPC" w:date="2015-04-29T07:58:00Z"/>
          <w:rFonts w:asciiTheme="minorHAnsi" w:eastAsiaTheme="minorEastAsia" w:hAnsiTheme="minorHAnsi" w:cstheme="minorBidi"/>
          <w:noProof/>
          <w:szCs w:val="22"/>
          <w:lang w:eastAsia="ca-ES"/>
        </w:rPr>
      </w:pPr>
      <w:del w:id="799" w:author="UPC" w:date="2015-04-29T07:58:00Z">
        <w:r w:rsidRPr="00154CE0" w:rsidDel="00154CE0">
          <w:rPr>
            <w:rPrChange w:id="800" w:author="UPC" w:date="2015-04-29T07:58:00Z">
              <w:rPr>
                <w:rStyle w:val="Enlla"/>
                <w:noProof/>
              </w:rPr>
            </w:rPrChange>
          </w:rPr>
          <w:delText>Imatge 19: Diàleg de canvi de JRE System Library</w:delText>
        </w:r>
        <w:r w:rsidDel="00154CE0">
          <w:rPr>
            <w:noProof/>
            <w:webHidden/>
          </w:rPr>
          <w:tab/>
          <w:delText>84</w:delText>
        </w:r>
      </w:del>
    </w:p>
    <w:p w:rsidR="006E09D1" w:rsidDel="00154CE0" w:rsidRDefault="006E09D1">
      <w:pPr>
        <w:pStyle w:val="ndexdillustracions"/>
        <w:tabs>
          <w:tab w:val="right" w:leader="dot" w:pos="8495"/>
        </w:tabs>
        <w:rPr>
          <w:del w:id="801" w:author="UPC" w:date="2015-04-29T07:58:00Z"/>
          <w:rFonts w:asciiTheme="minorHAnsi" w:eastAsiaTheme="minorEastAsia" w:hAnsiTheme="minorHAnsi" w:cstheme="minorBidi"/>
          <w:noProof/>
          <w:szCs w:val="22"/>
          <w:lang w:eastAsia="ca-ES"/>
        </w:rPr>
      </w:pPr>
      <w:del w:id="802" w:author="UPC" w:date="2015-04-29T07:58:00Z">
        <w:r w:rsidRPr="00154CE0" w:rsidDel="00154CE0">
          <w:rPr>
            <w:rPrChange w:id="803" w:author="UPC" w:date="2015-04-29T07:58:00Z">
              <w:rPr>
                <w:rStyle w:val="Enlla"/>
                <w:noProof/>
              </w:rPr>
            </w:rPrChange>
          </w:rPr>
          <w:delText>Imatge 20: Modificació del Java Build Path</w:delText>
        </w:r>
        <w:r w:rsidDel="00154CE0">
          <w:rPr>
            <w:noProof/>
            <w:webHidden/>
          </w:rPr>
          <w:tab/>
          <w:delText>84</w:delText>
        </w:r>
      </w:del>
    </w:p>
    <w:p w:rsidR="006E09D1" w:rsidDel="00154CE0" w:rsidRDefault="006E09D1">
      <w:pPr>
        <w:pStyle w:val="ndexdillustracions"/>
        <w:tabs>
          <w:tab w:val="right" w:leader="dot" w:pos="8495"/>
        </w:tabs>
        <w:rPr>
          <w:del w:id="804" w:author="UPC" w:date="2015-04-29T07:58:00Z"/>
          <w:rFonts w:asciiTheme="minorHAnsi" w:eastAsiaTheme="minorEastAsia" w:hAnsiTheme="minorHAnsi" w:cstheme="minorBidi"/>
          <w:noProof/>
          <w:szCs w:val="22"/>
          <w:lang w:eastAsia="ca-ES"/>
        </w:rPr>
      </w:pPr>
      <w:del w:id="805" w:author="UPC" w:date="2015-04-29T07:58:00Z">
        <w:r w:rsidRPr="00154CE0" w:rsidDel="00154CE0">
          <w:rPr>
            <w:rPrChange w:id="806" w:author="UPC" w:date="2015-04-29T07:58:00Z">
              <w:rPr>
                <w:rStyle w:val="Enlla"/>
                <w:noProof/>
              </w:rPr>
            </w:rPrChange>
          </w:rPr>
          <w:delText>Imatge 21: Warning degut a versió errònia del compilador</w:delText>
        </w:r>
        <w:r w:rsidDel="00154CE0">
          <w:rPr>
            <w:noProof/>
            <w:webHidden/>
          </w:rPr>
          <w:tab/>
          <w:delText>85</w:delText>
        </w:r>
      </w:del>
    </w:p>
    <w:p w:rsidR="006E09D1" w:rsidDel="00154CE0" w:rsidRDefault="006E09D1">
      <w:pPr>
        <w:pStyle w:val="ndexdillustracions"/>
        <w:tabs>
          <w:tab w:val="right" w:leader="dot" w:pos="8495"/>
        </w:tabs>
        <w:rPr>
          <w:del w:id="807" w:author="UPC" w:date="2015-04-29T07:58:00Z"/>
          <w:rFonts w:asciiTheme="minorHAnsi" w:eastAsiaTheme="minorEastAsia" w:hAnsiTheme="minorHAnsi" w:cstheme="minorBidi"/>
          <w:noProof/>
          <w:szCs w:val="22"/>
          <w:lang w:eastAsia="ca-ES"/>
        </w:rPr>
      </w:pPr>
      <w:del w:id="808" w:author="UPC" w:date="2015-04-29T07:58:00Z">
        <w:r w:rsidRPr="00154CE0" w:rsidDel="00154CE0">
          <w:rPr>
            <w:rPrChange w:id="809" w:author="UPC" w:date="2015-04-29T07:58:00Z">
              <w:rPr>
                <w:rStyle w:val="Enlla"/>
                <w:noProof/>
              </w:rPr>
            </w:rPrChange>
          </w:rPr>
          <w:delText>Imatge 22: Java Compiler amb error</w:delText>
        </w:r>
        <w:r w:rsidDel="00154CE0">
          <w:rPr>
            <w:noProof/>
            <w:webHidden/>
          </w:rPr>
          <w:tab/>
          <w:delText>86</w:delText>
        </w:r>
      </w:del>
    </w:p>
    <w:p w:rsidR="006E09D1" w:rsidDel="00154CE0" w:rsidRDefault="006E09D1">
      <w:pPr>
        <w:pStyle w:val="ndexdillustracions"/>
        <w:tabs>
          <w:tab w:val="right" w:leader="dot" w:pos="8495"/>
        </w:tabs>
        <w:rPr>
          <w:del w:id="810" w:author="UPC" w:date="2015-04-29T07:58:00Z"/>
          <w:rFonts w:asciiTheme="minorHAnsi" w:eastAsiaTheme="minorEastAsia" w:hAnsiTheme="minorHAnsi" w:cstheme="minorBidi"/>
          <w:noProof/>
          <w:szCs w:val="22"/>
          <w:lang w:eastAsia="ca-ES"/>
        </w:rPr>
      </w:pPr>
      <w:del w:id="811" w:author="UPC" w:date="2015-04-29T07:58:00Z">
        <w:r w:rsidRPr="00154CE0" w:rsidDel="00154CE0">
          <w:rPr>
            <w:rPrChange w:id="812" w:author="UPC" w:date="2015-04-29T07:58:00Z">
              <w:rPr>
                <w:rStyle w:val="Enlla"/>
                <w:noProof/>
              </w:rPr>
            </w:rPrChange>
          </w:rPr>
          <w:delText>Imatge 23: Java Compiler modificat sense error</w:delText>
        </w:r>
        <w:r w:rsidDel="00154CE0">
          <w:rPr>
            <w:noProof/>
            <w:webHidden/>
          </w:rPr>
          <w:tab/>
          <w:delText>86</w:delText>
        </w:r>
      </w:del>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8D50D6" w:rsidRDefault="00E05685">
      <w:pPr>
        <w:pStyle w:val="ndexdillustracions"/>
        <w:tabs>
          <w:tab w:val="right" w:leader="dot" w:pos="8495"/>
        </w:tabs>
        <w:rPr>
          <w:ins w:id="813" w:author="UPC" w:date="2015-06-03T09:11:00Z"/>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ins w:id="814" w:author="UPC" w:date="2015-06-03T09:11:00Z">
        <w:r w:rsidR="008D50D6" w:rsidRPr="006B3396">
          <w:rPr>
            <w:rStyle w:val="Enlla"/>
            <w:noProof/>
          </w:rPr>
          <w:fldChar w:fldCharType="begin"/>
        </w:r>
        <w:r w:rsidR="008D50D6" w:rsidRPr="006B3396">
          <w:rPr>
            <w:rStyle w:val="Enlla"/>
            <w:noProof/>
          </w:rPr>
          <w:instrText xml:space="preserve"> </w:instrText>
        </w:r>
        <w:r w:rsidR="008D50D6">
          <w:rPr>
            <w:noProof/>
          </w:rPr>
          <w:instrText>HYPERLINK \l "_Toc421086163"</w:instrText>
        </w:r>
        <w:r w:rsidR="008D50D6" w:rsidRPr="006B3396">
          <w:rPr>
            <w:rStyle w:val="Enlla"/>
            <w:noProof/>
          </w:rPr>
          <w:instrText xml:space="preserve"> </w:instrText>
        </w:r>
        <w:r w:rsidR="008D50D6" w:rsidRPr="006B3396">
          <w:rPr>
            <w:rStyle w:val="Enlla"/>
            <w:noProof/>
          </w:rPr>
          <w:fldChar w:fldCharType="separate"/>
        </w:r>
        <w:r w:rsidR="008D50D6" w:rsidRPr="006B3396">
          <w:rPr>
            <w:rStyle w:val="Enlla"/>
            <w:noProof/>
          </w:rPr>
          <w:t>Figura 1: Referenciar Bootstrap en una aplicació Grails</w:t>
        </w:r>
        <w:r w:rsidR="008D50D6">
          <w:rPr>
            <w:noProof/>
            <w:webHidden/>
          </w:rPr>
          <w:tab/>
        </w:r>
        <w:r w:rsidR="008D50D6">
          <w:rPr>
            <w:noProof/>
            <w:webHidden/>
          </w:rPr>
          <w:fldChar w:fldCharType="begin"/>
        </w:r>
        <w:r w:rsidR="008D50D6">
          <w:rPr>
            <w:noProof/>
            <w:webHidden/>
          </w:rPr>
          <w:instrText xml:space="preserve"> PAGEREF _Toc421086163 \h </w:instrText>
        </w:r>
      </w:ins>
      <w:r w:rsidR="008D50D6">
        <w:rPr>
          <w:noProof/>
          <w:webHidden/>
        </w:rPr>
      </w:r>
      <w:r w:rsidR="008D50D6">
        <w:rPr>
          <w:noProof/>
          <w:webHidden/>
        </w:rPr>
        <w:fldChar w:fldCharType="separate"/>
      </w:r>
      <w:ins w:id="815" w:author="UPC" w:date="2015-06-03T09:11:00Z">
        <w:r w:rsidR="008D50D6">
          <w:rPr>
            <w:noProof/>
            <w:webHidden/>
          </w:rPr>
          <w:t>15</w:t>
        </w:r>
        <w:r w:rsidR="008D50D6">
          <w:rPr>
            <w:noProof/>
            <w:webHidden/>
          </w:rPr>
          <w:fldChar w:fldCharType="end"/>
        </w:r>
        <w:r w:rsidR="008D50D6" w:rsidRPr="006B3396">
          <w:rPr>
            <w:rStyle w:val="Enlla"/>
            <w:noProof/>
          </w:rPr>
          <w:fldChar w:fldCharType="end"/>
        </w:r>
      </w:ins>
    </w:p>
    <w:p w:rsidR="008D50D6" w:rsidRDefault="008D50D6">
      <w:pPr>
        <w:pStyle w:val="ndexdillustracions"/>
        <w:tabs>
          <w:tab w:val="right" w:leader="dot" w:pos="8495"/>
        </w:tabs>
        <w:rPr>
          <w:ins w:id="816" w:author="UPC" w:date="2015-06-03T09:11:00Z"/>
          <w:rFonts w:asciiTheme="minorHAnsi" w:eastAsiaTheme="minorEastAsia" w:hAnsiTheme="minorHAnsi" w:cstheme="minorBidi"/>
          <w:noProof/>
          <w:szCs w:val="22"/>
          <w:lang w:eastAsia="ca-ES"/>
        </w:rPr>
      </w:pPr>
      <w:ins w:id="817" w:author="UPC" w:date="2015-06-03T09:11:00Z">
        <w:r w:rsidRPr="006B3396">
          <w:rPr>
            <w:rStyle w:val="Enlla"/>
            <w:noProof/>
          </w:rPr>
          <w:fldChar w:fldCharType="begin"/>
        </w:r>
        <w:r w:rsidRPr="006B3396">
          <w:rPr>
            <w:rStyle w:val="Enlla"/>
            <w:noProof/>
          </w:rPr>
          <w:instrText xml:space="preserve"> </w:instrText>
        </w:r>
        <w:r>
          <w:rPr>
            <w:noProof/>
          </w:rPr>
          <w:instrText>HYPERLINK \l "_Toc421086164"</w:instrText>
        </w:r>
        <w:r w:rsidRPr="006B3396">
          <w:rPr>
            <w:rStyle w:val="Enlla"/>
            <w:noProof/>
          </w:rPr>
          <w:instrText xml:space="preserve"> </w:instrText>
        </w:r>
        <w:r w:rsidRPr="006B3396">
          <w:rPr>
            <w:rStyle w:val="Enlla"/>
            <w:noProof/>
          </w:rPr>
          <w:fldChar w:fldCharType="separate"/>
        </w:r>
        <w:r w:rsidRPr="006B3396">
          <w:rPr>
            <w:rStyle w:val="Enlla"/>
            <w:noProof/>
          </w:rPr>
          <w:t>Figura 2: Codi d'exemple d'ús de Bootstrap</w:t>
        </w:r>
        <w:r>
          <w:rPr>
            <w:noProof/>
            <w:webHidden/>
          </w:rPr>
          <w:tab/>
        </w:r>
        <w:r>
          <w:rPr>
            <w:noProof/>
            <w:webHidden/>
          </w:rPr>
          <w:fldChar w:fldCharType="begin"/>
        </w:r>
        <w:r>
          <w:rPr>
            <w:noProof/>
            <w:webHidden/>
          </w:rPr>
          <w:instrText xml:space="preserve"> PAGEREF _Toc421086164 \h </w:instrText>
        </w:r>
      </w:ins>
      <w:r>
        <w:rPr>
          <w:noProof/>
          <w:webHidden/>
        </w:rPr>
      </w:r>
      <w:r>
        <w:rPr>
          <w:noProof/>
          <w:webHidden/>
        </w:rPr>
        <w:fldChar w:fldCharType="separate"/>
      </w:r>
      <w:ins w:id="818" w:author="UPC" w:date="2015-06-03T09:11:00Z">
        <w:r>
          <w:rPr>
            <w:noProof/>
            <w:webHidden/>
          </w:rPr>
          <w:t>16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19" w:author="UPC" w:date="2015-06-03T09:11:00Z"/>
          <w:rFonts w:asciiTheme="minorHAnsi" w:eastAsiaTheme="minorEastAsia" w:hAnsiTheme="minorHAnsi" w:cstheme="minorBidi"/>
          <w:noProof/>
          <w:szCs w:val="22"/>
          <w:lang w:eastAsia="ca-ES"/>
        </w:rPr>
      </w:pPr>
      <w:ins w:id="820" w:author="UPC" w:date="2015-06-03T09:11:00Z">
        <w:r w:rsidRPr="006B3396">
          <w:rPr>
            <w:rStyle w:val="Enlla"/>
            <w:noProof/>
          </w:rPr>
          <w:lastRenderedPageBreak/>
          <w:fldChar w:fldCharType="begin"/>
        </w:r>
        <w:r w:rsidRPr="006B3396">
          <w:rPr>
            <w:rStyle w:val="Enlla"/>
            <w:noProof/>
          </w:rPr>
          <w:instrText xml:space="preserve"> </w:instrText>
        </w:r>
        <w:r>
          <w:rPr>
            <w:noProof/>
          </w:rPr>
          <w:instrText>HYPERLINK \l "_Toc421086165"</w:instrText>
        </w:r>
        <w:r w:rsidRPr="006B3396">
          <w:rPr>
            <w:rStyle w:val="Enlla"/>
            <w:noProof/>
          </w:rPr>
          <w:instrText xml:space="preserve"> </w:instrText>
        </w:r>
        <w:r w:rsidRPr="006B3396">
          <w:rPr>
            <w:rStyle w:val="Enlla"/>
            <w:noProof/>
          </w:rPr>
          <w:fldChar w:fldCharType="separate"/>
        </w:r>
        <w:r w:rsidRPr="006B3396">
          <w:rPr>
            <w:rStyle w:val="Enlla"/>
            <w:noProof/>
          </w:rPr>
          <w:t>Figura 3: Instal·lació del plugin Spring Security Core</w:t>
        </w:r>
        <w:r>
          <w:rPr>
            <w:noProof/>
            <w:webHidden/>
          </w:rPr>
          <w:tab/>
        </w:r>
        <w:r>
          <w:rPr>
            <w:noProof/>
            <w:webHidden/>
          </w:rPr>
          <w:fldChar w:fldCharType="begin"/>
        </w:r>
        <w:r>
          <w:rPr>
            <w:noProof/>
            <w:webHidden/>
          </w:rPr>
          <w:instrText xml:space="preserve"> PAGEREF _Toc421086165 \h </w:instrText>
        </w:r>
      </w:ins>
      <w:r>
        <w:rPr>
          <w:noProof/>
          <w:webHidden/>
        </w:rPr>
      </w:r>
      <w:r>
        <w:rPr>
          <w:noProof/>
          <w:webHidden/>
        </w:rPr>
        <w:fldChar w:fldCharType="separate"/>
      </w:r>
      <w:ins w:id="821" w:author="UPC" w:date="2015-06-03T09:11:00Z">
        <w:r>
          <w:rPr>
            <w:noProof/>
            <w:webHidden/>
          </w:rPr>
          <w:t>17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22" w:author="UPC" w:date="2015-06-03T09:11:00Z"/>
          <w:rFonts w:asciiTheme="minorHAnsi" w:eastAsiaTheme="minorEastAsia" w:hAnsiTheme="minorHAnsi" w:cstheme="minorBidi"/>
          <w:noProof/>
          <w:szCs w:val="22"/>
          <w:lang w:eastAsia="ca-ES"/>
        </w:rPr>
      </w:pPr>
      <w:ins w:id="823" w:author="UPC" w:date="2015-06-03T09:11:00Z">
        <w:r w:rsidRPr="006B3396">
          <w:rPr>
            <w:rStyle w:val="Enlla"/>
            <w:noProof/>
          </w:rPr>
          <w:fldChar w:fldCharType="begin"/>
        </w:r>
        <w:r w:rsidRPr="006B3396">
          <w:rPr>
            <w:rStyle w:val="Enlla"/>
            <w:noProof/>
          </w:rPr>
          <w:instrText xml:space="preserve"> </w:instrText>
        </w:r>
        <w:r>
          <w:rPr>
            <w:noProof/>
          </w:rPr>
          <w:instrText>HYPERLINK \l "_Toc421086166"</w:instrText>
        </w:r>
        <w:r w:rsidRPr="006B3396">
          <w:rPr>
            <w:rStyle w:val="Enlla"/>
            <w:noProof/>
          </w:rPr>
          <w:instrText xml:space="preserve"> </w:instrText>
        </w:r>
        <w:r w:rsidRPr="006B3396">
          <w:rPr>
            <w:rStyle w:val="Enlla"/>
            <w:noProof/>
          </w:rPr>
          <w:fldChar w:fldCharType="separate"/>
        </w:r>
        <w:r w:rsidRPr="006B3396">
          <w:rPr>
            <w:rStyle w:val="Enlla"/>
            <w:noProof/>
          </w:rPr>
          <w:t>Figura 4: Instal·lació del plugin Spring Security CAS</w:t>
        </w:r>
        <w:r>
          <w:rPr>
            <w:noProof/>
            <w:webHidden/>
          </w:rPr>
          <w:tab/>
        </w:r>
        <w:r>
          <w:rPr>
            <w:noProof/>
            <w:webHidden/>
          </w:rPr>
          <w:fldChar w:fldCharType="begin"/>
        </w:r>
        <w:r>
          <w:rPr>
            <w:noProof/>
            <w:webHidden/>
          </w:rPr>
          <w:instrText xml:space="preserve"> PAGEREF _Toc421086166 \h </w:instrText>
        </w:r>
      </w:ins>
      <w:r>
        <w:rPr>
          <w:noProof/>
          <w:webHidden/>
        </w:rPr>
      </w:r>
      <w:r>
        <w:rPr>
          <w:noProof/>
          <w:webHidden/>
        </w:rPr>
        <w:fldChar w:fldCharType="separate"/>
      </w:r>
      <w:ins w:id="824" w:author="UPC" w:date="2015-06-03T09:11:00Z">
        <w:r>
          <w:rPr>
            <w:noProof/>
            <w:webHidden/>
          </w:rPr>
          <w:t>17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25" w:author="UPC" w:date="2015-06-03T09:11:00Z"/>
          <w:rFonts w:asciiTheme="minorHAnsi" w:eastAsiaTheme="minorEastAsia" w:hAnsiTheme="minorHAnsi" w:cstheme="minorBidi"/>
          <w:noProof/>
          <w:szCs w:val="22"/>
          <w:lang w:eastAsia="ca-ES"/>
        </w:rPr>
      </w:pPr>
      <w:ins w:id="826" w:author="UPC" w:date="2015-06-03T09:11:00Z">
        <w:r w:rsidRPr="006B3396">
          <w:rPr>
            <w:rStyle w:val="Enlla"/>
            <w:noProof/>
          </w:rPr>
          <w:fldChar w:fldCharType="begin"/>
        </w:r>
        <w:r w:rsidRPr="006B3396">
          <w:rPr>
            <w:rStyle w:val="Enlla"/>
            <w:noProof/>
          </w:rPr>
          <w:instrText xml:space="preserve"> </w:instrText>
        </w:r>
        <w:r>
          <w:rPr>
            <w:noProof/>
          </w:rPr>
          <w:instrText>HYPERLINK \l "_Toc421086167"</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5: Ruta de </w:t>
        </w:r>
        <w:r w:rsidRPr="006B3396">
          <w:rPr>
            <w:rStyle w:val="Enlla"/>
            <w:i/>
            <w:noProof/>
          </w:rPr>
          <w:t>ReflectionsUtils.groovy</w:t>
        </w:r>
        <w:r w:rsidRPr="006B3396">
          <w:rPr>
            <w:rStyle w:val="Enlla"/>
            <w:noProof/>
          </w:rPr>
          <w:t xml:space="preserve"> d'Spring Security Core a la pestanya Navigator</w:t>
        </w:r>
        <w:r>
          <w:rPr>
            <w:noProof/>
            <w:webHidden/>
          </w:rPr>
          <w:tab/>
        </w:r>
        <w:r>
          <w:rPr>
            <w:noProof/>
            <w:webHidden/>
          </w:rPr>
          <w:fldChar w:fldCharType="begin"/>
        </w:r>
        <w:r>
          <w:rPr>
            <w:noProof/>
            <w:webHidden/>
          </w:rPr>
          <w:instrText xml:space="preserve"> PAGEREF _Toc421086167 \h </w:instrText>
        </w:r>
      </w:ins>
      <w:r>
        <w:rPr>
          <w:noProof/>
          <w:webHidden/>
        </w:rPr>
      </w:r>
      <w:r>
        <w:rPr>
          <w:noProof/>
          <w:webHidden/>
        </w:rPr>
        <w:fldChar w:fldCharType="separate"/>
      </w:r>
      <w:ins w:id="827"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28" w:author="UPC" w:date="2015-06-03T09:11:00Z"/>
          <w:rFonts w:asciiTheme="minorHAnsi" w:eastAsiaTheme="minorEastAsia" w:hAnsiTheme="minorHAnsi" w:cstheme="minorBidi"/>
          <w:noProof/>
          <w:szCs w:val="22"/>
          <w:lang w:eastAsia="ca-ES"/>
        </w:rPr>
      </w:pPr>
      <w:ins w:id="829" w:author="UPC" w:date="2015-06-03T09:11:00Z">
        <w:r w:rsidRPr="006B3396">
          <w:rPr>
            <w:rStyle w:val="Enlla"/>
            <w:noProof/>
          </w:rPr>
          <w:fldChar w:fldCharType="begin"/>
        </w:r>
        <w:r w:rsidRPr="006B3396">
          <w:rPr>
            <w:rStyle w:val="Enlla"/>
            <w:noProof/>
          </w:rPr>
          <w:instrText xml:space="preserve"> </w:instrText>
        </w:r>
        <w:r>
          <w:rPr>
            <w:noProof/>
          </w:rPr>
          <w:instrText>HYPERLINK \l "_Toc421086168"</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6: Ruta de </w:t>
        </w:r>
        <w:r w:rsidRPr="006B3396">
          <w:rPr>
            <w:rStyle w:val="Enlla"/>
            <w:i/>
            <w:noProof/>
          </w:rPr>
          <w:t>ReflectionsUtils.groovy</w:t>
        </w:r>
        <w:r w:rsidRPr="006B3396">
          <w:rPr>
            <w:rStyle w:val="Enlla"/>
            <w:noProof/>
          </w:rPr>
          <w:t xml:space="preserve"> d'Spring Security Core al sistema de fitxers</w:t>
        </w:r>
        <w:r>
          <w:rPr>
            <w:noProof/>
            <w:webHidden/>
          </w:rPr>
          <w:tab/>
        </w:r>
        <w:r>
          <w:rPr>
            <w:noProof/>
            <w:webHidden/>
          </w:rPr>
          <w:fldChar w:fldCharType="begin"/>
        </w:r>
        <w:r>
          <w:rPr>
            <w:noProof/>
            <w:webHidden/>
          </w:rPr>
          <w:instrText xml:space="preserve"> PAGEREF _Toc421086168 \h </w:instrText>
        </w:r>
      </w:ins>
      <w:r>
        <w:rPr>
          <w:noProof/>
          <w:webHidden/>
        </w:rPr>
      </w:r>
      <w:r>
        <w:rPr>
          <w:noProof/>
          <w:webHidden/>
        </w:rPr>
        <w:fldChar w:fldCharType="separate"/>
      </w:r>
      <w:ins w:id="830"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31" w:author="UPC" w:date="2015-06-03T09:11:00Z"/>
          <w:rFonts w:asciiTheme="minorHAnsi" w:eastAsiaTheme="minorEastAsia" w:hAnsiTheme="minorHAnsi" w:cstheme="minorBidi"/>
          <w:noProof/>
          <w:szCs w:val="22"/>
          <w:lang w:eastAsia="ca-ES"/>
        </w:rPr>
      </w:pPr>
      <w:ins w:id="832" w:author="UPC" w:date="2015-06-03T09:11:00Z">
        <w:r w:rsidRPr="006B3396">
          <w:rPr>
            <w:rStyle w:val="Enlla"/>
            <w:noProof/>
          </w:rPr>
          <w:fldChar w:fldCharType="begin"/>
        </w:r>
        <w:r w:rsidRPr="006B3396">
          <w:rPr>
            <w:rStyle w:val="Enlla"/>
            <w:noProof/>
          </w:rPr>
          <w:instrText xml:space="preserve"> </w:instrText>
        </w:r>
        <w:r>
          <w:rPr>
            <w:noProof/>
          </w:rPr>
          <w:instrText>HYPERLINK \l "_Toc421086169"</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7: Import erroni a </w:t>
        </w:r>
        <w:r w:rsidRPr="006B3396">
          <w:rPr>
            <w:rStyle w:val="Enlla"/>
            <w:i/>
            <w:noProof/>
          </w:rPr>
          <w:t>ReflectionsUtils.groovy</w:t>
        </w:r>
        <w:r>
          <w:rPr>
            <w:noProof/>
            <w:webHidden/>
          </w:rPr>
          <w:tab/>
        </w:r>
        <w:r>
          <w:rPr>
            <w:noProof/>
            <w:webHidden/>
          </w:rPr>
          <w:fldChar w:fldCharType="begin"/>
        </w:r>
        <w:r>
          <w:rPr>
            <w:noProof/>
            <w:webHidden/>
          </w:rPr>
          <w:instrText xml:space="preserve"> PAGEREF _Toc421086169 \h </w:instrText>
        </w:r>
      </w:ins>
      <w:r>
        <w:rPr>
          <w:noProof/>
          <w:webHidden/>
        </w:rPr>
      </w:r>
      <w:r>
        <w:rPr>
          <w:noProof/>
          <w:webHidden/>
        </w:rPr>
        <w:fldChar w:fldCharType="separate"/>
      </w:r>
      <w:ins w:id="833"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34" w:author="UPC" w:date="2015-06-03T09:11:00Z"/>
          <w:rFonts w:asciiTheme="minorHAnsi" w:eastAsiaTheme="minorEastAsia" w:hAnsiTheme="minorHAnsi" w:cstheme="minorBidi"/>
          <w:noProof/>
          <w:szCs w:val="22"/>
          <w:lang w:eastAsia="ca-ES"/>
        </w:rPr>
      </w:pPr>
      <w:ins w:id="835" w:author="UPC" w:date="2015-06-03T09:11:00Z">
        <w:r w:rsidRPr="006B3396">
          <w:rPr>
            <w:rStyle w:val="Enlla"/>
            <w:noProof/>
          </w:rPr>
          <w:fldChar w:fldCharType="begin"/>
        </w:r>
        <w:r w:rsidRPr="006B3396">
          <w:rPr>
            <w:rStyle w:val="Enlla"/>
            <w:noProof/>
          </w:rPr>
          <w:instrText xml:space="preserve"> </w:instrText>
        </w:r>
        <w:r>
          <w:rPr>
            <w:noProof/>
          </w:rPr>
          <w:instrText>HYPERLINK \l "_Toc421086170"</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8: Import correcte a </w:t>
        </w:r>
        <w:r w:rsidRPr="006B3396">
          <w:rPr>
            <w:rStyle w:val="Enlla"/>
            <w:i/>
            <w:noProof/>
          </w:rPr>
          <w:t>ReflectionsUtils.groovy</w:t>
        </w:r>
        <w:r>
          <w:rPr>
            <w:noProof/>
            <w:webHidden/>
          </w:rPr>
          <w:tab/>
        </w:r>
        <w:r>
          <w:rPr>
            <w:noProof/>
            <w:webHidden/>
          </w:rPr>
          <w:fldChar w:fldCharType="begin"/>
        </w:r>
        <w:r>
          <w:rPr>
            <w:noProof/>
            <w:webHidden/>
          </w:rPr>
          <w:instrText xml:space="preserve"> PAGEREF _Toc421086170 \h </w:instrText>
        </w:r>
      </w:ins>
      <w:r>
        <w:rPr>
          <w:noProof/>
          <w:webHidden/>
        </w:rPr>
      </w:r>
      <w:r>
        <w:rPr>
          <w:noProof/>
          <w:webHidden/>
        </w:rPr>
        <w:fldChar w:fldCharType="separate"/>
      </w:r>
      <w:ins w:id="836"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37" w:author="UPC" w:date="2015-06-03T09:11:00Z"/>
          <w:rFonts w:asciiTheme="minorHAnsi" w:eastAsiaTheme="minorEastAsia" w:hAnsiTheme="minorHAnsi" w:cstheme="minorBidi"/>
          <w:noProof/>
          <w:szCs w:val="22"/>
          <w:lang w:eastAsia="ca-ES"/>
        </w:rPr>
      </w:pPr>
      <w:ins w:id="838" w:author="UPC" w:date="2015-06-03T09:11:00Z">
        <w:r w:rsidRPr="006B3396">
          <w:rPr>
            <w:rStyle w:val="Enlla"/>
            <w:noProof/>
          </w:rPr>
          <w:fldChar w:fldCharType="begin"/>
        </w:r>
        <w:r w:rsidRPr="006B3396">
          <w:rPr>
            <w:rStyle w:val="Enlla"/>
            <w:noProof/>
          </w:rPr>
          <w:instrText xml:space="preserve"> </w:instrText>
        </w:r>
        <w:r>
          <w:rPr>
            <w:noProof/>
          </w:rPr>
          <w:instrText>HYPERLINK \l "_Toc421086171"</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9: Instrucció incorrecta a </w:t>
        </w:r>
        <w:r w:rsidRPr="006B3396">
          <w:rPr>
            <w:rStyle w:val="Enlla"/>
            <w:i/>
            <w:noProof/>
          </w:rPr>
          <w:t>ReflectionsUtils.groovy</w:t>
        </w:r>
        <w:r>
          <w:rPr>
            <w:noProof/>
            <w:webHidden/>
          </w:rPr>
          <w:tab/>
        </w:r>
        <w:r>
          <w:rPr>
            <w:noProof/>
            <w:webHidden/>
          </w:rPr>
          <w:fldChar w:fldCharType="begin"/>
        </w:r>
        <w:r>
          <w:rPr>
            <w:noProof/>
            <w:webHidden/>
          </w:rPr>
          <w:instrText xml:space="preserve"> PAGEREF _Toc421086171 \h </w:instrText>
        </w:r>
      </w:ins>
      <w:r>
        <w:rPr>
          <w:noProof/>
          <w:webHidden/>
        </w:rPr>
      </w:r>
      <w:r>
        <w:rPr>
          <w:noProof/>
          <w:webHidden/>
        </w:rPr>
        <w:fldChar w:fldCharType="separate"/>
      </w:r>
      <w:ins w:id="839"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40" w:author="UPC" w:date="2015-06-03T09:11:00Z"/>
          <w:rFonts w:asciiTheme="minorHAnsi" w:eastAsiaTheme="minorEastAsia" w:hAnsiTheme="minorHAnsi" w:cstheme="minorBidi"/>
          <w:noProof/>
          <w:szCs w:val="22"/>
          <w:lang w:eastAsia="ca-ES"/>
        </w:rPr>
      </w:pPr>
      <w:ins w:id="841" w:author="UPC" w:date="2015-06-03T09:11:00Z">
        <w:r w:rsidRPr="006B3396">
          <w:rPr>
            <w:rStyle w:val="Enlla"/>
            <w:noProof/>
          </w:rPr>
          <w:fldChar w:fldCharType="begin"/>
        </w:r>
        <w:r w:rsidRPr="006B3396">
          <w:rPr>
            <w:rStyle w:val="Enlla"/>
            <w:noProof/>
          </w:rPr>
          <w:instrText xml:space="preserve"> </w:instrText>
        </w:r>
        <w:r>
          <w:rPr>
            <w:noProof/>
          </w:rPr>
          <w:instrText>HYPERLINK \l "_Toc421086172"</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10: Instrucció correcta a </w:t>
        </w:r>
        <w:r w:rsidRPr="006B3396">
          <w:rPr>
            <w:rStyle w:val="Enlla"/>
            <w:i/>
            <w:noProof/>
          </w:rPr>
          <w:t>ReflectionsUtils.groovy</w:t>
        </w:r>
        <w:r>
          <w:rPr>
            <w:noProof/>
            <w:webHidden/>
          </w:rPr>
          <w:tab/>
        </w:r>
        <w:r>
          <w:rPr>
            <w:noProof/>
            <w:webHidden/>
          </w:rPr>
          <w:fldChar w:fldCharType="begin"/>
        </w:r>
        <w:r>
          <w:rPr>
            <w:noProof/>
            <w:webHidden/>
          </w:rPr>
          <w:instrText xml:space="preserve"> PAGEREF _Toc421086172 \h </w:instrText>
        </w:r>
      </w:ins>
      <w:r>
        <w:rPr>
          <w:noProof/>
          <w:webHidden/>
        </w:rPr>
      </w:r>
      <w:r>
        <w:rPr>
          <w:noProof/>
          <w:webHidden/>
        </w:rPr>
        <w:fldChar w:fldCharType="separate"/>
      </w:r>
      <w:ins w:id="842"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43" w:author="UPC" w:date="2015-06-03T09:11:00Z"/>
          <w:rFonts w:asciiTheme="minorHAnsi" w:eastAsiaTheme="minorEastAsia" w:hAnsiTheme="minorHAnsi" w:cstheme="minorBidi"/>
          <w:noProof/>
          <w:szCs w:val="22"/>
          <w:lang w:eastAsia="ca-ES"/>
        </w:rPr>
      </w:pPr>
      <w:ins w:id="844" w:author="UPC" w:date="2015-06-03T09:11:00Z">
        <w:r w:rsidRPr="006B3396">
          <w:rPr>
            <w:rStyle w:val="Enlla"/>
            <w:noProof/>
          </w:rPr>
          <w:fldChar w:fldCharType="begin"/>
        </w:r>
        <w:r w:rsidRPr="006B3396">
          <w:rPr>
            <w:rStyle w:val="Enlla"/>
            <w:noProof/>
          </w:rPr>
          <w:instrText xml:space="preserve"> </w:instrText>
        </w:r>
        <w:r>
          <w:rPr>
            <w:noProof/>
          </w:rPr>
          <w:instrText>HYPERLINK \l "_Toc421086173"</w:instrText>
        </w:r>
        <w:r w:rsidRPr="006B3396">
          <w:rPr>
            <w:rStyle w:val="Enlla"/>
            <w:noProof/>
          </w:rPr>
          <w:instrText xml:space="preserve"> </w:instrText>
        </w:r>
        <w:r w:rsidRPr="006B3396">
          <w:rPr>
            <w:rStyle w:val="Enlla"/>
            <w:noProof/>
          </w:rPr>
          <w:fldChar w:fldCharType="separate"/>
        </w:r>
        <w:r w:rsidRPr="006B3396">
          <w:rPr>
            <w:rStyle w:val="Enlla"/>
            <w:noProof/>
          </w:rPr>
          <w:t>Figura 11: Configuració de seguretat en comú dels diferents entorns</w:t>
        </w:r>
        <w:r>
          <w:rPr>
            <w:noProof/>
            <w:webHidden/>
          </w:rPr>
          <w:tab/>
        </w:r>
        <w:r>
          <w:rPr>
            <w:noProof/>
            <w:webHidden/>
          </w:rPr>
          <w:fldChar w:fldCharType="begin"/>
        </w:r>
        <w:r>
          <w:rPr>
            <w:noProof/>
            <w:webHidden/>
          </w:rPr>
          <w:instrText xml:space="preserve"> PAGEREF _Toc421086173 \h </w:instrText>
        </w:r>
      </w:ins>
      <w:r>
        <w:rPr>
          <w:noProof/>
          <w:webHidden/>
        </w:rPr>
      </w:r>
      <w:r>
        <w:rPr>
          <w:noProof/>
          <w:webHidden/>
        </w:rPr>
        <w:fldChar w:fldCharType="separate"/>
      </w:r>
      <w:ins w:id="845"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46" w:author="UPC" w:date="2015-06-03T09:11:00Z"/>
          <w:rFonts w:asciiTheme="minorHAnsi" w:eastAsiaTheme="minorEastAsia" w:hAnsiTheme="minorHAnsi" w:cstheme="minorBidi"/>
          <w:noProof/>
          <w:szCs w:val="22"/>
          <w:lang w:eastAsia="ca-ES"/>
        </w:rPr>
      </w:pPr>
      <w:ins w:id="847" w:author="UPC" w:date="2015-06-03T09:11:00Z">
        <w:r w:rsidRPr="006B3396">
          <w:rPr>
            <w:rStyle w:val="Enlla"/>
            <w:noProof/>
          </w:rPr>
          <w:fldChar w:fldCharType="begin"/>
        </w:r>
        <w:r w:rsidRPr="006B3396">
          <w:rPr>
            <w:rStyle w:val="Enlla"/>
            <w:noProof/>
          </w:rPr>
          <w:instrText xml:space="preserve"> </w:instrText>
        </w:r>
        <w:r>
          <w:rPr>
            <w:noProof/>
          </w:rPr>
          <w:instrText>HYPERLINK \l "_Toc421086174"</w:instrText>
        </w:r>
        <w:r w:rsidRPr="006B3396">
          <w:rPr>
            <w:rStyle w:val="Enlla"/>
            <w:noProof/>
          </w:rPr>
          <w:instrText xml:space="preserve"> </w:instrText>
        </w:r>
        <w:r w:rsidRPr="006B3396">
          <w:rPr>
            <w:rStyle w:val="Enlla"/>
            <w:noProof/>
          </w:rPr>
          <w:fldChar w:fldCharType="separate"/>
        </w:r>
        <w:r w:rsidRPr="006B3396">
          <w:rPr>
            <w:rStyle w:val="Enlla"/>
            <w:noProof/>
          </w:rPr>
          <w:t>Figura 12: Configuració de seguretat específica per entorns</w:t>
        </w:r>
        <w:r>
          <w:rPr>
            <w:noProof/>
            <w:webHidden/>
          </w:rPr>
          <w:tab/>
        </w:r>
        <w:r>
          <w:rPr>
            <w:noProof/>
            <w:webHidden/>
          </w:rPr>
          <w:fldChar w:fldCharType="begin"/>
        </w:r>
        <w:r>
          <w:rPr>
            <w:noProof/>
            <w:webHidden/>
          </w:rPr>
          <w:instrText xml:space="preserve"> PAGEREF _Toc421086174 \h </w:instrText>
        </w:r>
      </w:ins>
      <w:r>
        <w:rPr>
          <w:noProof/>
          <w:webHidden/>
        </w:rPr>
      </w:r>
      <w:r>
        <w:rPr>
          <w:noProof/>
          <w:webHidden/>
        </w:rPr>
        <w:fldChar w:fldCharType="separate"/>
      </w:r>
      <w:ins w:id="848" w:author="UPC" w:date="2015-06-03T09:11:00Z">
        <w:r>
          <w:rPr>
            <w:noProof/>
            <w:webHidden/>
          </w:rPr>
          <w:t>19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49" w:author="UPC" w:date="2015-06-03T09:11:00Z"/>
          <w:rFonts w:asciiTheme="minorHAnsi" w:eastAsiaTheme="minorEastAsia" w:hAnsiTheme="minorHAnsi" w:cstheme="minorBidi"/>
          <w:noProof/>
          <w:szCs w:val="22"/>
          <w:lang w:eastAsia="ca-ES"/>
        </w:rPr>
      </w:pPr>
      <w:ins w:id="850" w:author="UPC" w:date="2015-06-03T09:11:00Z">
        <w:r w:rsidRPr="006B3396">
          <w:rPr>
            <w:rStyle w:val="Enlla"/>
            <w:noProof/>
          </w:rPr>
          <w:fldChar w:fldCharType="begin"/>
        </w:r>
        <w:r w:rsidRPr="006B3396">
          <w:rPr>
            <w:rStyle w:val="Enlla"/>
            <w:noProof/>
          </w:rPr>
          <w:instrText xml:space="preserve"> </w:instrText>
        </w:r>
        <w:r>
          <w:rPr>
            <w:noProof/>
          </w:rPr>
          <w:instrText>HYPERLINK \l "_Toc421086175"</w:instrText>
        </w:r>
        <w:r w:rsidRPr="006B3396">
          <w:rPr>
            <w:rStyle w:val="Enlla"/>
            <w:noProof/>
          </w:rPr>
          <w:instrText xml:space="preserve"> </w:instrText>
        </w:r>
        <w:r w:rsidRPr="006B3396">
          <w:rPr>
            <w:rStyle w:val="Enlla"/>
            <w:noProof/>
          </w:rPr>
          <w:fldChar w:fldCharType="separate"/>
        </w:r>
        <w:r w:rsidRPr="006B3396">
          <w:rPr>
            <w:rStyle w:val="Enlla"/>
            <w:noProof/>
          </w:rPr>
          <w:t>Figura 13: Configuració de seguretat adicional en l'entorn de desenvolupament</w:t>
        </w:r>
        <w:r>
          <w:rPr>
            <w:noProof/>
            <w:webHidden/>
          </w:rPr>
          <w:tab/>
        </w:r>
        <w:r>
          <w:rPr>
            <w:noProof/>
            <w:webHidden/>
          </w:rPr>
          <w:fldChar w:fldCharType="begin"/>
        </w:r>
        <w:r>
          <w:rPr>
            <w:noProof/>
            <w:webHidden/>
          </w:rPr>
          <w:instrText xml:space="preserve"> PAGEREF _Toc421086175 \h </w:instrText>
        </w:r>
      </w:ins>
      <w:r>
        <w:rPr>
          <w:noProof/>
          <w:webHidden/>
        </w:rPr>
      </w:r>
      <w:r>
        <w:rPr>
          <w:noProof/>
          <w:webHidden/>
        </w:rPr>
        <w:fldChar w:fldCharType="separate"/>
      </w:r>
      <w:ins w:id="851" w:author="UPC" w:date="2015-06-03T09:11:00Z">
        <w:r>
          <w:rPr>
            <w:noProof/>
            <w:webHidden/>
          </w:rPr>
          <w:t>19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52" w:author="UPC" w:date="2015-06-03T09:11:00Z"/>
          <w:rFonts w:asciiTheme="minorHAnsi" w:eastAsiaTheme="minorEastAsia" w:hAnsiTheme="minorHAnsi" w:cstheme="minorBidi"/>
          <w:noProof/>
          <w:szCs w:val="22"/>
          <w:lang w:eastAsia="ca-ES"/>
        </w:rPr>
      </w:pPr>
      <w:ins w:id="853" w:author="UPC" w:date="2015-06-03T09:11:00Z">
        <w:r w:rsidRPr="006B3396">
          <w:rPr>
            <w:rStyle w:val="Enlla"/>
            <w:noProof/>
          </w:rPr>
          <w:fldChar w:fldCharType="begin"/>
        </w:r>
        <w:r w:rsidRPr="006B3396">
          <w:rPr>
            <w:rStyle w:val="Enlla"/>
            <w:noProof/>
          </w:rPr>
          <w:instrText xml:space="preserve"> </w:instrText>
        </w:r>
        <w:r>
          <w:rPr>
            <w:noProof/>
          </w:rPr>
          <w:instrText>HYPERLINK \l "_Toc421086176"</w:instrText>
        </w:r>
        <w:r w:rsidRPr="006B3396">
          <w:rPr>
            <w:rStyle w:val="Enlla"/>
            <w:noProof/>
          </w:rPr>
          <w:instrText xml:space="preserve"> </w:instrText>
        </w:r>
        <w:r w:rsidRPr="006B3396">
          <w:rPr>
            <w:rStyle w:val="Enlla"/>
            <w:noProof/>
          </w:rPr>
          <w:fldChar w:fldCharType="separate"/>
        </w:r>
        <w:r w:rsidRPr="006B3396">
          <w:rPr>
            <w:rStyle w:val="Enlla"/>
            <w:noProof/>
          </w:rPr>
          <w:t>Figura 14: Nom del servidor d'exemple</w:t>
        </w:r>
        <w:r>
          <w:rPr>
            <w:noProof/>
            <w:webHidden/>
          </w:rPr>
          <w:tab/>
        </w:r>
        <w:r>
          <w:rPr>
            <w:noProof/>
            <w:webHidden/>
          </w:rPr>
          <w:fldChar w:fldCharType="begin"/>
        </w:r>
        <w:r>
          <w:rPr>
            <w:noProof/>
            <w:webHidden/>
          </w:rPr>
          <w:instrText xml:space="preserve"> PAGEREF _Toc421086176 \h </w:instrText>
        </w:r>
      </w:ins>
      <w:r>
        <w:rPr>
          <w:noProof/>
          <w:webHidden/>
        </w:rPr>
      </w:r>
      <w:r>
        <w:rPr>
          <w:noProof/>
          <w:webHidden/>
        </w:rPr>
        <w:fldChar w:fldCharType="separate"/>
      </w:r>
      <w:ins w:id="854" w:author="UPC" w:date="2015-06-03T09:11:00Z">
        <w:r>
          <w:rPr>
            <w:noProof/>
            <w:webHidden/>
          </w:rPr>
          <w:t>19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55" w:author="UPC" w:date="2015-06-03T09:11:00Z"/>
          <w:rFonts w:asciiTheme="minorHAnsi" w:eastAsiaTheme="minorEastAsia" w:hAnsiTheme="minorHAnsi" w:cstheme="minorBidi"/>
          <w:noProof/>
          <w:szCs w:val="22"/>
          <w:lang w:eastAsia="ca-ES"/>
        </w:rPr>
      </w:pPr>
      <w:ins w:id="856" w:author="UPC" w:date="2015-06-03T09:11:00Z">
        <w:r w:rsidRPr="006B3396">
          <w:rPr>
            <w:rStyle w:val="Enlla"/>
            <w:noProof/>
          </w:rPr>
          <w:fldChar w:fldCharType="begin"/>
        </w:r>
        <w:r w:rsidRPr="006B3396">
          <w:rPr>
            <w:rStyle w:val="Enlla"/>
            <w:noProof/>
          </w:rPr>
          <w:instrText xml:space="preserve"> </w:instrText>
        </w:r>
        <w:r>
          <w:rPr>
            <w:noProof/>
          </w:rPr>
          <w:instrText>HYPERLINK \l "_Toc421086177"</w:instrText>
        </w:r>
        <w:r w:rsidRPr="006B3396">
          <w:rPr>
            <w:rStyle w:val="Enlla"/>
            <w:noProof/>
          </w:rPr>
          <w:instrText xml:space="preserve"> </w:instrText>
        </w:r>
        <w:r w:rsidRPr="006B3396">
          <w:rPr>
            <w:rStyle w:val="Enlla"/>
            <w:noProof/>
          </w:rPr>
          <w:fldChar w:fldCharType="separate"/>
        </w:r>
        <w:r w:rsidRPr="006B3396">
          <w:rPr>
            <w:rStyle w:val="Enlla"/>
            <w:noProof/>
          </w:rPr>
          <w:t>Figura 15: Possible error al configurar Spring Security</w:t>
        </w:r>
        <w:r>
          <w:rPr>
            <w:noProof/>
            <w:webHidden/>
          </w:rPr>
          <w:tab/>
        </w:r>
        <w:r>
          <w:rPr>
            <w:noProof/>
            <w:webHidden/>
          </w:rPr>
          <w:fldChar w:fldCharType="begin"/>
        </w:r>
        <w:r>
          <w:rPr>
            <w:noProof/>
            <w:webHidden/>
          </w:rPr>
          <w:instrText xml:space="preserve"> PAGEREF _Toc421086177 \h </w:instrText>
        </w:r>
      </w:ins>
      <w:r>
        <w:rPr>
          <w:noProof/>
          <w:webHidden/>
        </w:rPr>
      </w:r>
      <w:r>
        <w:rPr>
          <w:noProof/>
          <w:webHidden/>
        </w:rPr>
        <w:fldChar w:fldCharType="separate"/>
      </w:r>
      <w:ins w:id="857" w:author="UPC" w:date="2015-06-03T09:11:00Z">
        <w:r>
          <w:rPr>
            <w:noProof/>
            <w:webHidden/>
          </w:rPr>
          <w:t>20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58" w:author="UPC" w:date="2015-06-03T09:11:00Z"/>
          <w:rFonts w:asciiTheme="minorHAnsi" w:eastAsiaTheme="minorEastAsia" w:hAnsiTheme="minorHAnsi" w:cstheme="minorBidi"/>
          <w:noProof/>
          <w:szCs w:val="22"/>
          <w:lang w:eastAsia="ca-ES"/>
        </w:rPr>
      </w:pPr>
      <w:ins w:id="859" w:author="UPC" w:date="2015-06-03T09:11:00Z">
        <w:r w:rsidRPr="006B3396">
          <w:rPr>
            <w:rStyle w:val="Enlla"/>
            <w:noProof/>
          </w:rPr>
          <w:fldChar w:fldCharType="begin"/>
        </w:r>
        <w:r w:rsidRPr="006B3396">
          <w:rPr>
            <w:rStyle w:val="Enlla"/>
            <w:noProof/>
          </w:rPr>
          <w:instrText xml:space="preserve"> </w:instrText>
        </w:r>
        <w:r>
          <w:rPr>
            <w:noProof/>
          </w:rPr>
          <w:instrText>HYPERLINK \l "_Toc421086178"</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16: </w:t>
        </w:r>
        <w:r w:rsidRPr="006B3396">
          <w:rPr>
            <w:rStyle w:val="Enlla"/>
            <w:i/>
            <w:noProof/>
          </w:rPr>
          <w:t>Config.grrovy</w:t>
        </w:r>
        <w:r w:rsidRPr="006B3396">
          <w:rPr>
            <w:rStyle w:val="Enlla"/>
            <w:noProof/>
          </w:rPr>
          <w:t xml:space="preserve"> eliminar plugins de seguretat</w:t>
        </w:r>
        <w:r>
          <w:rPr>
            <w:noProof/>
            <w:webHidden/>
          </w:rPr>
          <w:tab/>
        </w:r>
        <w:r>
          <w:rPr>
            <w:noProof/>
            <w:webHidden/>
          </w:rPr>
          <w:fldChar w:fldCharType="begin"/>
        </w:r>
        <w:r>
          <w:rPr>
            <w:noProof/>
            <w:webHidden/>
          </w:rPr>
          <w:instrText xml:space="preserve"> PAGEREF _Toc421086178 \h </w:instrText>
        </w:r>
      </w:ins>
      <w:r>
        <w:rPr>
          <w:noProof/>
          <w:webHidden/>
        </w:rPr>
      </w:r>
      <w:r>
        <w:rPr>
          <w:noProof/>
          <w:webHidden/>
        </w:rPr>
        <w:fldChar w:fldCharType="separate"/>
      </w:r>
      <w:ins w:id="860" w:author="UPC" w:date="2015-06-03T09:11:00Z">
        <w:r>
          <w:rPr>
            <w:noProof/>
            <w:webHidden/>
          </w:rPr>
          <w:t>22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61" w:author="UPC" w:date="2015-06-03T09:11:00Z"/>
          <w:rFonts w:asciiTheme="minorHAnsi" w:eastAsiaTheme="minorEastAsia" w:hAnsiTheme="minorHAnsi" w:cstheme="minorBidi"/>
          <w:noProof/>
          <w:szCs w:val="22"/>
          <w:lang w:eastAsia="ca-ES"/>
        </w:rPr>
      </w:pPr>
      <w:ins w:id="862" w:author="UPC" w:date="2015-06-03T09:11:00Z">
        <w:r w:rsidRPr="006B3396">
          <w:rPr>
            <w:rStyle w:val="Enlla"/>
            <w:noProof/>
          </w:rPr>
          <w:fldChar w:fldCharType="begin"/>
        </w:r>
        <w:r w:rsidRPr="006B3396">
          <w:rPr>
            <w:rStyle w:val="Enlla"/>
            <w:noProof/>
          </w:rPr>
          <w:instrText xml:space="preserve"> </w:instrText>
        </w:r>
        <w:r>
          <w:rPr>
            <w:noProof/>
          </w:rPr>
          <w:instrText>HYPERLINK \l "_Toc421086179"</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17: </w:t>
        </w:r>
        <w:r w:rsidRPr="006B3396">
          <w:rPr>
            <w:rStyle w:val="Enlla"/>
            <w:i/>
            <w:noProof/>
          </w:rPr>
          <w:t>BuildConfig.grrovy</w:t>
        </w:r>
        <w:r w:rsidRPr="006B3396">
          <w:rPr>
            <w:rStyle w:val="Enlla"/>
            <w:noProof/>
          </w:rPr>
          <w:t xml:space="preserve"> eliminar plugins de seguretat</w:t>
        </w:r>
        <w:r>
          <w:rPr>
            <w:noProof/>
            <w:webHidden/>
          </w:rPr>
          <w:tab/>
        </w:r>
        <w:r>
          <w:rPr>
            <w:noProof/>
            <w:webHidden/>
          </w:rPr>
          <w:fldChar w:fldCharType="begin"/>
        </w:r>
        <w:r>
          <w:rPr>
            <w:noProof/>
            <w:webHidden/>
          </w:rPr>
          <w:instrText xml:space="preserve"> PAGEREF _Toc421086179 \h </w:instrText>
        </w:r>
      </w:ins>
      <w:r>
        <w:rPr>
          <w:noProof/>
          <w:webHidden/>
        </w:rPr>
      </w:r>
      <w:r>
        <w:rPr>
          <w:noProof/>
          <w:webHidden/>
        </w:rPr>
        <w:fldChar w:fldCharType="separate"/>
      </w:r>
      <w:ins w:id="863" w:author="UPC" w:date="2015-06-03T09:11:00Z">
        <w:r>
          <w:rPr>
            <w:noProof/>
            <w:webHidden/>
          </w:rPr>
          <w:t>22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64" w:author="UPC" w:date="2015-06-03T09:11:00Z"/>
          <w:rFonts w:asciiTheme="minorHAnsi" w:eastAsiaTheme="minorEastAsia" w:hAnsiTheme="minorHAnsi" w:cstheme="minorBidi"/>
          <w:noProof/>
          <w:szCs w:val="22"/>
          <w:lang w:eastAsia="ca-ES"/>
        </w:rPr>
      </w:pPr>
      <w:ins w:id="865" w:author="UPC" w:date="2015-06-03T09:11:00Z">
        <w:r w:rsidRPr="006B3396">
          <w:rPr>
            <w:rStyle w:val="Enlla"/>
            <w:noProof/>
          </w:rPr>
          <w:fldChar w:fldCharType="begin"/>
        </w:r>
        <w:r w:rsidRPr="006B3396">
          <w:rPr>
            <w:rStyle w:val="Enlla"/>
            <w:noProof/>
          </w:rPr>
          <w:instrText xml:space="preserve"> </w:instrText>
        </w:r>
        <w:r>
          <w:rPr>
            <w:noProof/>
          </w:rPr>
          <w:instrText>HYPERLINK \l "_Toc421086180"</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18: </w:t>
        </w:r>
        <w:r w:rsidRPr="006B3396">
          <w:rPr>
            <w:rStyle w:val="Enlla"/>
            <w:i/>
            <w:noProof/>
          </w:rPr>
          <w:t>aplication.properties</w:t>
        </w:r>
        <w:r w:rsidRPr="006B3396">
          <w:rPr>
            <w:rStyle w:val="Enlla"/>
            <w:noProof/>
          </w:rPr>
          <w:t xml:space="preserve"> eliminar plugins de seguretat</w:t>
        </w:r>
        <w:r>
          <w:rPr>
            <w:noProof/>
            <w:webHidden/>
          </w:rPr>
          <w:tab/>
        </w:r>
        <w:r>
          <w:rPr>
            <w:noProof/>
            <w:webHidden/>
          </w:rPr>
          <w:fldChar w:fldCharType="begin"/>
        </w:r>
        <w:r>
          <w:rPr>
            <w:noProof/>
            <w:webHidden/>
          </w:rPr>
          <w:instrText xml:space="preserve"> PAGEREF _Toc421086180 \h </w:instrText>
        </w:r>
      </w:ins>
      <w:r>
        <w:rPr>
          <w:noProof/>
          <w:webHidden/>
        </w:rPr>
      </w:r>
      <w:r>
        <w:rPr>
          <w:noProof/>
          <w:webHidden/>
        </w:rPr>
        <w:fldChar w:fldCharType="separate"/>
      </w:r>
      <w:ins w:id="866" w:author="UPC" w:date="2015-06-03T09:11:00Z">
        <w:r>
          <w:rPr>
            <w:noProof/>
            <w:webHidden/>
          </w:rPr>
          <w:t>22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67" w:author="UPC" w:date="2015-06-03T09:11:00Z"/>
          <w:rFonts w:asciiTheme="minorHAnsi" w:eastAsiaTheme="minorEastAsia" w:hAnsiTheme="minorHAnsi" w:cstheme="minorBidi"/>
          <w:noProof/>
          <w:szCs w:val="22"/>
          <w:lang w:eastAsia="ca-ES"/>
        </w:rPr>
      </w:pPr>
      <w:ins w:id="868" w:author="UPC" w:date="2015-06-03T09:11:00Z">
        <w:r w:rsidRPr="006B3396">
          <w:rPr>
            <w:rStyle w:val="Enlla"/>
            <w:noProof/>
          </w:rPr>
          <w:fldChar w:fldCharType="begin"/>
        </w:r>
        <w:r w:rsidRPr="006B3396">
          <w:rPr>
            <w:rStyle w:val="Enlla"/>
            <w:noProof/>
          </w:rPr>
          <w:instrText xml:space="preserve"> </w:instrText>
        </w:r>
        <w:r>
          <w:rPr>
            <w:noProof/>
          </w:rPr>
          <w:instrText>HYPERLINK \l "_Toc421086181"</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19: Modificació de l'arxiu </w:t>
        </w:r>
        <w:r w:rsidRPr="006B3396">
          <w:rPr>
            <w:rStyle w:val="Enlla"/>
            <w:i/>
            <w:noProof/>
          </w:rPr>
          <w:t>BaseControler.groovy</w:t>
        </w:r>
        <w:r w:rsidRPr="006B3396">
          <w:rPr>
            <w:rStyle w:val="Enlla"/>
            <w:noProof/>
          </w:rPr>
          <w:t xml:space="preserve"> per desactivar el CAS</w:t>
        </w:r>
        <w:r>
          <w:rPr>
            <w:noProof/>
            <w:webHidden/>
          </w:rPr>
          <w:tab/>
        </w:r>
        <w:r>
          <w:rPr>
            <w:noProof/>
            <w:webHidden/>
          </w:rPr>
          <w:fldChar w:fldCharType="begin"/>
        </w:r>
        <w:r>
          <w:rPr>
            <w:noProof/>
            <w:webHidden/>
          </w:rPr>
          <w:instrText xml:space="preserve"> PAGEREF _Toc421086181 \h </w:instrText>
        </w:r>
      </w:ins>
      <w:r>
        <w:rPr>
          <w:noProof/>
          <w:webHidden/>
        </w:rPr>
      </w:r>
      <w:r>
        <w:rPr>
          <w:noProof/>
          <w:webHidden/>
        </w:rPr>
        <w:fldChar w:fldCharType="separate"/>
      </w:r>
      <w:ins w:id="869" w:author="UPC" w:date="2015-06-03T09:11:00Z">
        <w:r>
          <w:rPr>
            <w:noProof/>
            <w:webHidden/>
          </w:rPr>
          <w:t>23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70" w:author="UPC" w:date="2015-06-03T09:11:00Z"/>
          <w:rFonts w:asciiTheme="minorHAnsi" w:eastAsiaTheme="minorEastAsia" w:hAnsiTheme="minorHAnsi" w:cstheme="minorBidi"/>
          <w:noProof/>
          <w:szCs w:val="22"/>
          <w:lang w:eastAsia="ca-ES"/>
        </w:rPr>
      </w:pPr>
      <w:ins w:id="871" w:author="UPC" w:date="2015-06-03T09:11:00Z">
        <w:r w:rsidRPr="006B3396">
          <w:rPr>
            <w:rStyle w:val="Enlla"/>
            <w:noProof/>
          </w:rPr>
          <w:fldChar w:fldCharType="begin"/>
        </w:r>
        <w:r w:rsidRPr="006B3396">
          <w:rPr>
            <w:rStyle w:val="Enlla"/>
            <w:noProof/>
          </w:rPr>
          <w:instrText xml:space="preserve"> </w:instrText>
        </w:r>
        <w:r>
          <w:rPr>
            <w:noProof/>
          </w:rPr>
          <w:instrText>HYPERLINK \l "_Toc421086182"</w:instrText>
        </w:r>
        <w:r w:rsidRPr="006B3396">
          <w:rPr>
            <w:rStyle w:val="Enlla"/>
            <w:noProof/>
          </w:rPr>
          <w:instrText xml:space="preserve"> </w:instrText>
        </w:r>
        <w:r w:rsidRPr="006B3396">
          <w:rPr>
            <w:rStyle w:val="Enlla"/>
            <w:noProof/>
          </w:rPr>
          <w:fldChar w:fldCharType="separate"/>
        </w:r>
        <w:r w:rsidRPr="006B3396">
          <w:rPr>
            <w:rStyle w:val="Enlla"/>
            <w:noProof/>
          </w:rPr>
          <w:t>Figura 20: Re-instal·lació del plugin Spring Security CAS i Spring Security Core</w:t>
        </w:r>
        <w:r>
          <w:rPr>
            <w:noProof/>
            <w:webHidden/>
          </w:rPr>
          <w:tab/>
        </w:r>
        <w:r>
          <w:rPr>
            <w:noProof/>
            <w:webHidden/>
          </w:rPr>
          <w:fldChar w:fldCharType="begin"/>
        </w:r>
        <w:r>
          <w:rPr>
            <w:noProof/>
            <w:webHidden/>
          </w:rPr>
          <w:instrText xml:space="preserve"> PAGEREF _Toc421086182 \h </w:instrText>
        </w:r>
      </w:ins>
      <w:r>
        <w:rPr>
          <w:noProof/>
          <w:webHidden/>
        </w:rPr>
      </w:r>
      <w:r>
        <w:rPr>
          <w:noProof/>
          <w:webHidden/>
        </w:rPr>
        <w:fldChar w:fldCharType="separate"/>
      </w:r>
      <w:ins w:id="872" w:author="UPC" w:date="2015-06-03T09:11:00Z">
        <w:r>
          <w:rPr>
            <w:noProof/>
            <w:webHidden/>
          </w:rPr>
          <w:t>23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73" w:author="UPC" w:date="2015-06-03T09:11:00Z"/>
          <w:rFonts w:asciiTheme="minorHAnsi" w:eastAsiaTheme="minorEastAsia" w:hAnsiTheme="minorHAnsi" w:cstheme="minorBidi"/>
          <w:noProof/>
          <w:szCs w:val="22"/>
          <w:lang w:eastAsia="ca-ES"/>
        </w:rPr>
      </w:pPr>
      <w:ins w:id="874" w:author="UPC" w:date="2015-06-03T09:11:00Z">
        <w:r w:rsidRPr="006B3396">
          <w:rPr>
            <w:rStyle w:val="Enlla"/>
            <w:noProof/>
          </w:rPr>
          <w:fldChar w:fldCharType="begin"/>
        </w:r>
        <w:r w:rsidRPr="006B3396">
          <w:rPr>
            <w:rStyle w:val="Enlla"/>
            <w:noProof/>
          </w:rPr>
          <w:instrText xml:space="preserve"> </w:instrText>
        </w:r>
        <w:r>
          <w:rPr>
            <w:noProof/>
          </w:rPr>
          <w:instrText>HYPERLINK \l "_Toc421086183"</w:instrText>
        </w:r>
        <w:r w:rsidRPr="006B3396">
          <w:rPr>
            <w:rStyle w:val="Enlla"/>
            <w:noProof/>
          </w:rPr>
          <w:instrText xml:space="preserve"> </w:instrText>
        </w:r>
        <w:r w:rsidRPr="006B3396">
          <w:rPr>
            <w:rStyle w:val="Enlla"/>
            <w:noProof/>
          </w:rPr>
          <w:fldChar w:fldCharType="separate"/>
        </w:r>
        <w:r w:rsidRPr="006B3396">
          <w:rPr>
            <w:rStyle w:val="Enlla"/>
            <w:noProof/>
          </w:rPr>
          <w:t>Figura 21: Canviar el nom del servidor</w:t>
        </w:r>
        <w:r>
          <w:rPr>
            <w:noProof/>
            <w:webHidden/>
          </w:rPr>
          <w:tab/>
        </w:r>
        <w:r>
          <w:rPr>
            <w:noProof/>
            <w:webHidden/>
          </w:rPr>
          <w:fldChar w:fldCharType="begin"/>
        </w:r>
        <w:r>
          <w:rPr>
            <w:noProof/>
            <w:webHidden/>
          </w:rPr>
          <w:instrText xml:space="preserve"> PAGEREF _Toc421086183 \h </w:instrText>
        </w:r>
      </w:ins>
      <w:r>
        <w:rPr>
          <w:noProof/>
          <w:webHidden/>
        </w:rPr>
      </w:r>
      <w:r>
        <w:rPr>
          <w:noProof/>
          <w:webHidden/>
        </w:rPr>
        <w:fldChar w:fldCharType="separate"/>
      </w:r>
      <w:ins w:id="875" w:author="UPC" w:date="2015-06-03T09:11:00Z">
        <w:r>
          <w:rPr>
            <w:noProof/>
            <w:webHidden/>
          </w:rPr>
          <w:t>24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76" w:author="UPC" w:date="2015-06-03T09:11:00Z"/>
          <w:rFonts w:asciiTheme="minorHAnsi" w:eastAsiaTheme="minorEastAsia" w:hAnsiTheme="minorHAnsi" w:cstheme="minorBidi"/>
          <w:noProof/>
          <w:szCs w:val="22"/>
          <w:lang w:eastAsia="ca-ES"/>
        </w:rPr>
      </w:pPr>
      <w:ins w:id="877" w:author="UPC" w:date="2015-06-03T09:11:00Z">
        <w:r w:rsidRPr="006B3396">
          <w:rPr>
            <w:rStyle w:val="Enlla"/>
            <w:noProof/>
          </w:rPr>
          <w:fldChar w:fldCharType="begin"/>
        </w:r>
        <w:r w:rsidRPr="006B3396">
          <w:rPr>
            <w:rStyle w:val="Enlla"/>
            <w:noProof/>
          </w:rPr>
          <w:instrText xml:space="preserve"> </w:instrText>
        </w:r>
        <w:r>
          <w:rPr>
            <w:noProof/>
          </w:rPr>
          <w:instrText>HYPERLINK \l "_Toc421086184"</w:instrText>
        </w:r>
        <w:r w:rsidRPr="006B3396">
          <w:rPr>
            <w:rStyle w:val="Enlla"/>
            <w:noProof/>
          </w:rPr>
          <w:instrText xml:space="preserve"> </w:instrText>
        </w:r>
        <w:r w:rsidRPr="006B3396">
          <w:rPr>
            <w:rStyle w:val="Enlla"/>
            <w:noProof/>
          </w:rPr>
          <w:fldChar w:fldCharType="separate"/>
        </w:r>
        <w:r w:rsidRPr="006B3396">
          <w:rPr>
            <w:rStyle w:val="Enlla"/>
            <w:noProof/>
          </w:rPr>
          <w:t>Figura 22: Canviar el nom del servidor a Grails 2.4.3</w:t>
        </w:r>
        <w:r>
          <w:rPr>
            <w:noProof/>
            <w:webHidden/>
          </w:rPr>
          <w:tab/>
        </w:r>
        <w:r>
          <w:rPr>
            <w:noProof/>
            <w:webHidden/>
          </w:rPr>
          <w:fldChar w:fldCharType="begin"/>
        </w:r>
        <w:r>
          <w:rPr>
            <w:noProof/>
            <w:webHidden/>
          </w:rPr>
          <w:instrText xml:space="preserve"> PAGEREF _Toc421086184 \h </w:instrText>
        </w:r>
      </w:ins>
      <w:r>
        <w:rPr>
          <w:noProof/>
          <w:webHidden/>
        </w:rPr>
      </w:r>
      <w:r>
        <w:rPr>
          <w:noProof/>
          <w:webHidden/>
        </w:rPr>
        <w:fldChar w:fldCharType="separate"/>
      </w:r>
      <w:ins w:id="878" w:author="UPC" w:date="2015-06-03T09:11:00Z">
        <w:r>
          <w:rPr>
            <w:noProof/>
            <w:webHidden/>
          </w:rPr>
          <w:t>24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79" w:author="UPC" w:date="2015-06-03T09:11:00Z"/>
          <w:rFonts w:asciiTheme="minorHAnsi" w:eastAsiaTheme="minorEastAsia" w:hAnsiTheme="minorHAnsi" w:cstheme="minorBidi"/>
          <w:noProof/>
          <w:szCs w:val="22"/>
          <w:lang w:eastAsia="ca-ES"/>
        </w:rPr>
      </w:pPr>
      <w:ins w:id="880" w:author="UPC" w:date="2015-06-03T09:11:00Z">
        <w:r w:rsidRPr="006B3396">
          <w:rPr>
            <w:rStyle w:val="Enlla"/>
            <w:noProof/>
          </w:rPr>
          <w:fldChar w:fldCharType="begin"/>
        </w:r>
        <w:r w:rsidRPr="006B3396">
          <w:rPr>
            <w:rStyle w:val="Enlla"/>
            <w:noProof/>
          </w:rPr>
          <w:instrText xml:space="preserve"> </w:instrText>
        </w:r>
        <w:r>
          <w:rPr>
            <w:noProof/>
          </w:rPr>
          <w:instrText>HYPERLINK \l "_Toc421086185"</w:instrText>
        </w:r>
        <w:r w:rsidRPr="006B3396">
          <w:rPr>
            <w:rStyle w:val="Enlla"/>
            <w:noProof/>
          </w:rPr>
          <w:instrText xml:space="preserve"> </w:instrText>
        </w:r>
        <w:r w:rsidRPr="006B3396">
          <w:rPr>
            <w:rStyle w:val="Enlla"/>
            <w:noProof/>
          </w:rPr>
          <w:fldChar w:fldCharType="separate"/>
        </w:r>
        <w:r w:rsidRPr="006B3396">
          <w:rPr>
            <w:rStyle w:val="Enlla"/>
            <w:noProof/>
          </w:rPr>
          <w:t>Figura 23: Referenciar TreeTable en una aplicació Grails</w:t>
        </w:r>
        <w:r>
          <w:rPr>
            <w:noProof/>
            <w:webHidden/>
          </w:rPr>
          <w:tab/>
        </w:r>
        <w:r>
          <w:rPr>
            <w:noProof/>
            <w:webHidden/>
          </w:rPr>
          <w:fldChar w:fldCharType="begin"/>
        </w:r>
        <w:r>
          <w:rPr>
            <w:noProof/>
            <w:webHidden/>
          </w:rPr>
          <w:instrText xml:space="preserve"> PAGEREF _Toc421086185 \h </w:instrText>
        </w:r>
      </w:ins>
      <w:r>
        <w:rPr>
          <w:noProof/>
          <w:webHidden/>
        </w:rPr>
      </w:r>
      <w:r>
        <w:rPr>
          <w:noProof/>
          <w:webHidden/>
        </w:rPr>
        <w:fldChar w:fldCharType="separate"/>
      </w:r>
      <w:ins w:id="881" w:author="UPC" w:date="2015-06-03T09:11:00Z">
        <w:r>
          <w:rPr>
            <w:noProof/>
            <w:webHidden/>
          </w:rPr>
          <w:t>26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82" w:author="UPC" w:date="2015-06-03T09:11:00Z"/>
          <w:rFonts w:asciiTheme="minorHAnsi" w:eastAsiaTheme="minorEastAsia" w:hAnsiTheme="minorHAnsi" w:cstheme="minorBidi"/>
          <w:noProof/>
          <w:szCs w:val="22"/>
          <w:lang w:eastAsia="ca-ES"/>
        </w:rPr>
      </w:pPr>
      <w:ins w:id="883" w:author="UPC" w:date="2015-06-03T09:11:00Z">
        <w:r w:rsidRPr="006B3396">
          <w:rPr>
            <w:rStyle w:val="Enlla"/>
            <w:noProof/>
          </w:rPr>
          <w:fldChar w:fldCharType="begin"/>
        </w:r>
        <w:r w:rsidRPr="006B3396">
          <w:rPr>
            <w:rStyle w:val="Enlla"/>
            <w:noProof/>
          </w:rPr>
          <w:instrText xml:space="preserve"> </w:instrText>
        </w:r>
        <w:r>
          <w:rPr>
            <w:noProof/>
          </w:rPr>
          <w:instrText>HYPERLINK \l "_Toc421086186"</w:instrText>
        </w:r>
        <w:r w:rsidRPr="006B3396">
          <w:rPr>
            <w:rStyle w:val="Enlla"/>
            <w:noProof/>
          </w:rPr>
          <w:instrText xml:space="preserve"> </w:instrText>
        </w:r>
        <w:r w:rsidRPr="006B3396">
          <w:rPr>
            <w:rStyle w:val="Enlla"/>
            <w:noProof/>
          </w:rPr>
          <w:fldChar w:fldCharType="separate"/>
        </w:r>
        <w:r w:rsidRPr="006B3396">
          <w:rPr>
            <w:rStyle w:val="Enlla"/>
            <w:noProof/>
          </w:rPr>
          <w:t>Figura 24: Codi exemple senzill amb TreeTable</w:t>
        </w:r>
        <w:r>
          <w:rPr>
            <w:noProof/>
            <w:webHidden/>
          </w:rPr>
          <w:tab/>
        </w:r>
        <w:r>
          <w:rPr>
            <w:noProof/>
            <w:webHidden/>
          </w:rPr>
          <w:fldChar w:fldCharType="begin"/>
        </w:r>
        <w:r>
          <w:rPr>
            <w:noProof/>
            <w:webHidden/>
          </w:rPr>
          <w:instrText xml:space="preserve"> PAGEREF _Toc421086186 \h </w:instrText>
        </w:r>
      </w:ins>
      <w:r>
        <w:rPr>
          <w:noProof/>
          <w:webHidden/>
        </w:rPr>
      </w:r>
      <w:r>
        <w:rPr>
          <w:noProof/>
          <w:webHidden/>
        </w:rPr>
        <w:fldChar w:fldCharType="separate"/>
      </w:r>
      <w:ins w:id="884" w:author="UPC" w:date="2015-06-03T09:11:00Z">
        <w:r>
          <w:rPr>
            <w:noProof/>
            <w:webHidden/>
          </w:rPr>
          <w:t>27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85" w:author="UPC" w:date="2015-06-03T09:11:00Z"/>
          <w:rFonts w:asciiTheme="minorHAnsi" w:eastAsiaTheme="minorEastAsia" w:hAnsiTheme="minorHAnsi" w:cstheme="minorBidi"/>
          <w:noProof/>
          <w:szCs w:val="22"/>
          <w:lang w:eastAsia="ca-ES"/>
        </w:rPr>
      </w:pPr>
      <w:ins w:id="886" w:author="UPC" w:date="2015-06-03T09:11:00Z">
        <w:r w:rsidRPr="006B3396">
          <w:rPr>
            <w:rStyle w:val="Enlla"/>
            <w:noProof/>
          </w:rPr>
          <w:fldChar w:fldCharType="begin"/>
        </w:r>
        <w:r w:rsidRPr="006B3396">
          <w:rPr>
            <w:rStyle w:val="Enlla"/>
            <w:noProof/>
          </w:rPr>
          <w:instrText xml:space="preserve"> </w:instrText>
        </w:r>
        <w:r>
          <w:rPr>
            <w:noProof/>
          </w:rPr>
          <w:instrText>HYPERLINK \l "_Toc421086187"</w:instrText>
        </w:r>
        <w:r w:rsidRPr="006B3396">
          <w:rPr>
            <w:rStyle w:val="Enlla"/>
            <w:noProof/>
          </w:rPr>
          <w:instrText xml:space="preserve"> </w:instrText>
        </w:r>
        <w:r w:rsidRPr="006B3396">
          <w:rPr>
            <w:rStyle w:val="Enlla"/>
            <w:noProof/>
          </w:rPr>
          <w:fldChar w:fldCharType="separate"/>
        </w:r>
        <w:r w:rsidRPr="006B3396">
          <w:rPr>
            <w:rStyle w:val="Enlla"/>
            <w:noProof/>
          </w:rPr>
          <w:t>Figura 25: Crida al template que construeix el TreeTable</w:t>
        </w:r>
        <w:r>
          <w:rPr>
            <w:noProof/>
            <w:webHidden/>
          </w:rPr>
          <w:tab/>
        </w:r>
        <w:r>
          <w:rPr>
            <w:noProof/>
            <w:webHidden/>
          </w:rPr>
          <w:fldChar w:fldCharType="begin"/>
        </w:r>
        <w:r>
          <w:rPr>
            <w:noProof/>
            <w:webHidden/>
          </w:rPr>
          <w:instrText xml:space="preserve"> PAGEREF _Toc421086187 \h </w:instrText>
        </w:r>
      </w:ins>
      <w:r>
        <w:rPr>
          <w:noProof/>
          <w:webHidden/>
        </w:rPr>
      </w:r>
      <w:r>
        <w:rPr>
          <w:noProof/>
          <w:webHidden/>
        </w:rPr>
        <w:fldChar w:fldCharType="separate"/>
      </w:r>
      <w:ins w:id="887" w:author="UPC" w:date="2015-06-03T09:11:00Z">
        <w:r>
          <w:rPr>
            <w:noProof/>
            <w:webHidden/>
          </w:rPr>
          <w:t>29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88" w:author="UPC" w:date="2015-06-03T09:11:00Z"/>
          <w:rFonts w:asciiTheme="minorHAnsi" w:eastAsiaTheme="minorEastAsia" w:hAnsiTheme="minorHAnsi" w:cstheme="minorBidi"/>
          <w:noProof/>
          <w:szCs w:val="22"/>
          <w:lang w:eastAsia="ca-ES"/>
        </w:rPr>
      </w:pPr>
      <w:ins w:id="889" w:author="UPC" w:date="2015-06-03T09:11:00Z">
        <w:r w:rsidRPr="006B3396">
          <w:rPr>
            <w:rStyle w:val="Enlla"/>
            <w:noProof/>
          </w:rPr>
          <w:fldChar w:fldCharType="begin"/>
        </w:r>
        <w:r w:rsidRPr="006B3396">
          <w:rPr>
            <w:rStyle w:val="Enlla"/>
            <w:noProof/>
          </w:rPr>
          <w:instrText xml:space="preserve"> </w:instrText>
        </w:r>
        <w:r>
          <w:rPr>
            <w:noProof/>
          </w:rPr>
          <w:instrText>HYPERLINK \l "_Toc421086188"</w:instrText>
        </w:r>
        <w:r w:rsidRPr="006B3396">
          <w:rPr>
            <w:rStyle w:val="Enlla"/>
            <w:noProof/>
          </w:rPr>
          <w:instrText xml:space="preserve"> </w:instrText>
        </w:r>
        <w:r w:rsidRPr="006B3396">
          <w:rPr>
            <w:rStyle w:val="Enlla"/>
            <w:noProof/>
          </w:rPr>
          <w:fldChar w:fldCharType="separate"/>
        </w:r>
        <w:r w:rsidRPr="006B3396">
          <w:rPr>
            <w:rStyle w:val="Enlla"/>
            <w:noProof/>
          </w:rPr>
          <w:t>Figura 26: Codi Javascript per executar TreeTable</w:t>
        </w:r>
        <w:r>
          <w:rPr>
            <w:noProof/>
            <w:webHidden/>
          </w:rPr>
          <w:tab/>
        </w:r>
        <w:r>
          <w:rPr>
            <w:noProof/>
            <w:webHidden/>
          </w:rPr>
          <w:fldChar w:fldCharType="begin"/>
        </w:r>
        <w:r>
          <w:rPr>
            <w:noProof/>
            <w:webHidden/>
          </w:rPr>
          <w:instrText xml:space="preserve"> PAGEREF _Toc421086188 \h </w:instrText>
        </w:r>
      </w:ins>
      <w:r>
        <w:rPr>
          <w:noProof/>
          <w:webHidden/>
        </w:rPr>
      </w:r>
      <w:r>
        <w:rPr>
          <w:noProof/>
          <w:webHidden/>
        </w:rPr>
        <w:fldChar w:fldCharType="separate"/>
      </w:r>
      <w:ins w:id="890" w:author="UPC" w:date="2015-06-03T09:11:00Z">
        <w:r>
          <w:rPr>
            <w:noProof/>
            <w:webHidden/>
          </w:rPr>
          <w:t>29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91" w:author="UPC" w:date="2015-06-03T09:11:00Z"/>
          <w:rFonts w:asciiTheme="minorHAnsi" w:eastAsiaTheme="minorEastAsia" w:hAnsiTheme="minorHAnsi" w:cstheme="minorBidi"/>
          <w:noProof/>
          <w:szCs w:val="22"/>
          <w:lang w:eastAsia="ca-ES"/>
        </w:rPr>
      </w:pPr>
      <w:ins w:id="892" w:author="UPC" w:date="2015-06-03T09:11:00Z">
        <w:r w:rsidRPr="006B3396">
          <w:rPr>
            <w:rStyle w:val="Enlla"/>
            <w:noProof/>
          </w:rPr>
          <w:fldChar w:fldCharType="begin"/>
        </w:r>
        <w:r w:rsidRPr="006B3396">
          <w:rPr>
            <w:rStyle w:val="Enlla"/>
            <w:noProof/>
          </w:rPr>
          <w:instrText xml:space="preserve"> </w:instrText>
        </w:r>
        <w:r>
          <w:rPr>
            <w:noProof/>
          </w:rPr>
          <w:instrText>HYPERLINK \l "_Toc421086189"</w:instrText>
        </w:r>
        <w:r w:rsidRPr="006B3396">
          <w:rPr>
            <w:rStyle w:val="Enlla"/>
            <w:noProof/>
          </w:rPr>
          <w:instrText xml:space="preserve"> </w:instrText>
        </w:r>
        <w:r w:rsidRPr="006B3396">
          <w:rPr>
            <w:rStyle w:val="Enlla"/>
            <w:noProof/>
          </w:rPr>
          <w:fldChar w:fldCharType="separate"/>
        </w:r>
        <w:r w:rsidRPr="006B3396">
          <w:rPr>
            <w:rStyle w:val="Enlla"/>
            <w:noProof/>
          </w:rPr>
          <w:t>Figura 27: Instal·lació del plugin CKEditor</w:t>
        </w:r>
        <w:r>
          <w:rPr>
            <w:noProof/>
            <w:webHidden/>
          </w:rPr>
          <w:tab/>
        </w:r>
        <w:r>
          <w:rPr>
            <w:noProof/>
            <w:webHidden/>
          </w:rPr>
          <w:fldChar w:fldCharType="begin"/>
        </w:r>
        <w:r>
          <w:rPr>
            <w:noProof/>
            <w:webHidden/>
          </w:rPr>
          <w:instrText xml:space="preserve"> PAGEREF _Toc421086189 \h </w:instrText>
        </w:r>
      </w:ins>
      <w:r>
        <w:rPr>
          <w:noProof/>
          <w:webHidden/>
        </w:rPr>
      </w:r>
      <w:r>
        <w:rPr>
          <w:noProof/>
          <w:webHidden/>
        </w:rPr>
        <w:fldChar w:fldCharType="separate"/>
      </w:r>
      <w:ins w:id="893" w:author="UPC" w:date="2015-06-03T09:11:00Z">
        <w:r>
          <w:rPr>
            <w:noProof/>
            <w:webHidden/>
          </w:rPr>
          <w:t>30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94" w:author="UPC" w:date="2015-06-03T09:11:00Z"/>
          <w:rFonts w:asciiTheme="minorHAnsi" w:eastAsiaTheme="minorEastAsia" w:hAnsiTheme="minorHAnsi" w:cstheme="minorBidi"/>
          <w:noProof/>
          <w:szCs w:val="22"/>
          <w:lang w:eastAsia="ca-ES"/>
        </w:rPr>
      </w:pPr>
      <w:ins w:id="895" w:author="UPC" w:date="2015-06-03T09:11:00Z">
        <w:r w:rsidRPr="006B3396">
          <w:rPr>
            <w:rStyle w:val="Enlla"/>
            <w:noProof/>
          </w:rPr>
          <w:fldChar w:fldCharType="begin"/>
        </w:r>
        <w:r w:rsidRPr="006B3396">
          <w:rPr>
            <w:rStyle w:val="Enlla"/>
            <w:noProof/>
          </w:rPr>
          <w:instrText xml:space="preserve"> </w:instrText>
        </w:r>
        <w:r>
          <w:rPr>
            <w:noProof/>
          </w:rPr>
          <w:instrText>HYPERLINK \l "_Toc421086190"</w:instrText>
        </w:r>
        <w:r w:rsidRPr="006B3396">
          <w:rPr>
            <w:rStyle w:val="Enlla"/>
            <w:noProof/>
          </w:rPr>
          <w:instrText xml:space="preserve"> </w:instrText>
        </w:r>
        <w:r w:rsidRPr="006B3396">
          <w:rPr>
            <w:rStyle w:val="Enlla"/>
            <w:noProof/>
          </w:rPr>
          <w:fldChar w:fldCharType="separate"/>
        </w:r>
        <w:r w:rsidRPr="006B3396">
          <w:rPr>
            <w:rStyle w:val="Enlla"/>
            <w:noProof/>
          </w:rPr>
          <w:t>Figura 28: Codi GSP per incloure CKEditor</w:t>
        </w:r>
        <w:r>
          <w:rPr>
            <w:noProof/>
            <w:webHidden/>
          </w:rPr>
          <w:tab/>
        </w:r>
        <w:r>
          <w:rPr>
            <w:noProof/>
            <w:webHidden/>
          </w:rPr>
          <w:fldChar w:fldCharType="begin"/>
        </w:r>
        <w:r>
          <w:rPr>
            <w:noProof/>
            <w:webHidden/>
          </w:rPr>
          <w:instrText xml:space="preserve"> PAGEREF _Toc421086190 \h </w:instrText>
        </w:r>
      </w:ins>
      <w:r>
        <w:rPr>
          <w:noProof/>
          <w:webHidden/>
        </w:rPr>
      </w:r>
      <w:r>
        <w:rPr>
          <w:noProof/>
          <w:webHidden/>
        </w:rPr>
        <w:fldChar w:fldCharType="separate"/>
      </w:r>
      <w:ins w:id="896" w:author="UPC" w:date="2015-06-03T09:11:00Z">
        <w:r>
          <w:rPr>
            <w:noProof/>
            <w:webHidden/>
          </w:rPr>
          <w:t>31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97" w:author="UPC" w:date="2015-06-03T09:11:00Z"/>
          <w:rFonts w:asciiTheme="minorHAnsi" w:eastAsiaTheme="minorEastAsia" w:hAnsiTheme="minorHAnsi" w:cstheme="minorBidi"/>
          <w:noProof/>
          <w:szCs w:val="22"/>
          <w:lang w:eastAsia="ca-ES"/>
        </w:rPr>
      </w:pPr>
      <w:ins w:id="898" w:author="UPC" w:date="2015-06-03T09:11:00Z">
        <w:r w:rsidRPr="006B3396">
          <w:rPr>
            <w:rStyle w:val="Enlla"/>
            <w:noProof/>
          </w:rPr>
          <w:fldChar w:fldCharType="begin"/>
        </w:r>
        <w:r w:rsidRPr="006B3396">
          <w:rPr>
            <w:rStyle w:val="Enlla"/>
            <w:noProof/>
          </w:rPr>
          <w:instrText xml:space="preserve"> </w:instrText>
        </w:r>
        <w:r>
          <w:rPr>
            <w:noProof/>
          </w:rPr>
          <w:instrText>HYPERLINK \l "_Toc421086191"</w:instrText>
        </w:r>
        <w:r w:rsidRPr="006B3396">
          <w:rPr>
            <w:rStyle w:val="Enlla"/>
            <w:noProof/>
          </w:rPr>
          <w:instrText xml:space="preserve"> </w:instrText>
        </w:r>
        <w:r w:rsidRPr="006B3396">
          <w:rPr>
            <w:rStyle w:val="Enlla"/>
            <w:noProof/>
          </w:rPr>
          <w:fldChar w:fldCharType="separate"/>
        </w:r>
        <w:r w:rsidRPr="006B3396">
          <w:rPr>
            <w:rStyle w:val="Enlla"/>
            <w:noProof/>
          </w:rPr>
          <w:t>Figura 29: Tractar el text escrit al CKEditor</w:t>
        </w:r>
        <w:r>
          <w:rPr>
            <w:noProof/>
            <w:webHidden/>
          </w:rPr>
          <w:tab/>
        </w:r>
        <w:r>
          <w:rPr>
            <w:noProof/>
            <w:webHidden/>
          </w:rPr>
          <w:fldChar w:fldCharType="begin"/>
        </w:r>
        <w:r>
          <w:rPr>
            <w:noProof/>
            <w:webHidden/>
          </w:rPr>
          <w:instrText xml:space="preserve"> PAGEREF _Toc421086191 \h </w:instrText>
        </w:r>
      </w:ins>
      <w:r>
        <w:rPr>
          <w:noProof/>
          <w:webHidden/>
        </w:rPr>
      </w:r>
      <w:r>
        <w:rPr>
          <w:noProof/>
          <w:webHidden/>
        </w:rPr>
        <w:fldChar w:fldCharType="separate"/>
      </w:r>
      <w:ins w:id="899" w:author="UPC" w:date="2015-06-03T09:11:00Z">
        <w:r>
          <w:rPr>
            <w:noProof/>
            <w:webHidden/>
          </w:rPr>
          <w:t>31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00" w:author="UPC" w:date="2015-06-03T09:11:00Z"/>
          <w:rFonts w:asciiTheme="minorHAnsi" w:eastAsiaTheme="minorEastAsia" w:hAnsiTheme="minorHAnsi" w:cstheme="minorBidi"/>
          <w:noProof/>
          <w:szCs w:val="22"/>
          <w:lang w:eastAsia="ca-ES"/>
        </w:rPr>
      </w:pPr>
      <w:ins w:id="901" w:author="UPC" w:date="2015-06-03T09:11:00Z">
        <w:r w:rsidRPr="006B3396">
          <w:rPr>
            <w:rStyle w:val="Enlla"/>
            <w:noProof/>
          </w:rPr>
          <w:fldChar w:fldCharType="begin"/>
        </w:r>
        <w:r w:rsidRPr="006B3396">
          <w:rPr>
            <w:rStyle w:val="Enlla"/>
            <w:noProof/>
          </w:rPr>
          <w:instrText xml:space="preserve"> </w:instrText>
        </w:r>
        <w:r>
          <w:rPr>
            <w:noProof/>
          </w:rPr>
          <w:instrText>HYPERLINK \l "_Toc421086192"</w:instrText>
        </w:r>
        <w:r w:rsidRPr="006B3396">
          <w:rPr>
            <w:rStyle w:val="Enlla"/>
            <w:noProof/>
          </w:rPr>
          <w:instrText xml:space="preserve"> </w:instrText>
        </w:r>
        <w:r w:rsidRPr="006B3396">
          <w:rPr>
            <w:rStyle w:val="Enlla"/>
            <w:noProof/>
          </w:rPr>
          <w:fldChar w:fldCharType="separate"/>
        </w:r>
        <w:r w:rsidRPr="006B3396">
          <w:rPr>
            <w:rStyle w:val="Enlla"/>
            <w:noProof/>
          </w:rPr>
          <w:t>Figura 30: Ruta arxiu de configuració config.js del CKEditor a la pestanya Navigator</w:t>
        </w:r>
        <w:r>
          <w:rPr>
            <w:noProof/>
            <w:webHidden/>
          </w:rPr>
          <w:tab/>
        </w:r>
        <w:r>
          <w:rPr>
            <w:noProof/>
            <w:webHidden/>
          </w:rPr>
          <w:fldChar w:fldCharType="begin"/>
        </w:r>
        <w:r>
          <w:rPr>
            <w:noProof/>
            <w:webHidden/>
          </w:rPr>
          <w:instrText xml:space="preserve"> PAGEREF _Toc421086192 \h </w:instrText>
        </w:r>
      </w:ins>
      <w:r>
        <w:rPr>
          <w:noProof/>
          <w:webHidden/>
        </w:rPr>
      </w:r>
      <w:r>
        <w:rPr>
          <w:noProof/>
          <w:webHidden/>
        </w:rPr>
        <w:fldChar w:fldCharType="separate"/>
      </w:r>
      <w:ins w:id="902" w:author="UPC" w:date="2015-06-03T09:11:00Z">
        <w:r>
          <w:rPr>
            <w:noProof/>
            <w:webHidden/>
          </w:rPr>
          <w:t>32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03" w:author="UPC" w:date="2015-06-03T09:11:00Z"/>
          <w:rFonts w:asciiTheme="minorHAnsi" w:eastAsiaTheme="minorEastAsia" w:hAnsiTheme="minorHAnsi" w:cstheme="minorBidi"/>
          <w:noProof/>
          <w:szCs w:val="22"/>
          <w:lang w:eastAsia="ca-ES"/>
        </w:rPr>
      </w:pPr>
      <w:ins w:id="904" w:author="UPC" w:date="2015-06-03T09:11:00Z">
        <w:r w:rsidRPr="006B3396">
          <w:rPr>
            <w:rStyle w:val="Enlla"/>
            <w:noProof/>
          </w:rPr>
          <w:fldChar w:fldCharType="begin"/>
        </w:r>
        <w:r w:rsidRPr="006B3396">
          <w:rPr>
            <w:rStyle w:val="Enlla"/>
            <w:noProof/>
          </w:rPr>
          <w:instrText xml:space="preserve"> </w:instrText>
        </w:r>
        <w:r>
          <w:rPr>
            <w:noProof/>
          </w:rPr>
          <w:instrText>HYPERLINK \l "_Toc421086193"</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31: Ruta arxiu de configuració </w:t>
        </w:r>
        <w:r w:rsidRPr="006B3396">
          <w:rPr>
            <w:rStyle w:val="Enlla"/>
            <w:i/>
            <w:noProof/>
          </w:rPr>
          <w:t>config.js</w:t>
        </w:r>
        <w:r w:rsidRPr="006B3396">
          <w:rPr>
            <w:rStyle w:val="Enlla"/>
            <w:noProof/>
          </w:rPr>
          <w:t xml:space="preserve"> del CKEditor al sistema de fitxers</w:t>
        </w:r>
        <w:r>
          <w:rPr>
            <w:noProof/>
            <w:webHidden/>
          </w:rPr>
          <w:tab/>
        </w:r>
        <w:r>
          <w:rPr>
            <w:noProof/>
            <w:webHidden/>
          </w:rPr>
          <w:fldChar w:fldCharType="begin"/>
        </w:r>
        <w:r>
          <w:rPr>
            <w:noProof/>
            <w:webHidden/>
          </w:rPr>
          <w:instrText xml:space="preserve"> PAGEREF _Toc421086193 \h </w:instrText>
        </w:r>
      </w:ins>
      <w:r>
        <w:rPr>
          <w:noProof/>
          <w:webHidden/>
        </w:rPr>
      </w:r>
      <w:r>
        <w:rPr>
          <w:noProof/>
          <w:webHidden/>
        </w:rPr>
        <w:fldChar w:fldCharType="separate"/>
      </w:r>
      <w:ins w:id="905" w:author="UPC" w:date="2015-06-03T09:11:00Z">
        <w:r>
          <w:rPr>
            <w:noProof/>
            <w:webHidden/>
          </w:rPr>
          <w:t>32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06" w:author="UPC" w:date="2015-06-03T09:11:00Z"/>
          <w:rFonts w:asciiTheme="minorHAnsi" w:eastAsiaTheme="minorEastAsia" w:hAnsiTheme="minorHAnsi" w:cstheme="minorBidi"/>
          <w:noProof/>
          <w:szCs w:val="22"/>
          <w:lang w:eastAsia="ca-ES"/>
        </w:rPr>
      </w:pPr>
      <w:ins w:id="907" w:author="UPC" w:date="2015-06-03T09:11:00Z">
        <w:r w:rsidRPr="006B3396">
          <w:rPr>
            <w:rStyle w:val="Enlla"/>
            <w:noProof/>
          </w:rPr>
          <w:lastRenderedPageBreak/>
          <w:fldChar w:fldCharType="begin"/>
        </w:r>
        <w:r w:rsidRPr="006B3396">
          <w:rPr>
            <w:rStyle w:val="Enlla"/>
            <w:noProof/>
          </w:rPr>
          <w:instrText xml:space="preserve"> </w:instrText>
        </w:r>
        <w:r>
          <w:rPr>
            <w:noProof/>
          </w:rPr>
          <w:instrText>HYPERLINK \l "_Toc421086194"</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32: Ruta arxiu </w:t>
        </w:r>
        <w:r w:rsidRPr="006B3396">
          <w:rPr>
            <w:rStyle w:val="Enlla"/>
            <w:i/>
            <w:noProof/>
          </w:rPr>
          <w:t>config.js</w:t>
        </w:r>
        <w:r w:rsidRPr="006B3396">
          <w:rPr>
            <w:rStyle w:val="Enlla"/>
            <w:noProof/>
          </w:rPr>
          <w:t xml:space="preserve"> al sistema de fitxers amb versions antigues de Grails</w:t>
        </w:r>
        <w:r>
          <w:rPr>
            <w:noProof/>
            <w:webHidden/>
          </w:rPr>
          <w:tab/>
        </w:r>
        <w:r>
          <w:rPr>
            <w:noProof/>
            <w:webHidden/>
          </w:rPr>
          <w:fldChar w:fldCharType="begin"/>
        </w:r>
        <w:r>
          <w:rPr>
            <w:noProof/>
            <w:webHidden/>
          </w:rPr>
          <w:instrText xml:space="preserve"> PAGEREF _Toc421086194 \h </w:instrText>
        </w:r>
      </w:ins>
      <w:r>
        <w:rPr>
          <w:noProof/>
          <w:webHidden/>
        </w:rPr>
      </w:r>
      <w:r>
        <w:rPr>
          <w:noProof/>
          <w:webHidden/>
        </w:rPr>
        <w:fldChar w:fldCharType="separate"/>
      </w:r>
      <w:ins w:id="908" w:author="UPC" w:date="2015-06-03T09:11:00Z">
        <w:r>
          <w:rPr>
            <w:noProof/>
            <w:webHidden/>
          </w:rPr>
          <w:t>32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09" w:author="UPC" w:date="2015-06-03T09:11:00Z"/>
          <w:rFonts w:asciiTheme="minorHAnsi" w:eastAsiaTheme="minorEastAsia" w:hAnsiTheme="minorHAnsi" w:cstheme="minorBidi"/>
          <w:noProof/>
          <w:szCs w:val="22"/>
          <w:lang w:eastAsia="ca-ES"/>
        </w:rPr>
      </w:pPr>
      <w:ins w:id="910" w:author="UPC" w:date="2015-06-03T09:11:00Z">
        <w:r w:rsidRPr="006B3396">
          <w:rPr>
            <w:rStyle w:val="Enlla"/>
            <w:noProof/>
          </w:rPr>
          <w:fldChar w:fldCharType="begin"/>
        </w:r>
        <w:r w:rsidRPr="006B3396">
          <w:rPr>
            <w:rStyle w:val="Enlla"/>
            <w:noProof/>
          </w:rPr>
          <w:instrText xml:space="preserve"> </w:instrText>
        </w:r>
        <w:r>
          <w:rPr>
            <w:noProof/>
          </w:rPr>
          <w:instrText>HYPERLINK \l "_Toc421086195"</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33: Arxiu </w:t>
        </w:r>
        <w:r w:rsidRPr="006B3396">
          <w:rPr>
            <w:rStyle w:val="Enlla"/>
            <w:i/>
            <w:noProof/>
          </w:rPr>
          <w:t>config.js</w:t>
        </w:r>
        <w:r w:rsidRPr="006B3396">
          <w:rPr>
            <w:rStyle w:val="Enlla"/>
            <w:noProof/>
          </w:rPr>
          <w:t xml:space="preserve"> original</w:t>
        </w:r>
        <w:r>
          <w:rPr>
            <w:noProof/>
            <w:webHidden/>
          </w:rPr>
          <w:tab/>
        </w:r>
        <w:r>
          <w:rPr>
            <w:noProof/>
            <w:webHidden/>
          </w:rPr>
          <w:fldChar w:fldCharType="begin"/>
        </w:r>
        <w:r>
          <w:rPr>
            <w:noProof/>
            <w:webHidden/>
          </w:rPr>
          <w:instrText xml:space="preserve"> PAGEREF _Toc421086195 \h </w:instrText>
        </w:r>
      </w:ins>
      <w:r>
        <w:rPr>
          <w:noProof/>
          <w:webHidden/>
        </w:rPr>
      </w:r>
      <w:r>
        <w:rPr>
          <w:noProof/>
          <w:webHidden/>
        </w:rPr>
        <w:fldChar w:fldCharType="separate"/>
      </w:r>
      <w:ins w:id="911" w:author="UPC" w:date="2015-06-03T09:11:00Z">
        <w:r>
          <w:rPr>
            <w:noProof/>
            <w:webHidden/>
          </w:rPr>
          <w:t>32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12" w:author="UPC" w:date="2015-06-03T09:11:00Z"/>
          <w:rFonts w:asciiTheme="minorHAnsi" w:eastAsiaTheme="minorEastAsia" w:hAnsiTheme="minorHAnsi" w:cstheme="minorBidi"/>
          <w:noProof/>
          <w:szCs w:val="22"/>
          <w:lang w:eastAsia="ca-ES"/>
        </w:rPr>
      </w:pPr>
      <w:ins w:id="913" w:author="UPC" w:date="2015-06-03T09:11:00Z">
        <w:r w:rsidRPr="006B3396">
          <w:rPr>
            <w:rStyle w:val="Enlla"/>
            <w:noProof/>
          </w:rPr>
          <w:fldChar w:fldCharType="begin"/>
        </w:r>
        <w:r w:rsidRPr="006B3396">
          <w:rPr>
            <w:rStyle w:val="Enlla"/>
            <w:noProof/>
          </w:rPr>
          <w:instrText xml:space="preserve"> </w:instrText>
        </w:r>
        <w:r>
          <w:rPr>
            <w:noProof/>
          </w:rPr>
          <w:instrText>HYPERLINK \l "_Toc421086196"</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34: Arxiu </w:t>
        </w:r>
        <w:r w:rsidRPr="006B3396">
          <w:rPr>
            <w:rStyle w:val="Enlla"/>
            <w:i/>
            <w:noProof/>
          </w:rPr>
          <w:t>config.js</w:t>
        </w:r>
        <w:r w:rsidRPr="006B3396">
          <w:rPr>
            <w:rStyle w:val="Enlla"/>
            <w:noProof/>
          </w:rPr>
          <w:t xml:space="preserve"> modificat</w:t>
        </w:r>
        <w:r>
          <w:rPr>
            <w:noProof/>
            <w:webHidden/>
          </w:rPr>
          <w:tab/>
        </w:r>
        <w:r>
          <w:rPr>
            <w:noProof/>
            <w:webHidden/>
          </w:rPr>
          <w:fldChar w:fldCharType="begin"/>
        </w:r>
        <w:r>
          <w:rPr>
            <w:noProof/>
            <w:webHidden/>
          </w:rPr>
          <w:instrText xml:space="preserve"> PAGEREF _Toc421086196 \h </w:instrText>
        </w:r>
      </w:ins>
      <w:r>
        <w:rPr>
          <w:noProof/>
          <w:webHidden/>
        </w:rPr>
      </w:r>
      <w:r>
        <w:rPr>
          <w:noProof/>
          <w:webHidden/>
        </w:rPr>
        <w:fldChar w:fldCharType="separate"/>
      </w:r>
      <w:ins w:id="914" w:author="UPC" w:date="2015-06-03T09:11:00Z">
        <w:r>
          <w:rPr>
            <w:noProof/>
            <w:webHidden/>
          </w:rPr>
          <w:t>33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15" w:author="UPC" w:date="2015-06-03T09:11:00Z"/>
          <w:rFonts w:asciiTheme="minorHAnsi" w:eastAsiaTheme="minorEastAsia" w:hAnsiTheme="minorHAnsi" w:cstheme="minorBidi"/>
          <w:noProof/>
          <w:szCs w:val="22"/>
          <w:lang w:eastAsia="ca-ES"/>
        </w:rPr>
      </w:pPr>
      <w:ins w:id="916" w:author="UPC" w:date="2015-06-03T09:11:00Z">
        <w:r w:rsidRPr="006B3396">
          <w:rPr>
            <w:rStyle w:val="Enlla"/>
            <w:noProof/>
          </w:rPr>
          <w:fldChar w:fldCharType="begin"/>
        </w:r>
        <w:r w:rsidRPr="006B3396">
          <w:rPr>
            <w:rStyle w:val="Enlla"/>
            <w:noProof/>
          </w:rPr>
          <w:instrText xml:space="preserve"> </w:instrText>
        </w:r>
        <w:r>
          <w:rPr>
            <w:noProof/>
          </w:rPr>
          <w:instrText>HYPERLINK \l "_Toc421086197"</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35: Aparença del CKEditor amb l’arxiu </w:t>
        </w:r>
        <w:r w:rsidRPr="006B3396">
          <w:rPr>
            <w:rStyle w:val="Enlla"/>
            <w:i/>
            <w:noProof/>
          </w:rPr>
          <w:t>config.js</w:t>
        </w:r>
        <w:r w:rsidRPr="006B3396">
          <w:rPr>
            <w:rStyle w:val="Enlla"/>
            <w:noProof/>
          </w:rPr>
          <w:t xml:space="preserve"> modificat</w:t>
        </w:r>
        <w:r>
          <w:rPr>
            <w:noProof/>
            <w:webHidden/>
          </w:rPr>
          <w:tab/>
        </w:r>
        <w:r>
          <w:rPr>
            <w:noProof/>
            <w:webHidden/>
          </w:rPr>
          <w:fldChar w:fldCharType="begin"/>
        </w:r>
        <w:r>
          <w:rPr>
            <w:noProof/>
            <w:webHidden/>
          </w:rPr>
          <w:instrText xml:space="preserve"> PAGEREF _Toc421086197 \h </w:instrText>
        </w:r>
      </w:ins>
      <w:r>
        <w:rPr>
          <w:noProof/>
          <w:webHidden/>
        </w:rPr>
      </w:r>
      <w:r>
        <w:rPr>
          <w:noProof/>
          <w:webHidden/>
        </w:rPr>
        <w:fldChar w:fldCharType="separate"/>
      </w:r>
      <w:ins w:id="917" w:author="UPC" w:date="2015-06-03T09:11:00Z">
        <w:r>
          <w:rPr>
            <w:noProof/>
            <w:webHidden/>
          </w:rPr>
          <w:t>33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18" w:author="UPC" w:date="2015-06-03T09:11:00Z"/>
          <w:rFonts w:asciiTheme="minorHAnsi" w:eastAsiaTheme="minorEastAsia" w:hAnsiTheme="minorHAnsi" w:cstheme="minorBidi"/>
          <w:noProof/>
          <w:szCs w:val="22"/>
          <w:lang w:eastAsia="ca-ES"/>
        </w:rPr>
      </w:pPr>
      <w:ins w:id="919" w:author="UPC" w:date="2015-06-03T09:11:00Z">
        <w:r w:rsidRPr="006B3396">
          <w:rPr>
            <w:rStyle w:val="Enlla"/>
            <w:noProof/>
          </w:rPr>
          <w:fldChar w:fldCharType="begin"/>
        </w:r>
        <w:r w:rsidRPr="006B3396">
          <w:rPr>
            <w:rStyle w:val="Enlla"/>
            <w:noProof/>
          </w:rPr>
          <w:instrText xml:space="preserve"> </w:instrText>
        </w:r>
        <w:r>
          <w:rPr>
            <w:noProof/>
          </w:rPr>
          <w:instrText>HYPERLINK \l "_Toc421086198"</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36: Reubicació de l'arxiu </w:t>
        </w:r>
        <w:r w:rsidRPr="006B3396">
          <w:rPr>
            <w:rStyle w:val="Enlla"/>
            <w:i/>
            <w:noProof/>
          </w:rPr>
          <w:t>config.js</w:t>
        </w:r>
        <w:r>
          <w:rPr>
            <w:noProof/>
            <w:webHidden/>
          </w:rPr>
          <w:tab/>
        </w:r>
        <w:r>
          <w:rPr>
            <w:noProof/>
            <w:webHidden/>
          </w:rPr>
          <w:fldChar w:fldCharType="begin"/>
        </w:r>
        <w:r>
          <w:rPr>
            <w:noProof/>
            <w:webHidden/>
          </w:rPr>
          <w:instrText xml:space="preserve"> PAGEREF _Toc421086198 \h </w:instrText>
        </w:r>
      </w:ins>
      <w:r>
        <w:rPr>
          <w:noProof/>
          <w:webHidden/>
        </w:rPr>
      </w:r>
      <w:r>
        <w:rPr>
          <w:noProof/>
          <w:webHidden/>
        </w:rPr>
        <w:fldChar w:fldCharType="separate"/>
      </w:r>
      <w:ins w:id="920" w:author="UPC" w:date="2015-06-03T09:11:00Z">
        <w:r>
          <w:rPr>
            <w:noProof/>
            <w:webHidden/>
          </w:rPr>
          <w:t>34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21" w:author="UPC" w:date="2015-06-03T09:11:00Z"/>
          <w:rFonts w:asciiTheme="minorHAnsi" w:eastAsiaTheme="minorEastAsia" w:hAnsiTheme="minorHAnsi" w:cstheme="minorBidi"/>
          <w:noProof/>
          <w:szCs w:val="22"/>
          <w:lang w:eastAsia="ca-ES"/>
        </w:rPr>
      </w:pPr>
      <w:ins w:id="922" w:author="UPC" w:date="2015-06-03T09:11:00Z">
        <w:r w:rsidRPr="006B3396">
          <w:rPr>
            <w:rStyle w:val="Enlla"/>
            <w:noProof/>
          </w:rPr>
          <w:fldChar w:fldCharType="begin"/>
        </w:r>
        <w:r w:rsidRPr="006B3396">
          <w:rPr>
            <w:rStyle w:val="Enlla"/>
            <w:noProof/>
          </w:rPr>
          <w:instrText xml:space="preserve"> </w:instrText>
        </w:r>
        <w:r>
          <w:rPr>
            <w:noProof/>
          </w:rPr>
          <w:instrText>HYPERLINK \l "_Toc421086199"</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37: Canviar idioma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_Toc421086199 \h </w:instrText>
        </w:r>
      </w:ins>
      <w:r>
        <w:rPr>
          <w:noProof/>
          <w:webHidden/>
        </w:rPr>
      </w:r>
      <w:r>
        <w:rPr>
          <w:noProof/>
          <w:webHidden/>
        </w:rPr>
        <w:fldChar w:fldCharType="separate"/>
      </w:r>
      <w:ins w:id="923" w:author="UPC" w:date="2015-06-03T09:11:00Z">
        <w:r>
          <w:rPr>
            <w:noProof/>
            <w:webHidden/>
          </w:rPr>
          <w:t>34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24" w:author="UPC" w:date="2015-06-03T09:11:00Z"/>
          <w:rFonts w:asciiTheme="minorHAnsi" w:eastAsiaTheme="minorEastAsia" w:hAnsiTheme="minorHAnsi" w:cstheme="minorBidi"/>
          <w:noProof/>
          <w:szCs w:val="22"/>
          <w:lang w:eastAsia="ca-ES"/>
        </w:rPr>
      </w:pPr>
      <w:ins w:id="925" w:author="UPC" w:date="2015-06-03T09:11:00Z">
        <w:r w:rsidRPr="006B3396">
          <w:rPr>
            <w:rStyle w:val="Enlla"/>
            <w:noProof/>
          </w:rPr>
          <w:fldChar w:fldCharType="begin"/>
        </w:r>
        <w:r w:rsidRPr="006B3396">
          <w:rPr>
            <w:rStyle w:val="Enlla"/>
            <w:noProof/>
          </w:rPr>
          <w:instrText xml:space="preserve"> </w:instrText>
        </w:r>
        <w:r>
          <w:rPr>
            <w:noProof/>
          </w:rPr>
          <w:instrText>HYPERLINK \l "_Toc421086200"</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38: Personalitzar la barra d’eines de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_Toc421086200 \h </w:instrText>
        </w:r>
      </w:ins>
      <w:r>
        <w:rPr>
          <w:noProof/>
          <w:webHidden/>
        </w:rPr>
      </w:r>
      <w:r>
        <w:rPr>
          <w:noProof/>
          <w:webHidden/>
        </w:rPr>
        <w:fldChar w:fldCharType="separate"/>
      </w:r>
      <w:ins w:id="926" w:author="UPC" w:date="2015-06-03T09:11:00Z">
        <w:r>
          <w:rPr>
            <w:noProof/>
            <w:webHidden/>
          </w:rPr>
          <w:t>35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27" w:author="UPC" w:date="2015-06-03T09:11:00Z"/>
          <w:rFonts w:asciiTheme="minorHAnsi" w:eastAsiaTheme="minorEastAsia" w:hAnsiTheme="minorHAnsi" w:cstheme="minorBidi"/>
          <w:noProof/>
          <w:szCs w:val="22"/>
          <w:lang w:eastAsia="ca-ES"/>
        </w:rPr>
      </w:pPr>
      <w:ins w:id="928" w:author="UPC" w:date="2015-06-03T09:11:00Z">
        <w:r w:rsidRPr="006B3396">
          <w:rPr>
            <w:rStyle w:val="Enlla"/>
            <w:noProof/>
          </w:rPr>
          <w:fldChar w:fldCharType="begin"/>
        </w:r>
        <w:r w:rsidRPr="006B3396">
          <w:rPr>
            <w:rStyle w:val="Enlla"/>
            <w:noProof/>
          </w:rPr>
          <w:instrText xml:space="preserve"> </w:instrText>
        </w:r>
        <w:r>
          <w:rPr>
            <w:noProof/>
          </w:rPr>
          <w:instrText>HYPERLINK \l "_Toc421086201"</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39: Canviar idioma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_Toc421086201 \h </w:instrText>
        </w:r>
      </w:ins>
      <w:r>
        <w:rPr>
          <w:noProof/>
          <w:webHidden/>
        </w:rPr>
      </w:r>
      <w:r>
        <w:rPr>
          <w:noProof/>
          <w:webHidden/>
        </w:rPr>
        <w:fldChar w:fldCharType="separate"/>
      </w:r>
      <w:ins w:id="929" w:author="UPC" w:date="2015-06-03T09:11:00Z">
        <w:r>
          <w:rPr>
            <w:noProof/>
            <w:webHidden/>
          </w:rPr>
          <w:t>35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30" w:author="UPC" w:date="2015-06-03T09:11:00Z"/>
          <w:rFonts w:asciiTheme="minorHAnsi" w:eastAsiaTheme="minorEastAsia" w:hAnsiTheme="minorHAnsi" w:cstheme="minorBidi"/>
          <w:noProof/>
          <w:szCs w:val="22"/>
          <w:lang w:eastAsia="ca-ES"/>
        </w:rPr>
      </w:pPr>
      <w:ins w:id="931" w:author="UPC" w:date="2015-06-03T09:11:00Z">
        <w:r w:rsidRPr="006B3396">
          <w:rPr>
            <w:rStyle w:val="Enlla"/>
            <w:noProof/>
          </w:rPr>
          <w:fldChar w:fldCharType="begin"/>
        </w:r>
        <w:r w:rsidRPr="006B3396">
          <w:rPr>
            <w:rStyle w:val="Enlla"/>
            <w:noProof/>
          </w:rPr>
          <w:instrText xml:space="preserve"> </w:instrText>
        </w:r>
        <w:r>
          <w:rPr>
            <w:noProof/>
          </w:rPr>
          <w:instrText>HYPERLINK \l "_Toc421086202"</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40: Canviar idioma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_Toc421086202 \h </w:instrText>
        </w:r>
      </w:ins>
      <w:r>
        <w:rPr>
          <w:noProof/>
          <w:webHidden/>
        </w:rPr>
      </w:r>
      <w:r>
        <w:rPr>
          <w:noProof/>
          <w:webHidden/>
        </w:rPr>
        <w:fldChar w:fldCharType="separate"/>
      </w:r>
      <w:ins w:id="932" w:author="UPC" w:date="2015-06-03T09:11:00Z">
        <w:r>
          <w:rPr>
            <w:noProof/>
            <w:webHidden/>
          </w:rPr>
          <w:t>36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33" w:author="UPC" w:date="2015-06-03T09:11:00Z"/>
          <w:rFonts w:asciiTheme="minorHAnsi" w:eastAsiaTheme="minorEastAsia" w:hAnsiTheme="minorHAnsi" w:cstheme="minorBidi"/>
          <w:noProof/>
          <w:szCs w:val="22"/>
          <w:lang w:eastAsia="ca-ES"/>
        </w:rPr>
      </w:pPr>
      <w:ins w:id="934" w:author="UPC" w:date="2015-06-03T09:11:00Z">
        <w:r w:rsidRPr="006B3396">
          <w:rPr>
            <w:rStyle w:val="Enlla"/>
            <w:noProof/>
          </w:rPr>
          <w:fldChar w:fldCharType="begin"/>
        </w:r>
        <w:r w:rsidRPr="006B3396">
          <w:rPr>
            <w:rStyle w:val="Enlla"/>
            <w:noProof/>
          </w:rPr>
          <w:instrText xml:space="preserve"> </w:instrText>
        </w:r>
        <w:r>
          <w:rPr>
            <w:noProof/>
          </w:rPr>
          <w:instrText>HYPERLINK \l "_Toc421086203"</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41: Canviar idioma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_Toc421086203 \h </w:instrText>
        </w:r>
      </w:ins>
      <w:r>
        <w:rPr>
          <w:noProof/>
          <w:webHidden/>
        </w:rPr>
      </w:r>
      <w:r>
        <w:rPr>
          <w:noProof/>
          <w:webHidden/>
        </w:rPr>
        <w:fldChar w:fldCharType="separate"/>
      </w:r>
      <w:ins w:id="935" w:author="UPC" w:date="2015-06-03T09:11:00Z">
        <w:r>
          <w:rPr>
            <w:noProof/>
            <w:webHidden/>
          </w:rPr>
          <w:t>37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36" w:author="UPC" w:date="2015-06-03T09:11:00Z"/>
          <w:rFonts w:asciiTheme="minorHAnsi" w:eastAsiaTheme="minorEastAsia" w:hAnsiTheme="minorHAnsi" w:cstheme="minorBidi"/>
          <w:noProof/>
          <w:szCs w:val="22"/>
          <w:lang w:eastAsia="ca-ES"/>
        </w:rPr>
      </w:pPr>
      <w:ins w:id="937" w:author="UPC" w:date="2015-06-03T09:11:00Z">
        <w:r w:rsidRPr="006B3396">
          <w:rPr>
            <w:rStyle w:val="Enlla"/>
            <w:noProof/>
          </w:rPr>
          <w:fldChar w:fldCharType="begin"/>
        </w:r>
        <w:r w:rsidRPr="006B3396">
          <w:rPr>
            <w:rStyle w:val="Enlla"/>
            <w:noProof/>
          </w:rPr>
          <w:instrText xml:space="preserve"> </w:instrText>
        </w:r>
        <w:r>
          <w:rPr>
            <w:noProof/>
          </w:rPr>
          <w:instrText>HYPERLINK \l "_Toc421086204"</w:instrText>
        </w:r>
        <w:r w:rsidRPr="006B3396">
          <w:rPr>
            <w:rStyle w:val="Enlla"/>
            <w:noProof/>
          </w:rPr>
          <w:instrText xml:space="preserve"> </w:instrText>
        </w:r>
        <w:r w:rsidRPr="006B3396">
          <w:rPr>
            <w:rStyle w:val="Enlla"/>
            <w:noProof/>
          </w:rPr>
          <w:fldChar w:fldCharType="separate"/>
        </w:r>
        <w:r w:rsidRPr="006B3396">
          <w:rPr>
            <w:rStyle w:val="Enlla"/>
            <w:noProof/>
          </w:rPr>
          <w:t>Figura 42: Formatat de les dades per defecte de la versió 4.4.1.0 del CKEditor</w:t>
        </w:r>
        <w:r>
          <w:rPr>
            <w:noProof/>
            <w:webHidden/>
          </w:rPr>
          <w:tab/>
        </w:r>
        <w:r>
          <w:rPr>
            <w:noProof/>
            <w:webHidden/>
          </w:rPr>
          <w:fldChar w:fldCharType="begin"/>
        </w:r>
        <w:r>
          <w:rPr>
            <w:noProof/>
            <w:webHidden/>
          </w:rPr>
          <w:instrText xml:space="preserve"> PAGEREF _Toc421086204 \h </w:instrText>
        </w:r>
      </w:ins>
      <w:r>
        <w:rPr>
          <w:noProof/>
          <w:webHidden/>
        </w:rPr>
      </w:r>
      <w:r>
        <w:rPr>
          <w:noProof/>
          <w:webHidden/>
        </w:rPr>
        <w:fldChar w:fldCharType="separate"/>
      </w:r>
      <w:ins w:id="938" w:author="UPC" w:date="2015-06-03T09:11:00Z">
        <w:r>
          <w:rPr>
            <w:noProof/>
            <w:webHidden/>
          </w:rPr>
          <w:t>37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39" w:author="UPC" w:date="2015-06-03T09:11:00Z"/>
          <w:rFonts w:asciiTheme="minorHAnsi" w:eastAsiaTheme="minorEastAsia" w:hAnsiTheme="minorHAnsi" w:cstheme="minorBidi"/>
          <w:noProof/>
          <w:szCs w:val="22"/>
          <w:lang w:eastAsia="ca-ES"/>
        </w:rPr>
      </w:pPr>
      <w:ins w:id="940" w:author="UPC" w:date="2015-06-03T09:11:00Z">
        <w:r w:rsidRPr="006B3396">
          <w:rPr>
            <w:rStyle w:val="Enlla"/>
            <w:noProof/>
          </w:rPr>
          <w:fldChar w:fldCharType="begin"/>
        </w:r>
        <w:r w:rsidRPr="006B3396">
          <w:rPr>
            <w:rStyle w:val="Enlla"/>
            <w:noProof/>
          </w:rPr>
          <w:instrText xml:space="preserve"> </w:instrText>
        </w:r>
        <w:r>
          <w:rPr>
            <w:noProof/>
          </w:rPr>
          <w:instrText>HYPERLINK \l "_Toc421086205"</w:instrText>
        </w:r>
        <w:r w:rsidRPr="006B3396">
          <w:rPr>
            <w:rStyle w:val="Enlla"/>
            <w:noProof/>
          </w:rPr>
          <w:instrText xml:space="preserve"> </w:instrText>
        </w:r>
        <w:r w:rsidRPr="006B3396">
          <w:rPr>
            <w:rStyle w:val="Enlla"/>
            <w:noProof/>
          </w:rPr>
          <w:fldChar w:fldCharType="separate"/>
        </w:r>
        <w:r w:rsidRPr="006B3396">
          <w:rPr>
            <w:rStyle w:val="Enlla"/>
            <w:noProof/>
          </w:rPr>
          <w:t>Figura 43: Formatat de les dades per defecte de la versió 3.6.6.1.0 del CKEditor</w:t>
        </w:r>
        <w:r>
          <w:rPr>
            <w:noProof/>
            <w:webHidden/>
          </w:rPr>
          <w:tab/>
        </w:r>
        <w:r>
          <w:rPr>
            <w:noProof/>
            <w:webHidden/>
          </w:rPr>
          <w:fldChar w:fldCharType="begin"/>
        </w:r>
        <w:r>
          <w:rPr>
            <w:noProof/>
            <w:webHidden/>
          </w:rPr>
          <w:instrText xml:space="preserve"> PAGEREF _Toc421086205 \h </w:instrText>
        </w:r>
      </w:ins>
      <w:r>
        <w:rPr>
          <w:noProof/>
          <w:webHidden/>
        </w:rPr>
      </w:r>
      <w:r>
        <w:rPr>
          <w:noProof/>
          <w:webHidden/>
        </w:rPr>
        <w:fldChar w:fldCharType="separate"/>
      </w:r>
      <w:ins w:id="941" w:author="UPC" w:date="2015-06-03T09:11:00Z">
        <w:r>
          <w:rPr>
            <w:noProof/>
            <w:webHidden/>
          </w:rPr>
          <w:t>38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42" w:author="UPC" w:date="2015-06-03T09:11:00Z"/>
          <w:rFonts w:asciiTheme="minorHAnsi" w:eastAsiaTheme="minorEastAsia" w:hAnsiTheme="minorHAnsi" w:cstheme="minorBidi"/>
          <w:noProof/>
          <w:szCs w:val="22"/>
          <w:lang w:eastAsia="ca-ES"/>
        </w:rPr>
      </w:pPr>
      <w:ins w:id="943" w:author="UPC" w:date="2015-06-03T09:11:00Z">
        <w:r w:rsidRPr="006B3396">
          <w:rPr>
            <w:rStyle w:val="Enlla"/>
            <w:noProof/>
          </w:rPr>
          <w:fldChar w:fldCharType="begin"/>
        </w:r>
        <w:r w:rsidRPr="006B3396">
          <w:rPr>
            <w:rStyle w:val="Enlla"/>
            <w:noProof/>
          </w:rPr>
          <w:instrText xml:space="preserve"> </w:instrText>
        </w:r>
        <w:r>
          <w:rPr>
            <w:noProof/>
          </w:rPr>
          <w:instrText>HYPERLINK \l "_Toc421086206"</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44: Canviar el format de tractament del text HTML del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_Toc421086206 \h </w:instrText>
        </w:r>
      </w:ins>
      <w:r>
        <w:rPr>
          <w:noProof/>
          <w:webHidden/>
        </w:rPr>
      </w:r>
      <w:r>
        <w:rPr>
          <w:noProof/>
          <w:webHidden/>
        </w:rPr>
        <w:fldChar w:fldCharType="separate"/>
      </w:r>
      <w:ins w:id="944" w:author="UPC" w:date="2015-06-03T09:11:00Z">
        <w:r>
          <w:rPr>
            <w:noProof/>
            <w:webHidden/>
          </w:rPr>
          <w:t>39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45" w:author="UPC" w:date="2015-06-03T09:11:00Z"/>
          <w:rFonts w:asciiTheme="minorHAnsi" w:eastAsiaTheme="minorEastAsia" w:hAnsiTheme="minorHAnsi" w:cstheme="minorBidi"/>
          <w:noProof/>
          <w:szCs w:val="22"/>
          <w:lang w:eastAsia="ca-ES"/>
        </w:rPr>
      </w:pPr>
      <w:ins w:id="946" w:author="UPC" w:date="2015-06-03T09:11:00Z">
        <w:r w:rsidRPr="006B3396">
          <w:rPr>
            <w:rStyle w:val="Enlla"/>
            <w:noProof/>
          </w:rPr>
          <w:fldChar w:fldCharType="begin"/>
        </w:r>
        <w:r w:rsidRPr="006B3396">
          <w:rPr>
            <w:rStyle w:val="Enlla"/>
            <w:noProof/>
          </w:rPr>
          <w:instrText xml:space="preserve"> </w:instrText>
        </w:r>
        <w:r>
          <w:rPr>
            <w:noProof/>
          </w:rPr>
          <w:instrText>HYPERLINK \l "_Toc421086207"</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45: Configuració del CKEditor a l'arxiu </w:t>
        </w:r>
        <w:r w:rsidRPr="006B3396">
          <w:rPr>
            <w:rStyle w:val="Enlla"/>
            <w:i/>
            <w:noProof/>
          </w:rPr>
          <w:t>Config.groovy</w:t>
        </w:r>
        <w:r>
          <w:rPr>
            <w:noProof/>
            <w:webHidden/>
          </w:rPr>
          <w:tab/>
        </w:r>
        <w:r>
          <w:rPr>
            <w:noProof/>
            <w:webHidden/>
          </w:rPr>
          <w:fldChar w:fldCharType="begin"/>
        </w:r>
        <w:r>
          <w:rPr>
            <w:noProof/>
            <w:webHidden/>
          </w:rPr>
          <w:instrText xml:space="preserve"> PAGEREF _Toc421086207 \h </w:instrText>
        </w:r>
      </w:ins>
      <w:r>
        <w:rPr>
          <w:noProof/>
          <w:webHidden/>
        </w:rPr>
      </w:r>
      <w:r>
        <w:rPr>
          <w:noProof/>
          <w:webHidden/>
        </w:rPr>
        <w:fldChar w:fldCharType="separate"/>
      </w:r>
      <w:ins w:id="947" w:author="UPC" w:date="2015-06-03T09:11:00Z">
        <w:r>
          <w:rPr>
            <w:noProof/>
            <w:webHidden/>
          </w:rPr>
          <w:t>40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48" w:author="UPC" w:date="2015-06-03T09:11:00Z"/>
          <w:rFonts w:asciiTheme="minorHAnsi" w:eastAsiaTheme="minorEastAsia" w:hAnsiTheme="minorHAnsi" w:cstheme="minorBidi"/>
          <w:noProof/>
          <w:szCs w:val="22"/>
          <w:lang w:eastAsia="ca-ES"/>
        </w:rPr>
      </w:pPr>
      <w:ins w:id="949" w:author="UPC" w:date="2015-06-03T09:11:00Z">
        <w:r w:rsidRPr="006B3396">
          <w:rPr>
            <w:rStyle w:val="Enlla"/>
            <w:noProof/>
          </w:rPr>
          <w:fldChar w:fldCharType="begin"/>
        </w:r>
        <w:r w:rsidRPr="006B3396">
          <w:rPr>
            <w:rStyle w:val="Enlla"/>
            <w:noProof/>
          </w:rPr>
          <w:instrText xml:space="preserve"> </w:instrText>
        </w:r>
        <w:r>
          <w:rPr>
            <w:noProof/>
          </w:rPr>
          <w:instrText>HYPERLINK \l "_Toc421086208"</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46: </w:t>
        </w:r>
        <w:r w:rsidRPr="006B3396">
          <w:rPr>
            <w:rStyle w:val="Enlla"/>
            <w:i/>
            <w:noProof/>
          </w:rPr>
          <w:t>Config.groovy</w:t>
        </w:r>
        <w:r w:rsidRPr="006B3396">
          <w:rPr>
            <w:rStyle w:val="Enlla"/>
            <w:noProof/>
          </w:rPr>
          <w:t xml:space="preserve"> bàsic per pujar arxius al servidor amb CKEditor</w:t>
        </w:r>
        <w:r>
          <w:rPr>
            <w:noProof/>
            <w:webHidden/>
          </w:rPr>
          <w:tab/>
        </w:r>
        <w:r>
          <w:rPr>
            <w:noProof/>
            <w:webHidden/>
          </w:rPr>
          <w:fldChar w:fldCharType="begin"/>
        </w:r>
        <w:r>
          <w:rPr>
            <w:noProof/>
            <w:webHidden/>
          </w:rPr>
          <w:instrText xml:space="preserve"> PAGEREF _Toc421086208 \h </w:instrText>
        </w:r>
      </w:ins>
      <w:r>
        <w:rPr>
          <w:noProof/>
          <w:webHidden/>
        </w:rPr>
      </w:r>
      <w:r>
        <w:rPr>
          <w:noProof/>
          <w:webHidden/>
        </w:rPr>
        <w:fldChar w:fldCharType="separate"/>
      </w:r>
      <w:ins w:id="950" w:author="UPC" w:date="2015-06-03T09:11:00Z">
        <w:r>
          <w:rPr>
            <w:noProof/>
            <w:webHidden/>
          </w:rPr>
          <w:t>41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51" w:author="UPC" w:date="2015-06-03T09:11:00Z"/>
          <w:rFonts w:asciiTheme="minorHAnsi" w:eastAsiaTheme="minorEastAsia" w:hAnsiTheme="minorHAnsi" w:cstheme="minorBidi"/>
          <w:noProof/>
          <w:szCs w:val="22"/>
          <w:lang w:eastAsia="ca-ES"/>
        </w:rPr>
      </w:pPr>
      <w:ins w:id="952" w:author="UPC" w:date="2015-06-03T09:11:00Z">
        <w:r w:rsidRPr="006B3396">
          <w:rPr>
            <w:rStyle w:val="Enlla"/>
            <w:noProof/>
          </w:rPr>
          <w:fldChar w:fldCharType="begin"/>
        </w:r>
        <w:r w:rsidRPr="006B3396">
          <w:rPr>
            <w:rStyle w:val="Enlla"/>
            <w:noProof/>
          </w:rPr>
          <w:instrText xml:space="preserve"> </w:instrText>
        </w:r>
        <w:r>
          <w:rPr>
            <w:noProof/>
          </w:rPr>
          <w:instrText>HYPERLINK \l "_Toc421086209"</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47: Arxiu </w:t>
        </w:r>
        <w:r w:rsidRPr="006B3396">
          <w:rPr>
            <w:rStyle w:val="Enlla"/>
            <w:i/>
            <w:noProof/>
          </w:rPr>
          <w:t>Config.groovy</w:t>
        </w:r>
        <w:r w:rsidRPr="006B3396">
          <w:rPr>
            <w:rStyle w:val="Enlla"/>
            <w:noProof/>
          </w:rPr>
          <w:t xml:space="preserve"> per pujar arxius al servidor aplicació gcrrhh</w:t>
        </w:r>
        <w:r>
          <w:rPr>
            <w:noProof/>
            <w:webHidden/>
          </w:rPr>
          <w:tab/>
        </w:r>
        <w:r>
          <w:rPr>
            <w:noProof/>
            <w:webHidden/>
          </w:rPr>
          <w:fldChar w:fldCharType="begin"/>
        </w:r>
        <w:r>
          <w:rPr>
            <w:noProof/>
            <w:webHidden/>
          </w:rPr>
          <w:instrText xml:space="preserve"> PAGEREF _Toc421086209 \h </w:instrText>
        </w:r>
      </w:ins>
      <w:r>
        <w:rPr>
          <w:noProof/>
          <w:webHidden/>
        </w:rPr>
      </w:r>
      <w:r>
        <w:rPr>
          <w:noProof/>
          <w:webHidden/>
        </w:rPr>
        <w:fldChar w:fldCharType="separate"/>
      </w:r>
      <w:ins w:id="953" w:author="UPC" w:date="2015-06-03T09:11:00Z">
        <w:r>
          <w:rPr>
            <w:noProof/>
            <w:webHidden/>
          </w:rPr>
          <w:t>43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54" w:author="UPC" w:date="2015-06-03T09:11:00Z"/>
          <w:rFonts w:asciiTheme="minorHAnsi" w:eastAsiaTheme="minorEastAsia" w:hAnsiTheme="minorHAnsi" w:cstheme="minorBidi"/>
          <w:noProof/>
          <w:szCs w:val="22"/>
          <w:lang w:eastAsia="ca-ES"/>
        </w:rPr>
      </w:pPr>
      <w:ins w:id="955" w:author="UPC" w:date="2015-06-03T09:11:00Z">
        <w:r w:rsidRPr="006B3396">
          <w:rPr>
            <w:rStyle w:val="Enlla"/>
            <w:noProof/>
          </w:rPr>
          <w:fldChar w:fldCharType="begin"/>
        </w:r>
        <w:r w:rsidRPr="006B3396">
          <w:rPr>
            <w:rStyle w:val="Enlla"/>
            <w:noProof/>
          </w:rPr>
          <w:instrText xml:space="preserve"> </w:instrText>
        </w:r>
        <w:r>
          <w:rPr>
            <w:noProof/>
          </w:rPr>
          <w:instrText>HYPERLINK \l "_Toc421086210"</w:instrText>
        </w:r>
        <w:r w:rsidRPr="006B3396">
          <w:rPr>
            <w:rStyle w:val="Enlla"/>
            <w:noProof/>
          </w:rPr>
          <w:instrText xml:space="preserve"> </w:instrText>
        </w:r>
        <w:r w:rsidRPr="006B3396">
          <w:rPr>
            <w:rStyle w:val="Enlla"/>
            <w:noProof/>
          </w:rPr>
          <w:fldChar w:fldCharType="separate"/>
        </w:r>
        <w:r w:rsidRPr="006B3396">
          <w:rPr>
            <w:rStyle w:val="Enlla"/>
            <w:noProof/>
          </w:rPr>
          <w:t>Figura 48: Codi GSP per incloure l'espai en la ruta del servidor</w:t>
        </w:r>
        <w:r>
          <w:rPr>
            <w:noProof/>
            <w:webHidden/>
          </w:rPr>
          <w:tab/>
        </w:r>
        <w:r>
          <w:rPr>
            <w:noProof/>
            <w:webHidden/>
          </w:rPr>
          <w:fldChar w:fldCharType="begin"/>
        </w:r>
        <w:r>
          <w:rPr>
            <w:noProof/>
            <w:webHidden/>
          </w:rPr>
          <w:instrText xml:space="preserve"> PAGEREF _Toc421086210 \h </w:instrText>
        </w:r>
      </w:ins>
      <w:r>
        <w:rPr>
          <w:noProof/>
          <w:webHidden/>
        </w:rPr>
      </w:r>
      <w:r>
        <w:rPr>
          <w:noProof/>
          <w:webHidden/>
        </w:rPr>
        <w:fldChar w:fldCharType="separate"/>
      </w:r>
      <w:ins w:id="956" w:author="UPC" w:date="2015-06-03T09:11:00Z">
        <w:r>
          <w:rPr>
            <w:noProof/>
            <w:webHidden/>
          </w:rPr>
          <w:t>43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57" w:author="UPC" w:date="2015-06-03T09:11:00Z"/>
          <w:rFonts w:asciiTheme="minorHAnsi" w:eastAsiaTheme="minorEastAsia" w:hAnsiTheme="minorHAnsi" w:cstheme="minorBidi"/>
          <w:noProof/>
          <w:szCs w:val="22"/>
          <w:lang w:eastAsia="ca-ES"/>
        </w:rPr>
      </w:pPr>
      <w:ins w:id="958" w:author="UPC" w:date="2015-06-03T09:11:00Z">
        <w:r w:rsidRPr="006B3396">
          <w:rPr>
            <w:rStyle w:val="Enlla"/>
            <w:noProof/>
          </w:rPr>
          <w:fldChar w:fldCharType="begin"/>
        </w:r>
        <w:r w:rsidRPr="006B3396">
          <w:rPr>
            <w:rStyle w:val="Enlla"/>
            <w:noProof/>
          </w:rPr>
          <w:instrText xml:space="preserve"> </w:instrText>
        </w:r>
        <w:r>
          <w:rPr>
            <w:noProof/>
          </w:rPr>
          <w:instrText>HYPERLINK \l "_Toc421086211"</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49: Ubicació </w:t>
        </w:r>
        <w:r w:rsidRPr="006B3396">
          <w:rPr>
            <w:rStyle w:val="Enlla"/>
            <w:i/>
            <w:noProof/>
          </w:rPr>
          <w:t>PathUtils.groovy</w:t>
        </w:r>
        <w:r w:rsidRPr="006B3396">
          <w:rPr>
            <w:rStyle w:val="Enlla"/>
            <w:noProof/>
          </w:rPr>
          <w:t xml:space="preserve"> del CKEditor amb la pestanya Navigator</w:t>
        </w:r>
        <w:r>
          <w:rPr>
            <w:noProof/>
            <w:webHidden/>
          </w:rPr>
          <w:tab/>
        </w:r>
        <w:r>
          <w:rPr>
            <w:noProof/>
            <w:webHidden/>
          </w:rPr>
          <w:fldChar w:fldCharType="begin"/>
        </w:r>
        <w:r>
          <w:rPr>
            <w:noProof/>
            <w:webHidden/>
          </w:rPr>
          <w:instrText xml:space="preserve"> PAGEREF _Toc421086211 \h </w:instrText>
        </w:r>
      </w:ins>
      <w:r>
        <w:rPr>
          <w:noProof/>
          <w:webHidden/>
        </w:rPr>
      </w:r>
      <w:r>
        <w:rPr>
          <w:noProof/>
          <w:webHidden/>
        </w:rPr>
        <w:fldChar w:fldCharType="separate"/>
      </w:r>
      <w:ins w:id="959" w:author="UPC" w:date="2015-06-03T09:11:00Z">
        <w:r>
          <w:rPr>
            <w:noProof/>
            <w:webHidden/>
          </w:rPr>
          <w:t>44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60" w:author="UPC" w:date="2015-06-03T09:11:00Z"/>
          <w:rFonts w:asciiTheme="minorHAnsi" w:eastAsiaTheme="minorEastAsia" w:hAnsiTheme="minorHAnsi" w:cstheme="minorBidi"/>
          <w:noProof/>
          <w:szCs w:val="22"/>
          <w:lang w:eastAsia="ca-ES"/>
        </w:rPr>
      </w:pPr>
      <w:ins w:id="961" w:author="UPC" w:date="2015-06-03T09:11:00Z">
        <w:r w:rsidRPr="006B3396">
          <w:rPr>
            <w:rStyle w:val="Enlla"/>
            <w:noProof/>
          </w:rPr>
          <w:fldChar w:fldCharType="begin"/>
        </w:r>
        <w:r w:rsidRPr="006B3396">
          <w:rPr>
            <w:rStyle w:val="Enlla"/>
            <w:noProof/>
          </w:rPr>
          <w:instrText xml:space="preserve"> </w:instrText>
        </w:r>
        <w:r>
          <w:rPr>
            <w:noProof/>
          </w:rPr>
          <w:instrText>HYPERLINK \l "_Toc421086212"</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50: Ubicació </w:t>
        </w:r>
        <w:r w:rsidRPr="006B3396">
          <w:rPr>
            <w:rStyle w:val="Enlla"/>
            <w:i/>
            <w:noProof/>
          </w:rPr>
          <w:t>PathUtils.groovy</w:t>
        </w:r>
        <w:r w:rsidRPr="006B3396">
          <w:rPr>
            <w:rStyle w:val="Enlla"/>
            <w:noProof/>
          </w:rPr>
          <w:t xml:space="preserve"> del CKEditor en el sistema de fitxers</w:t>
        </w:r>
        <w:r>
          <w:rPr>
            <w:noProof/>
            <w:webHidden/>
          </w:rPr>
          <w:tab/>
        </w:r>
        <w:r>
          <w:rPr>
            <w:noProof/>
            <w:webHidden/>
          </w:rPr>
          <w:fldChar w:fldCharType="begin"/>
        </w:r>
        <w:r>
          <w:rPr>
            <w:noProof/>
            <w:webHidden/>
          </w:rPr>
          <w:instrText xml:space="preserve"> PAGEREF _Toc421086212 \h </w:instrText>
        </w:r>
      </w:ins>
      <w:r>
        <w:rPr>
          <w:noProof/>
          <w:webHidden/>
        </w:rPr>
      </w:r>
      <w:r>
        <w:rPr>
          <w:noProof/>
          <w:webHidden/>
        </w:rPr>
        <w:fldChar w:fldCharType="separate"/>
      </w:r>
      <w:ins w:id="962" w:author="UPC" w:date="2015-06-03T09:11:00Z">
        <w:r>
          <w:rPr>
            <w:noProof/>
            <w:webHidden/>
          </w:rPr>
          <w:t>44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63" w:author="UPC" w:date="2015-06-03T09:11:00Z"/>
          <w:rFonts w:asciiTheme="minorHAnsi" w:eastAsiaTheme="minorEastAsia" w:hAnsiTheme="minorHAnsi" w:cstheme="minorBidi"/>
          <w:noProof/>
          <w:szCs w:val="22"/>
          <w:lang w:eastAsia="ca-ES"/>
        </w:rPr>
      </w:pPr>
      <w:ins w:id="964" w:author="UPC" w:date="2015-06-03T09:11:00Z">
        <w:r w:rsidRPr="006B3396">
          <w:rPr>
            <w:rStyle w:val="Enlla"/>
            <w:noProof/>
          </w:rPr>
          <w:fldChar w:fldCharType="begin"/>
        </w:r>
        <w:r w:rsidRPr="006B3396">
          <w:rPr>
            <w:rStyle w:val="Enlla"/>
            <w:noProof/>
          </w:rPr>
          <w:instrText xml:space="preserve"> </w:instrText>
        </w:r>
        <w:r>
          <w:rPr>
            <w:noProof/>
          </w:rPr>
          <w:instrText>HYPERLINK \l "_Toc421086213"</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51: Modificació al fitxer </w:t>
        </w:r>
        <w:r w:rsidRPr="006B3396">
          <w:rPr>
            <w:rStyle w:val="Enlla"/>
            <w:i/>
            <w:noProof/>
          </w:rPr>
          <w:t>PathUtils.groovy</w:t>
        </w:r>
        <w:r w:rsidRPr="006B3396">
          <w:rPr>
            <w:rStyle w:val="Enlla"/>
            <w:noProof/>
          </w:rPr>
          <w:t xml:space="preserve"> per eliminar la capeta </w:t>
        </w:r>
        <w:r w:rsidRPr="006B3396">
          <w:rPr>
            <w:rStyle w:val="Enlla"/>
            <w:i/>
            <w:noProof/>
          </w:rPr>
          <w:t>File/Image</w:t>
        </w:r>
        <w:r>
          <w:rPr>
            <w:noProof/>
            <w:webHidden/>
          </w:rPr>
          <w:tab/>
        </w:r>
        <w:r>
          <w:rPr>
            <w:noProof/>
            <w:webHidden/>
          </w:rPr>
          <w:fldChar w:fldCharType="begin"/>
        </w:r>
        <w:r>
          <w:rPr>
            <w:noProof/>
            <w:webHidden/>
          </w:rPr>
          <w:instrText xml:space="preserve"> PAGEREF _Toc421086213 \h </w:instrText>
        </w:r>
      </w:ins>
      <w:r>
        <w:rPr>
          <w:noProof/>
          <w:webHidden/>
        </w:rPr>
      </w:r>
      <w:r>
        <w:rPr>
          <w:noProof/>
          <w:webHidden/>
        </w:rPr>
        <w:fldChar w:fldCharType="separate"/>
      </w:r>
      <w:ins w:id="965" w:author="UPC" w:date="2015-06-03T09:11:00Z">
        <w:r>
          <w:rPr>
            <w:noProof/>
            <w:webHidden/>
          </w:rPr>
          <w:t>44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66" w:author="UPC" w:date="2015-06-03T09:11:00Z"/>
          <w:rFonts w:asciiTheme="minorHAnsi" w:eastAsiaTheme="minorEastAsia" w:hAnsiTheme="minorHAnsi" w:cstheme="minorBidi"/>
          <w:noProof/>
          <w:szCs w:val="22"/>
          <w:lang w:eastAsia="ca-ES"/>
        </w:rPr>
      </w:pPr>
      <w:ins w:id="967" w:author="UPC" w:date="2015-06-03T09:11:00Z">
        <w:r w:rsidRPr="006B3396">
          <w:rPr>
            <w:rStyle w:val="Enlla"/>
            <w:noProof/>
          </w:rPr>
          <w:fldChar w:fldCharType="begin"/>
        </w:r>
        <w:r w:rsidRPr="006B3396">
          <w:rPr>
            <w:rStyle w:val="Enlla"/>
            <w:noProof/>
          </w:rPr>
          <w:instrText xml:space="preserve"> </w:instrText>
        </w:r>
        <w:r>
          <w:rPr>
            <w:noProof/>
          </w:rPr>
          <w:instrText>HYPERLINK \l "_Toc421086214"</w:instrText>
        </w:r>
        <w:r w:rsidRPr="006B3396">
          <w:rPr>
            <w:rStyle w:val="Enlla"/>
            <w:noProof/>
          </w:rPr>
          <w:instrText xml:space="preserve"> </w:instrText>
        </w:r>
        <w:r w:rsidRPr="006B3396">
          <w:rPr>
            <w:rStyle w:val="Enlla"/>
            <w:noProof/>
          </w:rPr>
          <w:fldChar w:fldCharType="separate"/>
        </w:r>
        <w:r w:rsidRPr="006B3396">
          <w:rPr>
            <w:rStyle w:val="Enlla"/>
            <w:noProof/>
          </w:rPr>
          <w:t>Figura 52: Arxiu config.js per fer servir Codemirror al CKEditor</w:t>
        </w:r>
        <w:r>
          <w:rPr>
            <w:noProof/>
            <w:webHidden/>
          </w:rPr>
          <w:tab/>
        </w:r>
        <w:r>
          <w:rPr>
            <w:noProof/>
            <w:webHidden/>
          </w:rPr>
          <w:fldChar w:fldCharType="begin"/>
        </w:r>
        <w:r>
          <w:rPr>
            <w:noProof/>
            <w:webHidden/>
          </w:rPr>
          <w:instrText xml:space="preserve"> PAGEREF _Toc421086214 \h </w:instrText>
        </w:r>
      </w:ins>
      <w:r>
        <w:rPr>
          <w:noProof/>
          <w:webHidden/>
        </w:rPr>
      </w:r>
      <w:r>
        <w:rPr>
          <w:noProof/>
          <w:webHidden/>
        </w:rPr>
        <w:fldChar w:fldCharType="separate"/>
      </w:r>
      <w:ins w:id="968" w:author="UPC" w:date="2015-06-03T09:11:00Z">
        <w:r>
          <w:rPr>
            <w:noProof/>
            <w:webHidden/>
          </w:rPr>
          <w:t>45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69" w:author="UPC" w:date="2015-06-03T09:11:00Z"/>
          <w:rFonts w:asciiTheme="minorHAnsi" w:eastAsiaTheme="minorEastAsia" w:hAnsiTheme="minorHAnsi" w:cstheme="minorBidi"/>
          <w:noProof/>
          <w:szCs w:val="22"/>
          <w:lang w:eastAsia="ca-ES"/>
        </w:rPr>
      </w:pPr>
      <w:ins w:id="970" w:author="UPC" w:date="2015-06-03T09:11:00Z">
        <w:r w:rsidRPr="006B3396">
          <w:rPr>
            <w:rStyle w:val="Enlla"/>
            <w:noProof/>
          </w:rPr>
          <w:fldChar w:fldCharType="begin"/>
        </w:r>
        <w:r w:rsidRPr="006B3396">
          <w:rPr>
            <w:rStyle w:val="Enlla"/>
            <w:noProof/>
          </w:rPr>
          <w:instrText xml:space="preserve"> </w:instrText>
        </w:r>
        <w:r>
          <w:rPr>
            <w:noProof/>
          </w:rPr>
          <w:instrText>HYPERLINK \l "_Toc421086215"</w:instrText>
        </w:r>
        <w:r w:rsidRPr="006B3396">
          <w:rPr>
            <w:rStyle w:val="Enlla"/>
            <w:noProof/>
          </w:rPr>
          <w:instrText xml:space="preserve"> </w:instrText>
        </w:r>
        <w:r w:rsidRPr="006B3396">
          <w:rPr>
            <w:rStyle w:val="Enlla"/>
            <w:noProof/>
          </w:rPr>
          <w:fldChar w:fldCharType="separate"/>
        </w:r>
        <w:r w:rsidRPr="006B3396">
          <w:rPr>
            <w:rStyle w:val="Enlla"/>
            <w:noProof/>
          </w:rPr>
          <w:t>Figura 53: Botons adicionals a CKEditor deguts a Codemirror</w:t>
        </w:r>
        <w:r>
          <w:rPr>
            <w:noProof/>
            <w:webHidden/>
          </w:rPr>
          <w:tab/>
        </w:r>
        <w:r>
          <w:rPr>
            <w:noProof/>
            <w:webHidden/>
          </w:rPr>
          <w:fldChar w:fldCharType="begin"/>
        </w:r>
        <w:r>
          <w:rPr>
            <w:noProof/>
            <w:webHidden/>
          </w:rPr>
          <w:instrText xml:space="preserve"> PAGEREF _Toc421086215 \h </w:instrText>
        </w:r>
      </w:ins>
      <w:r>
        <w:rPr>
          <w:noProof/>
          <w:webHidden/>
        </w:rPr>
      </w:r>
      <w:r>
        <w:rPr>
          <w:noProof/>
          <w:webHidden/>
        </w:rPr>
        <w:fldChar w:fldCharType="separate"/>
      </w:r>
      <w:ins w:id="971" w:author="UPC" w:date="2015-06-03T09:11:00Z">
        <w:r>
          <w:rPr>
            <w:noProof/>
            <w:webHidden/>
          </w:rPr>
          <w:t>46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72" w:author="UPC" w:date="2015-06-03T09:11:00Z"/>
          <w:rFonts w:asciiTheme="minorHAnsi" w:eastAsiaTheme="minorEastAsia" w:hAnsiTheme="minorHAnsi" w:cstheme="minorBidi"/>
          <w:noProof/>
          <w:szCs w:val="22"/>
          <w:lang w:eastAsia="ca-ES"/>
        </w:rPr>
      </w:pPr>
      <w:ins w:id="973" w:author="UPC" w:date="2015-06-03T09:11:00Z">
        <w:r w:rsidRPr="006B3396">
          <w:rPr>
            <w:rStyle w:val="Enlla"/>
            <w:noProof/>
          </w:rPr>
          <w:fldChar w:fldCharType="begin"/>
        </w:r>
        <w:r w:rsidRPr="006B3396">
          <w:rPr>
            <w:rStyle w:val="Enlla"/>
            <w:noProof/>
          </w:rPr>
          <w:instrText xml:space="preserve"> </w:instrText>
        </w:r>
        <w:r>
          <w:rPr>
            <w:noProof/>
          </w:rPr>
          <w:instrText>HYPERLINK \l "_Toc421086216"</w:instrText>
        </w:r>
        <w:r w:rsidRPr="006B3396">
          <w:rPr>
            <w:rStyle w:val="Enlla"/>
            <w:noProof/>
          </w:rPr>
          <w:instrText xml:space="preserve"> </w:instrText>
        </w:r>
        <w:r w:rsidRPr="006B3396">
          <w:rPr>
            <w:rStyle w:val="Enlla"/>
            <w:noProof/>
          </w:rPr>
          <w:fldChar w:fldCharType="separate"/>
        </w:r>
        <w:r w:rsidRPr="006B3396">
          <w:rPr>
            <w:rStyle w:val="Enlla"/>
            <w:noProof/>
          </w:rPr>
          <w:t>Figura 54: Afegir llibreries Codemirror non-rich editor</w:t>
        </w:r>
        <w:r>
          <w:rPr>
            <w:noProof/>
            <w:webHidden/>
          </w:rPr>
          <w:tab/>
        </w:r>
        <w:r>
          <w:rPr>
            <w:noProof/>
            <w:webHidden/>
          </w:rPr>
          <w:fldChar w:fldCharType="begin"/>
        </w:r>
        <w:r>
          <w:rPr>
            <w:noProof/>
            <w:webHidden/>
          </w:rPr>
          <w:instrText xml:space="preserve"> PAGEREF _Toc421086216 \h </w:instrText>
        </w:r>
      </w:ins>
      <w:r>
        <w:rPr>
          <w:noProof/>
          <w:webHidden/>
        </w:rPr>
      </w:r>
      <w:r>
        <w:rPr>
          <w:noProof/>
          <w:webHidden/>
        </w:rPr>
        <w:fldChar w:fldCharType="separate"/>
      </w:r>
      <w:ins w:id="974" w:author="UPC" w:date="2015-06-03T09:11:00Z">
        <w:r>
          <w:rPr>
            <w:noProof/>
            <w:webHidden/>
          </w:rPr>
          <w:t>46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75" w:author="UPC" w:date="2015-06-03T09:11:00Z"/>
          <w:rFonts w:asciiTheme="minorHAnsi" w:eastAsiaTheme="minorEastAsia" w:hAnsiTheme="minorHAnsi" w:cstheme="minorBidi"/>
          <w:noProof/>
          <w:szCs w:val="22"/>
          <w:lang w:eastAsia="ca-ES"/>
        </w:rPr>
      </w:pPr>
      <w:ins w:id="976" w:author="UPC" w:date="2015-06-03T09:11:00Z">
        <w:r w:rsidRPr="006B3396">
          <w:rPr>
            <w:rStyle w:val="Enlla"/>
            <w:noProof/>
          </w:rPr>
          <w:fldChar w:fldCharType="begin"/>
        </w:r>
        <w:r w:rsidRPr="006B3396">
          <w:rPr>
            <w:rStyle w:val="Enlla"/>
            <w:noProof/>
          </w:rPr>
          <w:instrText xml:space="preserve"> </w:instrText>
        </w:r>
        <w:r>
          <w:rPr>
            <w:noProof/>
          </w:rPr>
          <w:instrText>HYPERLINK \l "_Toc421086217"</w:instrText>
        </w:r>
        <w:r w:rsidRPr="006B3396">
          <w:rPr>
            <w:rStyle w:val="Enlla"/>
            <w:noProof/>
          </w:rPr>
          <w:instrText xml:space="preserve"> </w:instrText>
        </w:r>
        <w:r w:rsidRPr="006B3396">
          <w:rPr>
            <w:rStyle w:val="Enlla"/>
            <w:noProof/>
          </w:rPr>
          <w:fldChar w:fldCharType="separate"/>
        </w:r>
        <w:r w:rsidRPr="006B3396">
          <w:rPr>
            <w:rStyle w:val="Enlla"/>
            <w:noProof/>
          </w:rPr>
          <w:t>Figura 55: Codi Javascript per a Codemirror non-rich editor</w:t>
        </w:r>
        <w:r>
          <w:rPr>
            <w:noProof/>
            <w:webHidden/>
          </w:rPr>
          <w:tab/>
        </w:r>
        <w:r>
          <w:rPr>
            <w:noProof/>
            <w:webHidden/>
          </w:rPr>
          <w:fldChar w:fldCharType="begin"/>
        </w:r>
        <w:r>
          <w:rPr>
            <w:noProof/>
            <w:webHidden/>
          </w:rPr>
          <w:instrText xml:space="preserve"> PAGEREF _Toc421086217 \h </w:instrText>
        </w:r>
      </w:ins>
      <w:r>
        <w:rPr>
          <w:noProof/>
          <w:webHidden/>
        </w:rPr>
      </w:r>
      <w:r>
        <w:rPr>
          <w:noProof/>
          <w:webHidden/>
        </w:rPr>
        <w:fldChar w:fldCharType="separate"/>
      </w:r>
      <w:ins w:id="977" w:author="UPC" w:date="2015-06-03T09:11:00Z">
        <w:r>
          <w:rPr>
            <w:noProof/>
            <w:webHidden/>
          </w:rPr>
          <w:t>47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78" w:author="UPC" w:date="2015-06-03T09:11:00Z"/>
          <w:rFonts w:asciiTheme="minorHAnsi" w:eastAsiaTheme="minorEastAsia" w:hAnsiTheme="minorHAnsi" w:cstheme="minorBidi"/>
          <w:noProof/>
          <w:szCs w:val="22"/>
          <w:lang w:eastAsia="ca-ES"/>
        </w:rPr>
      </w:pPr>
      <w:ins w:id="979" w:author="UPC" w:date="2015-06-03T09:11:00Z">
        <w:r w:rsidRPr="006B3396">
          <w:rPr>
            <w:rStyle w:val="Enlla"/>
            <w:noProof/>
          </w:rPr>
          <w:fldChar w:fldCharType="begin"/>
        </w:r>
        <w:r w:rsidRPr="006B3396">
          <w:rPr>
            <w:rStyle w:val="Enlla"/>
            <w:noProof/>
          </w:rPr>
          <w:instrText xml:space="preserve"> </w:instrText>
        </w:r>
        <w:r>
          <w:rPr>
            <w:noProof/>
          </w:rPr>
          <w:instrText>HYPERLINK \l "_Toc421086218"</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56: Afegir un </w:t>
        </w:r>
        <w:r w:rsidRPr="006B3396">
          <w:rPr>
            <w:rStyle w:val="Enlla"/>
            <w:i/>
            <w:noProof/>
          </w:rPr>
          <w:t>theme</w:t>
        </w:r>
        <w:r w:rsidRPr="006B3396">
          <w:rPr>
            <w:rStyle w:val="Enlla"/>
            <w:noProof/>
          </w:rPr>
          <w:t xml:space="preserve"> a Codemirror non-rich editor</w:t>
        </w:r>
        <w:r>
          <w:rPr>
            <w:noProof/>
            <w:webHidden/>
          </w:rPr>
          <w:tab/>
        </w:r>
        <w:r>
          <w:rPr>
            <w:noProof/>
            <w:webHidden/>
          </w:rPr>
          <w:fldChar w:fldCharType="begin"/>
        </w:r>
        <w:r>
          <w:rPr>
            <w:noProof/>
            <w:webHidden/>
          </w:rPr>
          <w:instrText xml:space="preserve"> PAGEREF _Toc421086218 \h </w:instrText>
        </w:r>
      </w:ins>
      <w:r>
        <w:rPr>
          <w:noProof/>
          <w:webHidden/>
        </w:rPr>
      </w:r>
      <w:r>
        <w:rPr>
          <w:noProof/>
          <w:webHidden/>
        </w:rPr>
        <w:fldChar w:fldCharType="separate"/>
      </w:r>
      <w:ins w:id="980" w:author="UPC" w:date="2015-06-03T09:11:00Z">
        <w:r>
          <w:rPr>
            <w:noProof/>
            <w:webHidden/>
          </w:rPr>
          <w:t>47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81" w:author="UPC" w:date="2015-06-03T09:11:00Z"/>
          <w:rFonts w:asciiTheme="minorHAnsi" w:eastAsiaTheme="minorEastAsia" w:hAnsiTheme="minorHAnsi" w:cstheme="minorBidi"/>
          <w:noProof/>
          <w:szCs w:val="22"/>
          <w:lang w:eastAsia="ca-ES"/>
        </w:rPr>
      </w:pPr>
      <w:ins w:id="982" w:author="UPC" w:date="2015-06-03T09:11:00Z">
        <w:r w:rsidRPr="006B3396">
          <w:rPr>
            <w:rStyle w:val="Enlla"/>
            <w:noProof/>
          </w:rPr>
          <w:fldChar w:fldCharType="begin"/>
        </w:r>
        <w:r w:rsidRPr="006B3396">
          <w:rPr>
            <w:rStyle w:val="Enlla"/>
            <w:noProof/>
          </w:rPr>
          <w:instrText xml:space="preserve"> </w:instrText>
        </w:r>
        <w:r>
          <w:rPr>
            <w:noProof/>
          </w:rPr>
          <w:instrText>HYPERLINK \l "_Toc421086219"</w:instrText>
        </w:r>
        <w:r w:rsidRPr="006B3396">
          <w:rPr>
            <w:rStyle w:val="Enlla"/>
            <w:noProof/>
          </w:rPr>
          <w:instrText xml:space="preserve"> </w:instrText>
        </w:r>
        <w:r w:rsidRPr="006B3396">
          <w:rPr>
            <w:rStyle w:val="Enlla"/>
            <w:noProof/>
          </w:rPr>
          <w:fldChar w:fldCharType="separate"/>
        </w:r>
        <w:r w:rsidRPr="006B3396">
          <w:rPr>
            <w:rStyle w:val="Enlla"/>
            <w:noProof/>
          </w:rPr>
          <w:t>Figura 57: Exemple bàsic de Codemirror per a non-rich editor</w:t>
        </w:r>
        <w:r>
          <w:rPr>
            <w:noProof/>
            <w:webHidden/>
          </w:rPr>
          <w:tab/>
        </w:r>
        <w:r>
          <w:rPr>
            <w:noProof/>
            <w:webHidden/>
          </w:rPr>
          <w:fldChar w:fldCharType="begin"/>
        </w:r>
        <w:r>
          <w:rPr>
            <w:noProof/>
            <w:webHidden/>
          </w:rPr>
          <w:instrText xml:space="preserve"> PAGEREF _Toc421086219 \h </w:instrText>
        </w:r>
      </w:ins>
      <w:r>
        <w:rPr>
          <w:noProof/>
          <w:webHidden/>
        </w:rPr>
      </w:r>
      <w:r>
        <w:rPr>
          <w:noProof/>
          <w:webHidden/>
        </w:rPr>
        <w:fldChar w:fldCharType="separate"/>
      </w:r>
      <w:ins w:id="983" w:author="UPC" w:date="2015-06-03T09:11:00Z">
        <w:r>
          <w:rPr>
            <w:noProof/>
            <w:webHidden/>
          </w:rPr>
          <w:t>48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84" w:author="UPC" w:date="2015-06-03T09:11:00Z"/>
          <w:rFonts w:asciiTheme="minorHAnsi" w:eastAsiaTheme="minorEastAsia" w:hAnsiTheme="minorHAnsi" w:cstheme="minorBidi"/>
          <w:noProof/>
          <w:szCs w:val="22"/>
          <w:lang w:eastAsia="ca-ES"/>
        </w:rPr>
      </w:pPr>
      <w:ins w:id="985" w:author="UPC" w:date="2015-06-03T09:11:00Z">
        <w:r w:rsidRPr="006B3396">
          <w:rPr>
            <w:rStyle w:val="Enlla"/>
            <w:noProof/>
          </w:rPr>
          <w:fldChar w:fldCharType="begin"/>
        </w:r>
        <w:r w:rsidRPr="006B3396">
          <w:rPr>
            <w:rStyle w:val="Enlla"/>
            <w:noProof/>
          </w:rPr>
          <w:instrText xml:space="preserve"> </w:instrText>
        </w:r>
        <w:r>
          <w:rPr>
            <w:noProof/>
          </w:rPr>
          <w:instrText>HYPERLINK \l "_Toc421086220"</w:instrText>
        </w:r>
        <w:r w:rsidRPr="006B3396">
          <w:rPr>
            <w:rStyle w:val="Enlla"/>
            <w:noProof/>
          </w:rPr>
          <w:instrText xml:space="preserve"> </w:instrText>
        </w:r>
        <w:r w:rsidRPr="006B3396">
          <w:rPr>
            <w:rStyle w:val="Enlla"/>
            <w:noProof/>
          </w:rPr>
          <w:fldChar w:fldCharType="separate"/>
        </w:r>
        <w:r w:rsidRPr="006B3396">
          <w:rPr>
            <w:rStyle w:val="Enlla"/>
            <w:noProof/>
          </w:rPr>
          <w:t>Figura 58: Exemple bàsic de Codemirror per a non-rich editor en un Text Area</w:t>
        </w:r>
        <w:r>
          <w:rPr>
            <w:noProof/>
            <w:webHidden/>
          </w:rPr>
          <w:tab/>
        </w:r>
        <w:r>
          <w:rPr>
            <w:noProof/>
            <w:webHidden/>
          </w:rPr>
          <w:fldChar w:fldCharType="begin"/>
        </w:r>
        <w:r>
          <w:rPr>
            <w:noProof/>
            <w:webHidden/>
          </w:rPr>
          <w:instrText xml:space="preserve"> PAGEREF _Toc421086220 \h </w:instrText>
        </w:r>
      </w:ins>
      <w:r>
        <w:rPr>
          <w:noProof/>
          <w:webHidden/>
        </w:rPr>
      </w:r>
      <w:r>
        <w:rPr>
          <w:noProof/>
          <w:webHidden/>
        </w:rPr>
        <w:fldChar w:fldCharType="separate"/>
      </w:r>
      <w:ins w:id="986" w:author="UPC" w:date="2015-06-03T09:11:00Z">
        <w:r>
          <w:rPr>
            <w:noProof/>
            <w:webHidden/>
          </w:rPr>
          <w:t>48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87" w:author="UPC" w:date="2015-06-03T09:11:00Z"/>
          <w:rFonts w:asciiTheme="minorHAnsi" w:eastAsiaTheme="minorEastAsia" w:hAnsiTheme="minorHAnsi" w:cstheme="minorBidi"/>
          <w:noProof/>
          <w:szCs w:val="22"/>
          <w:lang w:eastAsia="ca-ES"/>
        </w:rPr>
      </w:pPr>
      <w:ins w:id="988" w:author="UPC" w:date="2015-06-03T09:11:00Z">
        <w:r w:rsidRPr="006B3396">
          <w:rPr>
            <w:rStyle w:val="Enlla"/>
            <w:noProof/>
          </w:rPr>
          <w:fldChar w:fldCharType="begin"/>
        </w:r>
        <w:r w:rsidRPr="006B3396">
          <w:rPr>
            <w:rStyle w:val="Enlla"/>
            <w:noProof/>
          </w:rPr>
          <w:instrText xml:space="preserve"> </w:instrText>
        </w:r>
        <w:r>
          <w:rPr>
            <w:noProof/>
          </w:rPr>
          <w:instrText>HYPERLINK \l "_Toc421086221"</w:instrText>
        </w:r>
        <w:r w:rsidRPr="006B3396">
          <w:rPr>
            <w:rStyle w:val="Enlla"/>
            <w:noProof/>
          </w:rPr>
          <w:instrText xml:space="preserve"> </w:instrText>
        </w:r>
        <w:r w:rsidRPr="006B3396">
          <w:rPr>
            <w:rStyle w:val="Enlla"/>
            <w:noProof/>
          </w:rPr>
          <w:fldChar w:fldCharType="separate"/>
        </w:r>
        <w:r w:rsidRPr="006B3396">
          <w:rPr>
            <w:rStyle w:val="Enlla"/>
            <w:noProof/>
          </w:rPr>
          <w:t>Figura 59: Codemirror en non-rich editor per l'aplicació gcrrhh</w:t>
        </w:r>
        <w:r>
          <w:rPr>
            <w:noProof/>
            <w:webHidden/>
          </w:rPr>
          <w:tab/>
        </w:r>
        <w:r>
          <w:rPr>
            <w:noProof/>
            <w:webHidden/>
          </w:rPr>
          <w:fldChar w:fldCharType="begin"/>
        </w:r>
        <w:r>
          <w:rPr>
            <w:noProof/>
            <w:webHidden/>
          </w:rPr>
          <w:instrText xml:space="preserve"> PAGEREF _Toc421086221 \h </w:instrText>
        </w:r>
      </w:ins>
      <w:r>
        <w:rPr>
          <w:noProof/>
          <w:webHidden/>
        </w:rPr>
      </w:r>
      <w:r>
        <w:rPr>
          <w:noProof/>
          <w:webHidden/>
        </w:rPr>
        <w:fldChar w:fldCharType="separate"/>
      </w:r>
      <w:ins w:id="989" w:author="UPC" w:date="2015-06-03T09:11:00Z">
        <w:r>
          <w:rPr>
            <w:noProof/>
            <w:webHidden/>
          </w:rPr>
          <w:t>49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90" w:author="UPC" w:date="2015-06-03T09:11:00Z"/>
          <w:rFonts w:asciiTheme="minorHAnsi" w:eastAsiaTheme="minorEastAsia" w:hAnsiTheme="minorHAnsi" w:cstheme="minorBidi"/>
          <w:noProof/>
          <w:szCs w:val="22"/>
          <w:lang w:eastAsia="ca-ES"/>
        </w:rPr>
      </w:pPr>
      <w:ins w:id="991" w:author="UPC" w:date="2015-06-03T09:11:00Z">
        <w:r w:rsidRPr="006B3396">
          <w:rPr>
            <w:rStyle w:val="Enlla"/>
            <w:noProof/>
          </w:rPr>
          <w:fldChar w:fldCharType="begin"/>
        </w:r>
        <w:r w:rsidRPr="006B3396">
          <w:rPr>
            <w:rStyle w:val="Enlla"/>
            <w:noProof/>
          </w:rPr>
          <w:instrText xml:space="preserve"> </w:instrText>
        </w:r>
        <w:r>
          <w:rPr>
            <w:noProof/>
          </w:rPr>
          <w:instrText>HYPERLINK \l "_Toc421086222"</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60: Arxiu </w:t>
        </w:r>
        <w:r w:rsidRPr="006B3396">
          <w:rPr>
            <w:rStyle w:val="Enlla"/>
            <w:i/>
            <w:noProof/>
          </w:rPr>
          <w:t>BuildConfig.groovy</w:t>
        </w:r>
        <w:r w:rsidRPr="006B3396">
          <w:rPr>
            <w:rStyle w:val="Enlla"/>
            <w:noProof/>
          </w:rPr>
          <w:t xml:space="preserve"> per generar el WAR amb un projecte amb CKEditor</w:t>
        </w:r>
        <w:r>
          <w:rPr>
            <w:noProof/>
            <w:webHidden/>
          </w:rPr>
          <w:tab/>
        </w:r>
        <w:r>
          <w:rPr>
            <w:noProof/>
            <w:webHidden/>
          </w:rPr>
          <w:fldChar w:fldCharType="begin"/>
        </w:r>
        <w:r>
          <w:rPr>
            <w:noProof/>
            <w:webHidden/>
          </w:rPr>
          <w:instrText xml:space="preserve"> PAGEREF _Toc421086222 \h </w:instrText>
        </w:r>
      </w:ins>
      <w:r>
        <w:rPr>
          <w:noProof/>
          <w:webHidden/>
        </w:rPr>
      </w:r>
      <w:r>
        <w:rPr>
          <w:noProof/>
          <w:webHidden/>
        </w:rPr>
        <w:fldChar w:fldCharType="separate"/>
      </w:r>
      <w:ins w:id="992" w:author="UPC" w:date="2015-06-03T09:11:00Z">
        <w:r>
          <w:rPr>
            <w:noProof/>
            <w:webHidden/>
          </w:rPr>
          <w:t>50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93" w:author="UPC" w:date="2015-06-03T09:11:00Z"/>
          <w:rFonts w:asciiTheme="minorHAnsi" w:eastAsiaTheme="minorEastAsia" w:hAnsiTheme="minorHAnsi" w:cstheme="minorBidi"/>
          <w:noProof/>
          <w:szCs w:val="22"/>
          <w:lang w:eastAsia="ca-ES"/>
        </w:rPr>
      </w:pPr>
      <w:ins w:id="994" w:author="UPC" w:date="2015-06-03T09:11:00Z">
        <w:r w:rsidRPr="006B3396">
          <w:rPr>
            <w:rStyle w:val="Enlla"/>
            <w:noProof/>
          </w:rPr>
          <w:lastRenderedPageBreak/>
          <w:fldChar w:fldCharType="begin"/>
        </w:r>
        <w:r w:rsidRPr="006B3396">
          <w:rPr>
            <w:rStyle w:val="Enlla"/>
            <w:noProof/>
          </w:rPr>
          <w:instrText xml:space="preserve"> </w:instrText>
        </w:r>
        <w:r>
          <w:rPr>
            <w:noProof/>
          </w:rPr>
          <w:instrText>HYPERLINK \l "_Toc421086223"</w:instrText>
        </w:r>
        <w:r w:rsidRPr="006B3396">
          <w:rPr>
            <w:rStyle w:val="Enlla"/>
            <w:noProof/>
          </w:rPr>
          <w:instrText xml:space="preserve"> </w:instrText>
        </w:r>
        <w:r w:rsidRPr="006B3396">
          <w:rPr>
            <w:rStyle w:val="Enlla"/>
            <w:noProof/>
          </w:rPr>
          <w:fldChar w:fldCharType="separate"/>
        </w:r>
        <w:r w:rsidRPr="006B3396">
          <w:rPr>
            <w:rStyle w:val="Enlla"/>
            <w:noProof/>
          </w:rPr>
          <w:t>Figura 61: Exemple codi HTML/GSP amb estils i atributs que es perden per culpa de CKEditor</w:t>
        </w:r>
        <w:r>
          <w:rPr>
            <w:noProof/>
            <w:webHidden/>
          </w:rPr>
          <w:tab/>
        </w:r>
        <w:r>
          <w:rPr>
            <w:noProof/>
            <w:webHidden/>
          </w:rPr>
          <w:fldChar w:fldCharType="begin"/>
        </w:r>
        <w:r>
          <w:rPr>
            <w:noProof/>
            <w:webHidden/>
          </w:rPr>
          <w:instrText xml:space="preserve"> PAGEREF _Toc421086223 \h </w:instrText>
        </w:r>
      </w:ins>
      <w:r>
        <w:rPr>
          <w:noProof/>
          <w:webHidden/>
        </w:rPr>
      </w:r>
      <w:r>
        <w:rPr>
          <w:noProof/>
          <w:webHidden/>
        </w:rPr>
        <w:fldChar w:fldCharType="separate"/>
      </w:r>
      <w:ins w:id="995" w:author="UPC" w:date="2015-06-03T09:11:00Z">
        <w:r>
          <w:rPr>
            <w:noProof/>
            <w:webHidden/>
          </w:rPr>
          <w:t>50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96" w:author="UPC" w:date="2015-06-03T09:11:00Z"/>
          <w:rFonts w:asciiTheme="minorHAnsi" w:eastAsiaTheme="minorEastAsia" w:hAnsiTheme="minorHAnsi" w:cstheme="minorBidi"/>
          <w:noProof/>
          <w:szCs w:val="22"/>
          <w:lang w:eastAsia="ca-ES"/>
        </w:rPr>
      </w:pPr>
      <w:ins w:id="997" w:author="UPC" w:date="2015-06-03T09:11:00Z">
        <w:r w:rsidRPr="006B3396">
          <w:rPr>
            <w:rStyle w:val="Enlla"/>
            <w:noProof/>
          </w:rPr>
          <w:fldChar w:fldCharType="begin"/>
        </w:r>
        <w:r w:rsidRPr="006B3396">
          <w:rPr>
            <w:rStyle w:val="Enlla"/>
            <w:noProof/>
          </w:rPr>
          <w:instrText xml:space="preserve"> </w:instrText>
        </w:r>
        <w:r>
          <w:rPr>
            <w:noProof/>
          </w:rPr>
          <w:instrText>HYPERLINK \l "_Toc421086224"</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62: Arxiu </w:t>
        </w:r>
        <w:r w:rsidRPr="006B3396">
          <w:rPr>
            <w:rStyle w:val="Enlla"/>
            <w:i/>
            <w:noProof/>
          </w:rPr>
          <w:t>config.js</w:t>
        </w:r>
        <w:r w:rsidRPr="006B3396">
          <w:rPr>
            <w:rStyle w:val="Enlla"/>
            <w:noProof/>
          </w:rPr>
          <w:t xml:space="preserve"> per evitar que es perden els estils i atributs per culpa de CKEditor</w:t>
        </w:r>
        <w:r>
          <w:rPr>
            <w:noProof/>
            <w:webHidden/>
          </w:rPr>
          <w:tab/>
        </w:r>
        <w:r>
          <w:rPr>
            <w:noProof/>
            <w:webHidden/>
          </w:rPr>
          <w:fldChar w:fldCharType="begin"/>
        </w:r>
        <w:r>
          <w:rPr>
            <w:noProof/>
            <w:webHidden/>
          </w:rPr>
          <w:instrText xml:space="preserve"> PAGEREF _Toc421086224 \h </w:instrText>
        </w:r>
      </w:ins>
      <w:r>
        <w:rPr>
          <w:noProof/>
          <w:webHidden/>
        </w:rPr>
      </w:r>
      <w:r>
        <w:rPr>
          <w:noProof/>
          <w:webHidden/>
        </w:rPr>
        <w:fldChar w:fldCharType="separate"/>
      </w:r>
      <w:ins w:id="998" w:author="UPC" w:date="2015-06-03T09:11:00Z">
        <w:r>
          <w:rPr>
            <w:noProof/>
            <w:webHidden/>
          </w:rPr>
          <w:t>50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99" w:author="UPC" w:date="2015-06-03T09:11:00Z"/>
          <w:rFonts w:asciiTheme="minorHAnsi" w:eastAsiaTheme="minorEastAsia" w:hAnsiTheme="minorHAnsi" w:cstheme="minorBidi"/>
          <w:noProof/>
          <w:szCs w:val="22"/>
          <w:lang w:eastAsia="ca-ES"/>
        </w:rPr>
      </w:pPr>
      <w:ins w:id="1000" w:author="UPC" w:date="2015-06-03T09:11:00Z">
        <w:r w:rsidRPr="006B3396">
          <w:rPr>
            <w:rStyle w:val="Enlla"/>
            <w:noProof/>
          </w:rPr>
          <w:fldChar w:fldCharType="begin"/>
        </w:r>
        <w:r w:rsidRPr="006B3396">
          <w:rPr>
            <w:rStyle w:val="Enlla"/>
            <w:noProof/>
          </w:rPr>
          <w:instrText xml:space="preserve"> </w:instrText>
        </w:r>
        <w:r>
          <w:rPr>
            <w:noProof/>
          </w:rPr>
          <w:instrText>HYPERLINK \l "_Toc421086225"</w:instrText>
        </w:r>
        <w:r w:rsidRPr="006B3396">
          <w:rPr>
            <w:rStyle w:val="Enlla"/>
            <w:noProof/>
          </w:rPr>
          <w:instrText xml:space="preserve"> </w:instrText>
        </w:r>
        <w:r w:rsidRPr="006B3396">
          <w:rPr>
            <w:rStyle w:val="Enlla"/>
            <w:noProof/>
          </w:rPr>
          <w:fldChar w:fldCharType="separate"/>
        </w:r>
        <w:r w:rsidRPr="006B3396">
          <w:rPr>
            <w:rStyle w:val="Enlla"/>
            <w:noProof/>
          </w:rPr>
          <w:t>Figura 63: Codi GSP que provoca espais/tabulacions afegides en l'editor de codi HTML/GSP</w:t>
        </w:r>
        <w:r>
          <w:rPr>
            <w:noProof/>
            <w:webHidden/>
          </w:rPr>
          <w:tab/>
        </w:r>
        <w:r>
          <w:rPr>
            <w:noProof/>
            <w:webHidden/>
          </w:rPr>
          <w:fldChar w:fldCharType="begin"/>
        </w:r>
        <w:r>
          <w:rPr>
            <w:noProof/>
            <w:webHidden/>
          </w:rPr>
          <w:instrText xml:space="preserve"> PAGEREF _Toc421086225 \h </w:instrText>
        </w:r>
      </w:ins>
      <w:r>
        <w:rPr>
          <w:noProof/>
          <w:webHidden/>
        </w:rPr>
      </w:r>
      <w:r>
        <w:rPr>
          <w:noProof/>
          <w:webHidden/>
        </w:rPr>
        <w:fldChar w:fldCharType="separate"/>
      </w:r>
      <w:ins w:id="1001" w:author="UPC" w:date="2015-06-03T09:11:00Z">
        <w:r>
          <w:rPr>
            <w:noProof/>
            <w:webHidden/>
          </w:rPr>
          <w:t>51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02" w:author="UPC" w:date="2015-06-03T09:11:00Z"/>
          <w:rFonts w:asciiTheme="minorHAnsi" w:eastAsiaTheme="minorEastAsia" w:hAnsiTheme="minorHAnsi" w:cstheme="minorBidi"/>
          <w:noProof/>
          <w:szCs w:val="22"/>
          <w:lang w:eastAsia="ca-ES"/>
        </w:rPr>
      </w:pPr>
      <w:ins w:id="1003" w:author="UPC" w:date="2015-06-03T09:11:00Z">
        <w:r w:rsidRPr="006B3396">
          <w:rPr>
            <w:rStyle w:val="Enlla"/>
            <w:noProof/>
          </w:rPr>
          <w:fldChar w:fldCharType="begin"/>
        </w:r>
        <w:r w:rsidRPr="006B3396">
          <w:rPr>
            <w:rStyle w:val="Enlla"/>
            <w:noProof/>
          </w:rPr>
          <w:instrText xml:space="preserve"> </w:instrText>
        </w:r>
        <w:r>
          <w:rPr>
            <w:noProof/>
          </w:rPr>
          <w:instrText>HYPERLINK \l "_Toc421086226"</w:instrText>
        </w:r>
        <w:r w:rsidRPr="006B3396">
          <w:rPr>
            <w:rStyle w:val="Enlla"/>
            <w:noProof/>
          </w:rPr>
          <w:instrText xml:space="preserve"> </w:instrText>
        </w:r>
        <w:r w:rsidRPr="006B3396">
          <w:rPr>
            <w:rStyle w:val="Enlla"/>
            <w:noProof/>
          </w:rPr>
          <w:fldChar w:fldCharType="separate"/>
        </w:r>
        <w:r w:rsidRPr="006B3396">
          <w:rPr>
            <w:rStyle w:val="Enlla"/>
            <w:noProof/>
          </w:rPr>
          <w:t>Figura 64: Taula de Continguts mapejada a l'aplicació Visor</w:t>
        </w:r>
        <w:r>
          <w:rPr>
            <w:noProof/>
            <w:webHidden/>
          </w:rPr>
          <w:tab/>
        </w:r>
        <w:r>
          <w:rPr>
            <w:noProof/>
            <w:webHidden/>
          </w:rPr>
          <w:fldChar w:fldCharType="begin"/>
        </w:r>
        <w:r>
          <w:rPr>
            <w:noProof/>
            <w:webHidden/>
          </w:rPr>
          <w:instrText xml:space="preserve"> PAGEREF _Toc421086226 \h </w:instrText>
        </w:r>
      </w:ins>
      <w:r>
        <w:rPr>
          <w:noProof/>
          <w:webHidden/>
        </w:rPr>
      </w:r>
      <w:r>
        <w:rPr>
          <w:noProof/>
          <w:webHidden/>
        </w:rPr>
        <w:fldChar w:fldCharType="separate"/>
      </w:r>
      <w:ins w:id="1004" w:author="UPC" w:date="2015-06-03T09:11:00Z">
        <w:r>
          <w:rPr>
            <w:noProof/>
            <w:webHidden/>
          </w:rPr>
          <w:t>54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05" w:author="UPC" w:date="2015-06-03T09:11:00Z"/>
          <w:rFonts w:asciiTheme="minorHAnsi" w:eastAsiaTheme="minorEastAsia" w:hAnsiTheme="minorHAnsi" w:cstheme="minorBidi"/>
          <w:noProof/>
          <w:szCs w:val="22"/>
          <w:lang w:eastAsia="ca-ES"/>
        </w:rPr>
      </w:pPr>
      <w:ins w:id="1006" w:author="UPC" w:date="2015-06-03T09:11:00Z">
        <w:r w:rsidRPr="006B3396">
          <w:rPr>
            <w:rStyle w:val="Enlla"/>
            <w:noProof/>
          </w:rPr>
          <w:fldChar w:fldCharType="begin"/>
        </w:r>
        <w:r w:rsidRPr="006B3396">
          <w:rPr>
            <w:rStyle w:val="Enlla"/>
            <w:noProof/>
          </w:rPr>
          <w:instrText xml:space="preserve"> </w:instrText>
        </w:r>
        <w:r>
          <w:rPr>
            <w:noProof/>
          </w:rPr>
          <w:instrText>HYPERLINK \l "_Toc421086227"</w:instrText>
        </w:r>
        <w:r w:rsidRPr="006B3396">
          <w:rPr>
            <w:rStyle w:val="Enlla"/>
            <w:noProof/>
          </w:rPr>
          <w:instrText xml:space="preserve"> </w:instrText>
        </w:r>
        <w:r w:rsidRPr="006B3396">
          <w:rPr>
            <w:rStyle w:val="Enlla"/>
            <w:noProof/>
          </w:rPr>
          <w:fldChar w:fldCharType="separate"/>
        </w:r>
        <w:r w:rsidRPr="006B3396">
          <w:rPr>
            <w:rStyle w:val="Enlla"/>
            <w:noProof/>
          </w:rPr>
          <w:t>Figura 65: Taula de Templates mapejada a l'aplicació Visor</w:t>
        </w:r>
        <w:r>
          <w:rPr>
            <w:noProof/>
            <w:webHidden/>
          </w:rPr>
          <w:tab/>
        </w:r>
        <w:r>
          <w:rPr>
            <w:noProof/>
            <w:webHidden/>
          </w:rPr>
          <w:fldChar w:fldCharType="begin"/>
        </w:r>
        <w:r>
          <w:rPr>
            <w:noProof/>
            <w:webHidden/>
          </w:rPr>
          <w:instrText xml:space="preserve"> PAGEREF _Toc421086227 \h </w:instrText>
        </w:r>
      </w:ins>
      <w:r>
        <w:rPr>
          <w:noProof/>
          <w:webHidden/>
        </w:rPr>
      </w:r>
      <w:r>
        <w:rPr>
          <w:noProof/>
          <w:webHidden/>
        </w:rPr>
        <w:fldChar w:fldCharType="separate"/>
      </w:r>
      <w:ins w:id="1007" w:author="UPC" w:date="2015-06-03T09:11:00Z">
        <w:r>
          <w:rPr>
            <w:noProof/>
            <w:webHidden/>
          </w:rPr>
          <w:t>55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08" w:author="UPC" w:date="2015-06-03T09:11:00Z"/>
          <w:rFonts w:asciiTheme="minorHAnsi" w:eastAsiaTheme="minorEastAsia" w:hAnsiTheme="minorHAnsi" w:cstheme="minorBidi"/>
          <w:noProof/>
          <w:szCs w:val="22"/>
          <w:lang w:eastAsia="ca-ES"/>
        </w:rPr>
      </w:pPr>
      <w:ins w:id="1009" w:author="UPC" w:date="2015-06-03T09:11:00Z">
        <w:r w:rsidRPr="006B3396">
          <w:rPr>
            <w:rStyle w:val="Enlla"/>
            <w:noProof/>
          </w:rPr>
          <w:fldChar w:fldCharType="begin"/>
        </w:r>
        <w:r w:rsidRPr="006B3396">
          <w:rPr>
            <w:rStyle w:val="Enlla"/>
            <w:noProof/>
          </w:rPr>
          <w:instrText xml:space="preserve"> </w:instrText>
        </w:r>
        <w:r>
          <w:rPr>
            <w:noProof/>
          </w:rPr>
          <w:instrText>HYPERLINK \l "_Toc421086228"</w:instrText>
        </w:r>
        <w:r w:rsidRPr="006B3396">
          <w:rPr>
            <w:rStyle w:val="Enlla"/>
            <w:noProof/>
          </w:rPr>
          <w:instrText xml:space="preserve"> </w:instrText>
        </w:r>
        <w:r w:rsidRPr="006B3396">
          <w:rPr>
            <w:rStyle w:val="Enlla"/>
            <w:noProof/>
          </w:rPr>
          <w:fldChar w:fldCharType="separate"/>
        </w:r>
        <w:r w:rsidRPr="006B3396">
          <w:rPr>
            <w:rStyle w:val="Enlla"/>
            <w:noProof/>
          </w:rPr>
          <w:t>Figura 66: Consulta del contingut d'un Template</w:t>
        </w:r>
        <w:r>
          <w:rPr>
            <w:noProof/>
            <w:webHidden/>
          </w:rPr>
          <w:tab/>
        </w:r>
        <w:r>
          <w:rPr>
            <w:noProof/>
            <w:webHidden/>
          </w:rPr>
          <w:fldChar w:fldCharType="begin"/>
        </w:r>
        <w:r>
          <w:rPr>
            <w:noProof/>
            <w:webHidden/>
          </w:rPr>
          <w:instrText xml:space="preserve"> PAGEREF _Toc421086228 \h </w:instrText>
        </w:r>
      </w:ins>
      <w:r>
        <w:rPr>
          <w:noProof/>
          <w:webHidden/>
        </w:rPr>
      </w:r>
      <w:r>
        <w:rPr>
          <w:noProof/>
          <w:webHidden/>
        </w:rPr>
        <w:fldChar w:fldCharType="separate"/>
      </w:r>
      <w:ins w:id="1010" w:author="UPC" w:date="2015-06-03T09:11:00Z">
        <w:r>
          <w:rPr>
            <w:noProof/>
            <w:webHidden/>
          </w:rPr>
          <w:t>55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11" w:author="UPC" w:date="2015-06-03T09:11:00Z"/>
          <w:rFonts w:asciiTheme="minorHAnsi" w:eastAsiaTheme="minorEastAsia" w:hAnsiTheme="minorHAnsi" w:cstheme="minorBidi"/>
          <w:noProof/>
          <w:szCs w:val="22"/>
          <w:lang w:eastAsia="ca-ES"/>
        </w:rPr>
      </w:pPr>
      <w:ins w:id="1012" w:author="UPC" w:date="2015-06-03T09:11:00Z">
        <w:r w:rsidRPr="006B3396">
          <w:rPr>
            <w:rStyle w:val="Enlla"/>
            <w:noProof/>
          </w:rPr>
          <w:fldChar w:fldCharType="begin"/>
        </w:r>
        <w:r w:rsidRPr="006B3396">
          <w:rPr>
            <w:rStyle w:val="Enlla"/>
            <w:noProof/>
          </w:rPr>
          <w:instrText xml:space="preserve"> </w:instrText>
        </w:r>
        <w:r>
          <w:rPr>
            <w:noProof/>
          </w:rPr>
          <w:instrText>HYPERLINK \l "_Toc421086229"</w:instrText>
        </w:r>
        <w:r w:rsidRPr="006B3396">
          <w:rPr>
            <w:rStyle w:val="Enlla"/>
            <w:noProof/>
          </w:rPr>
          <w:instrText xml:space="preserve"> </w:instrText>
        </w:r>
        <w:r w:rsidRPr="006B3396">
          <w:rPr>
            <w:rStyle w:val="Enlla"/>
            <w:noProof/>
          </w:rPr>
          <w:fldChar w:fldCharType="separate"/>
        </w:r>
        <w:r w:rsidRPr="006B3396">
          <w:rPr>
            <w:rStyle w:val="Enlla"/>
            <w:noProof/>
          </w:rPr>
          <w:t>Figura 67: Redirecció URL</w:t>
        </w:r>
        <w:r>
          <w:rPr>
            <w:noProof/>
            <w:webHidden/>
          </w:rPr>
          <w:tab/>
        </w:r>
        <w:r>
          <w:rPr>
            <w:noProof/>
            <w:webHidden/>
          </w:rPr>
          <w:fldChar w:fldCharType="begin"/>
        </w:r>
        <w:r>
          <w:rPr>
            <w:noProof/>
            <w:webHidden/>
          </w:rPr>
          <w:instrText xml:space="preserve"> PAGEREF _Toc421086229 \h </w:instrText>
        </w:r>
      </w:ins>
      <w:r>
        <w:rPr>
          <w:noProof/>
          <w:webHidden/>
        </w:rPr>
      </w:r>
      <w:r>
        <w:rPr>
          <w:noProof/>
          <w:webHidden/>
        </w:rPr>
        <w:fldChar w:fldCharType="separate"/>
      </w:r>
      <w:ins w:id="1013" w:author="UPC" w:date="2015-06-03T09:11:00Z">
        <w:r>
          <w:rPr>
            <w:noProof/>
            <w:webHidden/>
          </w:rPr>
          <w:t>56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14" w:author="UPC" w:date="2015-06-03T09:11:00Z"/>
          <w:rFonts w:asciiTheme="minorHAnsi" w:eastAsiaTheme="minorEastAsia" w:hAnsiTheme="minorHAnsi" w:cstheme="minorBidi"/>
          <w:noProof/>
          <w:szCs w:val="22"/>
          <w:lang w:eastAsia="ca-ES"/>
        </w:rPr>
      </w:pPr>
      <w:ins w:id="1015" w:author="UPC" w:date="2015-06-03T09:11:00Z">
        <w:r w:rsidRPr="006B3396">
          <w:rPr>
            <w:rStyle w:val="Enlla"/>
            <w:noProof/>
          </w:rPr>
          <w:fldChar w:fldCharType="begin"/>
        </w:r>
        <w:r w:rsidRPr="006B3396">
          <w:rPr>
            <w:rStyle w:val="Enlla"/>
            <w:noProof/>
          </w:rPr>
          <w:instrText xml:space="preserve"> </w:instrText>
        </w:r>
        <w:r>
          <w:rPr>
            <w:noProof/>
          </w:rPr>
          <w:instrText>HYPERLINK \l "_Toc421086230"</w:instrText>
        </w:r>
        <w:r w:rsidRPr="006B3396">
          <w:rPr>
            <w:rStyle w:val="Enlla"/>
            <w:noProof/>
          </w:rPr>
          <w:instrText xml:space="preserve"> </w:instrText>
        </w:r>
        <w:r w:rsidRPr="006B3396">
          <w:rPr>
            <w:rStyle w:val="Enlla"/>
            <w:noProof/>
          </w:rPr>
          <w:fldChar w:fldCharType="separate"/>
        </w:r>
        <w:r w:rsidRPr="006B3396">
          <w:rPr>
            <w:rStyle w:val="Enlla"/>
            <w:noProof/>
          </w:rPr>
          <w:t>Figura 68: Redirecció al VisulController.groovy en el cas{nom_servidor}/rrhh</w:t>
        </w:r>
        <w:r>
          <w:rPr>
            <w:noProof/>
            <w:webHidden/>
          </w:rPr>
          <w:tab/>
        </w:r>
        <w:r>
          <w:rPr>
            <w:noProof/>
            <w:webHidden/>
          </w:rPr>
          <w:fldChar w:fldCharType="begin"/>
        </w:r>
        <w:r>
          <w:rPr>
            <w:noProof/>
            <w:webHidden/>
          </w:rPr>
          <w:instrText xml:space="preserve"> PAGEREF _Toc421086230 \h </w:instrText>
        </w:r>
      </w:ins>
      <w:r>
        <w:rPr>
          <w:noProof/>
          <w:webHidden/>
        </w:rPr>
      </w:r>
      <w:r>
        <w:rPr>
          <w:noProof/>
          <w:webHidden/>
        </w:rPr>
        <w:fldChar w:fldCharType="separate"/>
      </w:r>
      <w:ins w:id="1016" w:author="UPC" w:date="2015-06-03T09:11:00Z">
        <w:r>
          <w:rPr>
            <w:noProof/>
            <w:webHidden/>
          </w:rPr>
          <w:t>56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17" w:author="UPC" w:date="2015-06-03T09:11:00Z"/>
          <w:rFonts w:asciiTheme="minorHAnsi" w:eastAsiaTheme="minorEastAsia" w:hAnsiTheme="minorHAnsi" w:cstheme="minorBidi"/>
          <w:noProof/>
          <w:szCs w:val="22"/>
          <w:lang w:eastAsia="ca-ES"/>
        </w:rPr>
      </w:pPr>
      <w:ins w:id="1018" w:author="UPC" w:date="2015-06-03T09:11:00Z">
        <w:r w:rsidRPr="006B3396">
          <w:rPr>
            <w:rStyle w:val="Enlla"/>
            <w:noProof/>
          </w:rPr>
          <w:fldChar w:fldCharType="begin"/>
        </w:r>
        <w:r w:rsidRPr="006B3396">
          <w:rPr>
            <w:rStyle w:val="Enlla"/>
            <w:noProof/>
          </w:rPr>
          <w:instrText xml:space="preserve"> </w:instrText>
        </w:r>
        <w:r>
          <w:rPr>
            <w:noProof/>
          </w:rPr>
          <w:instrText>HYPERLINK \l "_Toc421086231"</w:instrText>
        </w:r>
        <w:r w:rsidRPr="006B3396">
          <w:rPr>
            <w:rStyle w:val="Enlla"/>
            <w:noProof/>
          </w:rPr>
          <w:instrText xml:space="preserve"> </w:instrText>
        </w:r>
        <w:r w:rsidRPr="006B3396">
          <w:rPr>
            <w:rStyle w:val="Enlla"/>
            <w:noProof/>
          </w:rPr>
          <w:fldChar w:fldCharType="separate"/>
        </w:r>
        <w:r w:rsidRPr="006B3396">
          <w:rPr>
            <w:rStyle w:val="Enlla"/>
            <w:noProof/>
          </w:rPr>
          <w:t>Figura 69: Determinació del perfil de l'usuari</w:t>
        </w:r>
        <w:r>
          <w:rPr>
            <w:noProof/>
            <w:webHidden/>
          </w:rPr>
          <w:tab/>
        </w:r>
        <w:r>
          <w:rPr>
            <w:noProof/>
            <w:webHidden/>
          </w:rPr>
          <w:fldChar w:fldCharType="begin"/>
        </w:r>
        <w:r>
          <w:rPr>
            <w:noProof/>
            <w:webHidden/>
          </w:rPr>
          <w:instrText xml:space="preserve"> PAGEREF _Toc421086231 \h </w:instrText>
        </w:r>
      </w:ins>
      <w:r>
        <w:rPr>
          <w:noProof/>
          <w:webHidden/>
        </w:rPr>
      </w:r>
      <w:r>
        <w:rPr>
          <w:noProof/>
          <w:webHidden/>
        </w:rPr>
        <w:fldChar w:fldCharType="separate"/>
      </w:r>
      <w:ins w:id="1019" w:author="UPC" w:date="2015-06-03T09:11:00Z">
        <w:r>
          <w:rPr>
            <w:noProof/>
            <w:webHidden/>
          </w:rPr>
          <w:t>57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20" w:author="UPC" w:date="2015-06-03T09:11:00Z"/>
          <w:rFonts w:asciiTheme="minorHAnsi" w:eastAsiaTheme="minorEastAsia" w:hAnsiTheme="minorHAnsi" w:cstheme="minorBidi"/>
          <w:noProof/>
          <w:szCs w:val="22"/>
          <w:lang w:eastAsia="ca-ES"/>
        </w:rPr>
      </w:pPr>
      <w:ins w:id="1021" w:author="UPC" w:date="2015-06-03T09:11:00Z">
        <w:r w:rsidRPr="006B3396">
          <w:rPr>
            <w:rStyle w:val="Enlla"/>
            <w:noProof/>
          </w:rPr>
          <w:fldChar w:fldCharType="begin"/>
        </w:r>
        <w:r w:rsidRPr="006B3396">
          <w:rPr>
            <w:rStyle w:val="Enlla"/>
            <w:noProof/>
          </w:rPr>
          <w:instrText xml:space="preserve"> </w:instrText>
        </w:r>
        <w:r>
          <w:rPr>
            <w:noProof/>
          </w:rPr>
          <w:instrText>HYPERLINK \l "_Toc421086232"</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70: Renderització de la pàginaweb amb </w:t>
        </w:r>
        <w:r w:rsidRPr="006B3396">
          <w:rPr>
            <w:rStyle w:val="Enlla"/>
            <w:i/>
            <w:noProof/>
          </w:rPr>
          <w:t>VisualController.groovy</w:t>
        </w:r>
        <w:r>
          <w:rPr>
            <w:noProof/>
            <w:webHidden/>
          </w:rPr>
          <w:tab/>
        </w:r>
        <w:r>
          <w:rPr>
            <w:noProof/>
            <w:webHidden/>
          </w:rPr>
          <w:fldChar w:fldCharType="begin"/>
        </w:r>
        <w:r>
          <w:rPr>
            <w:noProof/>
            <w:webHidden/>
          </w:rPr>
          <w:instrText xml:space="preserve"> PAGEREF _Toc421086232 \h </w:instrText>
        </w:r>
      </w:ins>
      <w:r>
        <w:rPr>
          <w:noProof/>
          <w:webHidden/>
        </w:rPr>
      </w:r>
      <w:r>
        <w:rPr>
          <w:noProof/>
          <w:webHidden/>
        </w:rPr>
        <w:fldChar w:fldCharType="separate"/>
      </w:r>
      <w:ins w:id="1022" w:author="UPC" w:date="2015-06-03T09:11:00Z">
        <w:r>
          <w:rPr>
            <w:noProof/>
            <w:webHidden/>
          </w:rPr>
          <w:t>57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23" w:author="UPC" w:date="2015-06-03T09:11:00Z"/>
          <w:rFonts w:asciiTheme="minorHAnsi" w:eastAsiaTheme="minorEastAsia" w:hAnsiTheme="minorHAnsi" w:cstheme="minorBidi"/>
          <w:noProof/>
          <w:szCs w:val="22"/>
          <w:lang w:eastAsia="ca-ES"/>
        </w:rPr>
      </w:pPr>
      <w:ins w:id="1024" w:author="UPC" w:date="2015-06-03T09:11:00Z">
        <w:r w:rsidRPr="006B3396">
          <w:rPr>
            <w:rStyle w:val="Enlla"/>
            <w:noProof/>
          </w:rPr>
          <w:fldChar w:fldCharType="begin"/>
        </w:r>
        <w:r w:rsidRPr="006B3396">
          <w:rPr>
            <w:rStyle w:val="Enlla"/>
            <w:noProof/>
          </w:rPr>
          <w:instrText xml:space="preserve"> </w:instrText>
        </w:r>
        <w:r>
          <w:rPr>
            <w:noProof/>
          </w:rPr>
          <w:instrText>HYPERLINK \l "_Toc421086233"</w:instrText>
        </w:r>
        <w:r w:rsidRPr="006B3396">
          <w:rPr>
            <w:rStyle w:val="Enlla"/>
            <w:noProof/>
          </w:rPr>
          <w:instrText xml:space="preserve"> </w:instrText>
        </w:r>
        <w:r w:rsidRPr="006B3396">
          <w:rPr>
            <w:rStyle w:val="Enlla"/>
            <w:noProof/>
          </w:rPr>
          <w:fldChar w:fldCharType="separate"/>
        </w:r>
        <w:r w:rsidRPr="006B3396">
          <w:rPr>
            <w:rStyle w:val="Enlla"/>
            <w:noProof/>
          </w:rPr>
          <w:t>Figura 71: Consulta SQL SearcherController.groovy</w:t>
        </w:r>
        <w:r>
          <w:rPr>
            <w:noProof/>
            <w:webHidden/>
          </w:rPr>
          <w:tab/>
        </w:r>
        <w:r>
          <w:rPr>
            <w:noProof/>
            <w:webHidden/>
          </w:rPr>
          <w:fldChar w:fldCharType="begin"/>
        </w:r>
        <w:r>
          <w:rPr>
            <w:noProof/>
            <w:webHidden/>
          </w:rPr>
          <w:instrText xml:space="preserve"> PAGEREF _Toc421086233 \h </w:instrText>
        </w:r>
      </w:ins>
      <w:r>
        <w:rPr>
          <w:noProof/>
          <w:webHidden/>
        </w:rPr>
      </w:r>
      <w:r>
        <w:rPr>
          <w:noProof/>
          <w:webHidden/>
        </w:rPr>
        <w:fldChar w:fldCharType="separate"/>
      </w:r>
      <w:ins w:id="1025" w:author="UPC" w:date="2015-06-03T09:11:00Z">
        <w:r>
          <w:rPr>
            <w:noProof/>
            <w:webHidden/>
          </w:rPr>
          <w:t>58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26" w:author="UPC" w:date="2015-06-03T09:11:00Z"/>
          <w:rFonts w:asciiTheme="minorHAnsi" w:eastAsiaTheme="minorEastAsia" w:hAnsiTheme="minorHAnsi" w:cstheme="minorBidi"/>
          <w:noProof/>
          <w:szCs w:val="22"/>
          <w:lang w:eastAsia="ca-ES"/>
        </w:rPr>
      </w:pPr>
      <w:ins w:id="1027" w:author="UPC" w:date="2015-06-03T09:11:00Z">
        <w:r w:rsidRPr="006B3396">
          <w:rPr>
            <w:rStyle w:val="Enlla"/>
            <w:noProof/>
          </w:rPr>
          <w:fldChar w:fldCharType="begin"/>
        </w:r>
        <w:r w:rsidRPr="006B3396">
          <w:rPr>
            <w:rStyle w:val="Enlla"/>
            <w:noProof/>
          </w:rPr>
          <w:instrText xml:space="preserve"> </w:instrText>
        </w:r>
        <w:r>
          <w:rPr>
            <w:noProof/>
          </w:rPr>
          <w:instrText>HYPERLINK \l "_Toc421086234"</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72: Consulta SQL </w:t>
        </w:r>
        <w:r w:rsidRPr="006B3396">
          <w:rPr>
            <w:rStyle w:val="Enlla"/>
            <w:i/>
            <w:noProof/>
          </w:rPr>
          <w:t>ActualitzionsController.groovy</w:t>
        </w:r>
        <w:r>
          <w:rPr>
            <w:noProof/>
            <w:webHidden/>
          </w:rPr>
          <w:tab/>
        </w:r>
        <w:r>
          <w:rPr>
            <w:noProof/>
            <w:webHidden/>
          </w:rPr>
          <w:fldChar w:fldCharType="begin"/>
        </w:r>
        <w:r>
          <w:rPr>
            <w:noProof/>
            <w:webHidden/>
          </w:rPr>
          <w:instrText xml:space="preserve"> PAGEREF _Toc421086234 \h </w:instrText>
        </w:r>
      </w:ins>
      <w:r>
        <w:rPr>
          <w:noProof/>
          <w:webHidden/>
        </w:rPr>
      </w:r>
      <w:r>
        <w:rPr>
          <w:noProof/>
          <w:webHidden/>
        </w:rPr>
        <w:fldChar w:fldCharType="separate"/>
      </w:r>
      <w:ins w:id="1028" w:author="UPC" w:date="2015-06-03T09:11:00Z">
        <w:r>
          <w:rPr>
            <w:noProof/>
            <w:webHidden/>
          </w:rPr>
          <w:t>58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29" w:author="UPC" w:date="2015-06-03T09:11:00Z"/>
          <w:rFonts w:asciiTheme="minorHAnsi" w:eastAsiaTheme="minorEastAsia" w:hAnsiTheme="minorHAnsi" w:cstheme="minorBidi"/>
          <w:noProof/>
          <w:szCs w:val="22"/>
          <w:lang w:eastAsia="ca-ES"/>
        </w:rPr>
      </w:pPr>
      <w:ins w:id="1030" w:author="UPC" w:date="2015-06-03T09:11:00Z">
        <w:r w:rsidRPr="006B3396">
          <w:rPr>
            <w:rStyle w:val="Enlla"/>
            <w:noProof/>
          </w:rPr>
          <w:fldChar w:fldCharType="begin"/>
        </w:r>
        <w:r w:rsidRPr="006B3396">
          <w:rPr>
            <w:rStyle w:val="Enlla"/>
            <w:noProof/>
          </w:rPr>
          <w:instrText xml:space="preserve"> </w:instrText>
        </w:r>
        <w:r>
          <w:rPr>
            <w:noProof/>
          </w:rPr>
          <w:instrText>HYPERLINK \l "_Toc421086235"</w:instrText>
        </w:r>
        <w:r w:rsidRPr="006B3396">
          <w:rPr>
            <w:rStyle w:val="Enlla"/>
            <w:noProof/>
          </w:rPr>
          <w:instrText xml:space="preserve"> </w:instrText>
        </w:r>
        <w:r w:rsidRPr="006B3396">
          <w:rPr>
            <w:rStyle w:val="Enlla"/>
            <w:noProof/>
          </w:rPr>
          <w:fldChar w:fldCharType="separate"/>
        </w:r>
        <w:r w:rsidRPr="006B3396">
          <w:rPr>
            <w:rStyle w:val="Enlla"/>
            <w:noProof/>
          </w:rPr>
          <w:t>Figura 73: Accés als recursos sense protecció</w:t>
        </w:r>
        <w:r>
          <w:rPr>
            <w:noProof/>
            <w:webHidden/>
          </w:rPr>
          <w:tab/>
        </w:r>
        <w:r>
          <w:rPr>
            <w:noProof/>
            <w:webHidden/>
          </w:rPr>
          <w:fldChar w:fldCharType="begin"/>
        </w:r>
        <w:r>
          <w:rPr>
            <w:noProof/>
            <w:webHidden/>
          </w:rPr>
          <w:instrText xml:space="preserve"> PAGEREF _Toc421086235 \h </w:instrText>
        </w:r>
      </w:ins>
      <w:r>
        <w:rPr>
          <w:noProof/>
          <w:webHidden/>
        </w:rPr>
      </w:r>
      <w:r>
        <w:rPr>
          <w:noProof/>
          <w:webHidden/>
        </w:rPr>
        <w:fldChar w:fldCharType="separate"/>
      </w:r>
      <w:ins w:id="1031" w:author="UPC" w:date="2015-06-03T09:11:00Z">
        <w:r>
          <w:rPr>
            <w:noProof/>
            <w:webHidden/>
          </w:rPr>
          <w:t>60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32" w:author="UPC" w:date="2015-06-03T09:11:00Z"/>
          <w:rFonts w:asciiTheme="minorHAnsi" w:eastAsiaTheme="minorEastAsia" w:hAnsiTheme="minorHAnsi" w:cstheme="minorBidi"/>
          <w:noProof/>
          <w:szCs w:val="22"/>
          <w:lang w:eastAsia="ca-ES"/>
        </w:rPr>
      </w:pPr>
      <w:ins w:id="1033" w:author="UPC" w:date="2015-06-03T09:11:00Z">
        <w:r w:rsidRPr="006B3396">
          <w:rPr>
            <w:rStyle w:val="Enlla"/>
            <w:noProof/>
          </w:rPr>
          <w:fldChar w:fldCharType="begin"/>
        </w:r>
        <w:r w:rsidRPr="006B3396">
          <w:rPr>
            <w:rStyle w:val="Enlla"/>
            <w:noProof/>
          </w:rPr>
          <w:instrText xml:space="preserve"> </w:instrText>
        </w:r>
        <w:r>
          <w:rPr>
            <w:noProof/>
          </w:rPr>
          <w:instrText>HYPERLINK \l "_Toc421086236"</w:instrText>
        </w:r>
        <w:r w:rsidRPr="006B3396">
          <w:rPr>
            <w:rStyle w:val="Enlla"/>
            <w:noProof/>
          </w:rPr>
          <w:instrText xml:space="preserve"> </w:instrText>
        </w:r>
        <w:r w:rsidRPr="006B3396">
          <w:rPr>
            <w:rStyle w:val="Enlla"/>
            <w:noProof/>
          </w:rPr>
          <w:fldChar w:fldCharType="separate"/>
        </w:r>
        <w:r w:rsidRPr="006B3396">
          <w:rPr>
            <w:rStyle w:val="Enlla"/>
            <w:noProof/>
          </w:rPr>
          <w:t>Figura 74: Arxiu context.xml amb l’àlias necessari per substituir l’enllaç simbòlic a Tomcat 7</w:t>
        </w:r>
        <w:r>
          <w:rPr>
            <w:noProof/>
            <w:webHidden/>
          </w:rPr>
          <w:tab/>
        </w:r>
        <w:r>
          <w:rPr>
            <w:noProof/>
            <w:webHidden/>
          </w:rPr>
          <w:fldChar w:fldCharType="begin"/>
        </w:r>
        <w:r>
          <w:rPr>
            <w:noProof/>
            <w:webHidden/>
          </w:rPr>
          <w:instrText xml:space="preserve"> PAGEREF _Toc421086236 \h </w:instrText>
        </w:r>
      </w:ins>
      <w:r>
        <w:rPr>
          <w:noProof/>
          <w:webHidden/>
        </w:rPr>
      </w:r>
      <w:r>
        <w:rPr>
          <w:noProof/>
          <w:webHidden/>
        </w:rPr>
        <w:fldChar w:fldCharType="separate"/>
      </w:r>
      <w:ins w:id="1034" w:author="UPC" w:date="2015-06-03T09:11:00Z">
        <w:r>
          <w:rPr>
            <w:noProof/>
            <w:webHidden/>
          </w:rPr>
          <w:t>60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35" w:author="UPC" w:date="2015-06-03T09:11:00Z"/>
          <w:rFonts w:asciiTheme="minorHAnsi" w:eastAsiaTheme="minorEastAsia" w:hAnsiTheme="minorHAnsi" w:cstheme="minorBidi"/>
          <w:noProof/>
          <w:szCs w:val="22"/>
          <w:lang w:eastAsia="ca-ES"/>
        </w:rPr>
      </w:pPr>
      <w:ins w:id="1036" w:author="UPC" w:date="2015-06-03T09:11:00Z">
        <w:r w:rsidRPr="006B3396">
          <w:rPr>
            <w:rStyle w:val="Enlla"/>
            <w:noProof/>
          </w:rPr>
          <w:fldChar w:fldCharType="begin"/>
        </w:r>
        <w:r w:rsidRPr="006B3396">
          <w:rPr>
            <w:rStyle w:val="Enlla"/>
            <w:noProof/>
          </w:rPr>
          <w:instrText xml:space="preserve"> </w:instrText>
        </w:r>
        <w:r>
          <w:rPr>
            <w:noProof/>
          </w:rPr>
          <w:instrText>HYPERLINK \l "_Toc421086237"</w:instrText>
        </w:r>
        <w:r w:rsidRPr="006B3396">
          <w:rPr>
            <w:rStyle w:val="Enlla"/>
            <w:noProof/>
          </w:rPr>
          <w:instrText xml:space="preserve"> </w:instrText>
        </w:r>
        <w:r w:rsidRPr="006B3396">
          <w:rPr>
            <w:rStyle w:val="Enlla"/>
            <w:noProof/>
          </w:rPr>
          <w:fldChar w:fldCharType="separate"/>
        </w:r>
        <w:r w:rsidRPr="006B3396">
          <w:rPr>
            <w:rStyle w:val="Enlla"/>
            <w:noProof/>
          </w:rPr>
          <w:t>Figura 75: Arxiu context.xml amb l’àlias necessari per substituir l’enllaç simbòlic a Tomcat 8</w:t>
        </w:r>
        <w:r>
          <w:rPr>
            <w:noProof/>
            <w:webHidden/>
          </w:rPr>
          <w:tab/>
        </w:r>
        <w:r>
          <w:rPr>
            <w:noProof/>
            <w:webHidden/>
          </w:rPr>
          <w:fldChar w:fldCharType="begin"/>
        </w:r>
        <w:r>
          <w:rPr>
            <w:noProof/>
            <w:webHidden/>
          </w:rPr>
          <w:instrText xml:space="preserve"> PAGEREF _Toc421086237 \h </w:instrText>
        </w:r>
      </w:ins>
      <w:r>
        <w:rPr>
          <w:noProof/>
          <w:webHidden/>
        </w:rPr>
      </w:r>
      <w:r>
        <w:rPr>
          <w:noProof/>
          <w:webHidden/>
        </w:rPr>
        <w:fldChar w:fldCharType="separate"/>
      </w:r>
      <w:ins w:id="1037" w:author="UPC" w:date="2015-06-03T09:11:00Z">
        <w:r>
          <w:rPr>
            <w:noProof/>
            <w:webHidden/>
          </w:rPr>
          <w:t>60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38" w:author="UPC" w:date="2015-06-03T09:11:00Z"/>
          <w:rFonts w:asciiTheme="minorHAnsi" w:eastAsiaTheme="minorEastAsia" w:hAnsiTheme="minorHAnsi" w:cstheme="minorBidi"/>
          <w:noProof/>
          <w:szCs w:val="22"/>
          <w:lang w:eastAsia="ca-ES"/>
        </w:rPr>
      </w:pPr>
      <w:ins w:id="1039" w:author="UPC" w:date="2015-06-03T09:11:00Z">
        <w:r w:rsidRPr="006B3396">
          <w:rPr>
            <w:rStyle w:val="Enlla"/>
            <w:noProof/>
          </w:rPr>
          <w:fldChar w:fldCharType="begin"/>
        </w:r>
        <w:r w:rsidRPr="006B3396">
          <w:rPr>
            <w:rStyle w:val="Enlla"/>
            <w:noProof/>
          </w:rPr>
          <w:instrText xml:space="preserve"> </w:instrText>
        </w:r>
        <w:r>
          <w:rPr>
            <w:noProof/>
          </w:rPr>
          <w:instrText>HYPERLINK \l "_Toc421086238"</w:instrText>
        </w:r>
        <w:r w:rsidRPr="006B3396">
          <w:rPr>
            <w:rStyle w:val="Enlla"/>
            <w:noProof/>
          </w:rPr>
          <w:instrText xml:space="preserve"> </w:instrText>
        </w:r>
        <w:r w:rsidRPr="006B3396">
          <w:rPr>
            <w:rStyle w:val="Enlla"/>
            <w:noProof/>
          </w:rPr>
          <w:fldChar w:fldCharType="separate"/>
        </w:r>
        <w:r w:rsidRPr="006B3396">
          <w:rPr>
            <w:rStyle w:val="Enlla"/>
            <w:noProof/>
          </w:rPr>
          <w:t>Figura 75: Instrucció Spring Security per protegir els recursos web</w:t>
        </w:r>
        <w:r>
          <w:rPr>
            <w:noProof/>
            <w:webHidden/>
          </w:rPr>
          <w:tab/>
        </w:r>
        <w:r>
          <w:rPr>
            <w:noProof/>
            <w:webHidden/>
          </w:rPr>
          <w:fldChar w:fldCharType="begin"/>
        </w:r>
        <w:r>
          <w:rPr>
            <w:noProof/>
            <w:webHidden/>
          </w:rPr>
          <w:instrText xml:space="preserve"> PAGEREF _Toc421086238 \h </w:instrText>
        </w:r>
      </w:ins>
      <w:r>
        <w:rPr>
          <w:noProof/>
          <w:webHidden/>
        </w:rPr>
      </w:r>
      <w:r>
        <w:rPr>
          <w:noProof/>
          <w:webHidden/>
        </w:rPr>
        <w:fldChar w:fldCharType="separate"/>
      </w:r>
      <w:ins w:id="1040" w:author="UPC" w:date="2015-06-03T09:11:00Z">
        <w:r>
          <w:rPr>
            <w:noProof/>
            <w:webHidden/>
          </w:rPr>
          <w:t>61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41" w:author="UPC" w:date="2015-06-03T09:11:00Z"/>
          <w:rFonts w:asciiTheme="minorHAnsi" w:eastAsiaTheme="minorEastAsia" w:hAnsiTheme="minorHAnsi" w:cstheme="minorBidi"/>
          <w:noProof/>
          <w:szCs w:val="22"/>
          <w:lang w:eastAsia="ca-ES"/>
        </w:rPr>
      </w:pPr>
      <w:ins w:id="1042" w:author="UPC" w:date="2015-06-03T09:11:00Z">
        <w:r w:rsidRPr="006B3396">
          <w:rPr>
            <w:rStyle w:val="Enlla"/>
            <w:noProof/>
          </w:rPr>
          <w:fldChar w:fldCharType="begin"/>
        </w:r>
        <w:r w:rsidRPr="006B3396">
          <w:rPr>
            <w:rStyle w:val="Enlla"/>
            <w:noProof/>
          </w:rPr>
          <w:instrText xml:space="preserve"> </w:instrText>
        </w:r>
        <w:r>
          <w:rPr>
            <w:noProof/>
          </w:rPr>
          <w:instrText>HYPERLINK \l "_Toc421086239"</w:instrText>
        </w:r>
        <w:r w:rsidRPr="006B3396">
          <w:rPr>
            <w:rStyle w:val="Enlla"/>
            <w:noProof/>
          </w:rPr>
          <w:instrText xml:space="preserve"> </w:instrText>
        </w:r>
        <w:r w:rsidRPr="006B3396">
          <w:rPr>
            <w:rStyle w:val="Enlla"/>
            <w:noProof/>
          </w:rPr>
          <w:fldChar w:fldCharType="separate"/>
        </w:r>
        <w:r w:rsidRPr="006B3396">
          <w:rPr>
            <w:rStyle w:val="Enlla"/>
            <w:noProof/>
          </w:rPr>
          <w:t>Figura 76: Comanda d'execució d'una aplicació Grails</w:t>
        </w:r>
        <w:r>
          <w:rPr>
            <w:noProof/>
            <w:webHidden/>
          </w:rPr>
          <w:tab/>
        </w:r>
        <w:r>
          <w:rPr>
            <w:noProof/>
            <w:webHidden/>
          </w:rPr>
          <w:fldChar w:fldCharType="begin"/>
        </w:r>
        <w:r>
          <w:rPr>
            <w:noProof/>
            <w:webHidden/>
          </w:rPr>
          <w:instrText xml:space="preserve"> PAGEREF _Toc421086239 \h </w:instrText>
        </w:r>
      </w:ins>
      <w:r>
        <w:rPr>
          <w:noProof/>
          <w:webHidden/>
        </w:rPr>
      </w:r>
      <w:r>
        <w:rPr>
          <w:noProof/>
          <w:webHidden/>
        </w:rPr>
        <w:fldChar w:fldCharType="separate"/>
      </w:r>
      <w:ins w:id="1043" w:author="UPC" w:date="2015-06-03T09:11:00Z">
        <w:r>
          <w:rPr>
            <w:noProof/>
            <w:webHidden/>
          </w:rPr>
          <w:t>61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44" w:author="UPC" w:date="2015-06-03T09:11:00Z"/>
          <w:rFonts w:asciiTheme="minorHAnsi" w:eastAsiaTheme="minorEastAsia" w:hAnsiTheme="minorHAnsi" w:cstheme="minorBidi"/>
          <w:noProof/>
          <w:szCs w:val="22"/>
          <w:lang w:eastAsia="ca-ES"/>
        </w:rPr>
      </w:pPr>
      <w:ins w:id="1045" w:author="UPC" w:date="2015-06-03T09:11:00Z">
        <w:r w:rsidRPr="006B3396">
          <w:rPr>
            <w:rStyle w:val="Enlla"/>
            <w:noProof/>
          </w:rPr>
          <w:fldChar w:fldCharType="begin"/>
        </w:r>
        <w:r w:rsidRPr="006B3396">
          <w:rPr>
            <w:rStyle w:val="Enlla"/>
            <w:noProof/>
          </w:rPr>
          <w:instrText xml:space="preserve"> </w:instrText>
        </w:r>
        <w:r>
          <w:rPr>
            <w:noProof/>
          </w:rPr>
          <w:instrText>HYPERLINK \l "_Toc421086240"</w:instrText>
        </w:r>
        <w:r w:rsidRPr="006B3396">
          <w:rPr>
            <w:rStyle w:val="Enlla"/>
            <w:noProof/>
          </w:rPr>
          <w:instrText xml:space="preserve"> </w:instrText>
        </w:r>
        <w:r w:rsidRPr="006B3396">
          <w:rPr>
            <w:rStyle w:val="Enlla"/>
            <w:noProof/>
          </w:rPr>
          <w:fldChar w:fldCharType="separate"/>
        </w:r>
        <w:r w:rsidRPr="006B3396">
          <w:rPr>
            <w:rStyle w:val="Enlla"/>
            <w:noProof/>
          </w:rPr>
          <w:t>Figura 77: Estructura de imatges en el Visor en localhost</w:t>
        </w:r>
        <w:r>
          <w:rPr>
            <w:noProof/>
            <w:webHidden/>
          </w:rPr>
          <w:tab/>
        </w:r>
        <w:r>
          <w:rPr>
            <w:noProof/>
            <w:webHidden/>
          </w:rPr>
          <w:fldChar w:fldCharType="begin"/>
        </w:r>
        <w:r>
          <w:rPr>
            <w:noProof/>
            <w:webHidden/>
          </w:rPr>
          <w:instrText xml:space="preserve"> PAGEREF _Toc421086240 \h </w:instrText>
        </w:r>
      </w:ins>
      <w:r>
        <w:rPr>
          <w:noProof/>
          <w:webHidden/>
        </w:rPr>
      </w:r>
      <w:r>
        <w:rPr>
          <w:noProof/>
          <w:webHidden/>
        </w:rPr>
        <w:fldChar w:fldCharType="separate"/>
      </w:r>
      <w:ins w:id="1046" w:author="UPC" w:date="2015-06-03T09:11:00Z">
        <w:r>
          <w:rPr>
            <w:noProof/>
            <w:webHidden/>
          </w:rPr>
          <w:t>62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47" w:author="UPC" w:date="2015-06-03T09:11:00Z"/>
          <w:rFonts w:asciiTheme="minorHAnsi" w:eastAsiaTheme="minorEastAsia" w:hAnsiTheme="minorHAnsi" w:cstheme="minorBidi"/>
          <w:noProof/>
          <w:szCs w:val="22"/>
          <w:lang w:eastAsia="ca-ES"/>
        </w:rPr>
      </w:pPr>
      <w:ins w:id="1048" w:author="UPC" w:date="2015-06-03T09:11:00Z">
        <w:r w:rsidRPr="006B3396">
          <w:rPr>
            <w:rStyle w:val="Enlla"/>
            <w:noProof/>
          </w:rPr>
          <w:fldChar w:fldCharType="begin"/>
        </w:r>
        <w:r w:rsidRPr="006B3396">
          <w:rPr>
            <w:rStyle w:val="Enlla"/>
            <w:noProof/>
          </w:rPr>
          <w:instrText xml:space="preserve"> </w:instrText>
        </w:r>
        <w:r>
          <w:rPr>
            <w:noProof/>
          </w:rPr>
          <w:instrText>HYPERLINK \l "_Toc421086241"</w:instrText>
        </w:r>
        <w:r w:rsidRPr="006B3396">
          <w:rPr>
            <w:rStyle w:val="Enlla"/>
            <w:noProof/>
          </w:rPr>
          <w:instrText xml:space="preserve"> </w:instrText>
        </w:r>
        <w:r w:rsidRPr="006B3396">
          <w:rPr>
            <w:rStyle w:val="Enlla"/>
            <w:noProof/>
          </w:rPr>
          <w:fldChar w:fldCharType="separate"/>
        </w:r>
        <w:r w:rsidRPr="006B3396">
          <w:rPr>
            <w:rStyle w:val="Enlla"/>
            <w:noProof/>
          </w:rPr>
          <w:t>Figura 78: UrlMappings.groovy per enllaçar imatges en execució local</w:t>
        </w:r>
        <w:r>
          <w:rPr>
            <w:noProof/>
            <w:webHidden/>
          </w:rPr>
          <w:tab/>
        </w:r>
        <w:r>
          <w:rPr>
            <w:noProof/>
            <w:webHidden/>
          </w:rPr>
          <w:fldChar w:fldCharType="begin"/>
        </w:r>
        <w:r>
          <w:rPr>
            <w:noProof/>
            <w:webHidden/>
          </w:rPr>
          <w:instrText xml:space="preserve"> PAGEREF _Toc421086241 \h </w:instrText>
        </w:r>
      </w:ins>
      <w:r>
        <w:rPr>
          <w:noProof/>
          <w:webHidden/>
        </w:rPr>
      </w:r>
      <w:r>
        <w:rPr>
          <w:noProof/>
          <w:webHidden/>
        </w:rPr>
        <w:fldChar w:fldCharType="separate"/>
      </w:r>
      <w:ins w:id="1049" w:author="UPC" w:date="2015-06-03T09:11:00Z">
        <w:r>
          <w:rPr>
            <w:noProof/>
            <w:webHidden/>
          </w:rPr>
          <w:t>62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50" w:author="UPC" w:date="2015-06-03T09:11:00Z"/>
          <w:rFonts w:asciiTheme="minorHAnsi" w:eastAsiaTheme="minorEastAsia" w:hAnsiTheme="minorHAnsi" w:cstheme="minorBidi"/>
          <w:noProof/>
          <w:szCs w:val="22"/>
          <w:lang w:eastAsia="ca-ES"/>
        </w:rPr>
      </w:pPr>
      <w:ins w:id="1051" w:author="UPC" w:date="2015-06-03T09:11:00Z">
        <w:r w:rsidRPr="006B3396">
          <w:rPr>
            <w:rStyle w:val="Enlla"/>
            <w:noProof/>
          </w:rPr>
          <w:fldChar w:fldCharType="begin"/>
        </w:r>
        <w:r w:rsidRPr="006B3396">
          <w:rPr>
            <w:rStyle w:val="Enlla"/>
            <w:noProof/>
          </w:rPr>
          <w:instrText xml:space="preserve"> </w:instrText>
        </w:r>
        <w:r>
          <w:rPr>
            <w:noProof/>
          </w:rPr>
          <w:instrText>HYPERLINK \l "_Toc421086242"</w:instrText>
        </w:r>
        <w:r w:rsidRPr="006B3396">
          <w:rPr>
            <w:rStyle w:val="Enlla"/>
            <w:noProof/>
          </w:rPr>
          <w:instrText xml:space="preserve"> </w:instrText>
        </w:r>
        <w:r w:rsidRPr="006B3396">
          <w:rPr>
            <w:rStyle w:val="Enlla"/>
            <w:noProof/>
          </w:rPr>
          <w:fldChar w:fldCharType="separate"/>
        </w:r>
        <w:r w:rsidRPr="006B3396">
          <w:rPr>
            <w:rStyle w:val="Enlla"/>
            <w:noProof/>
          </w:rPr>
          <w:t>Figura 79: Controlador que es fa servir per enllaçar imatges en execució local</w:t>
        </w:r>
        <w:r>
          <w:rPr>
            <w:noProof/>
            <w:webHidden/>
          </w:rPr>
          <w:tab/>
        </w:r>
        <w:r>
          <w:rPr>
            <w:noProof/>
            <w:webHidden/>
          </w:rPr>
          <w:fldChar w:fldCharType="begin"/>
        </w:r>
        <w:r>
          <w:rPr>
            <w:noProof/>
            <w:webHidden/>
          </w:rPr>
          <w:instrText xml:space="preserve"> PAGEREF _Toc421086242 \h </w:instrText>
        </w:r>
      </w:ins>
      <w:r>
        <w:rPr>
          <w:noProof/>
          <w:webHidden/>
        </w:rPr>
      </w:r>
      <w:r>
        <w:rPr>
          <w:noProof/>
          <w:webHidden/>
        </w:rPr>
        <w:fldChar w:fldCharType="separate"/>
      </w:r>
      <w:ins w:id="1052" w:author="UPC" w:date="2015-06-03T09:11:00Z">
        <w:r>
          <w:rPr>
            <w:noProof/>
            <w:webHidden/>
          </w:rPr>
          <w:t>63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53" w:author="UPC" w:date="2015-06-03T09:11:00Z"/>
          <w:rFonts w:asciiTheme="minorHAnsi" w:eastAsiaTheme="minorEastAsia" w:hAnsiTheme="minorHAnsi" w:cstheme="minorBidi"/>
          <w:noProof/>
          <w:szCs w:val="22"/>
          <w:lang w:eastAsia="ca-ES"/>
        </w:rPr>
      </w:pPr>
      <w:ins w:id="1054" w:author="UPC" w:date="2015-06-03T09:11:00Z">
        <w:r w:rsidRPr="006B3396">
          <w:rPr>
            <w:rStyle w:val="Enlla"/>
            <w:noProof/>
          </w:rPr>
          <w:fldChar w:fldCharType="begin"/>
        </w:r>
        <w:r w:rsidRPr="006B3396">
          <w:rPr>
            <w:rStyle w:val="Enlla"/>
            <w:noProof/>
          </w:rPr>
          <w:instrText xml:space="preserve"> </w:instrText>
        </w:r>
        <w:r>
          <w:rPr>
            <w:noProof/>
          </w:rPr>
          <w:instrText>HYPERLINK \l "_Toc421086243"</w:instrText>
        </w:r>
        <w:r w:rsidRPr="006B3396">
          <w:rPr>
            <w:rStyle w:val="Enlla"/>
            <w:noProof/>
          </w:rPr>
          <w:instrText xml:space="preserve"> </w:instrText>
        </w:r>
        <w:r w:rsidRPr="006B3396">
          <w:rPr>
            <w:rStyle w:val="Enlla"/>
            <w:noProof/>
          </w:rPr>
          <w:fldChar w:fldCharType="separate"/>
        </w:r>
        <w:r w:rsidRPr="006B3396">
          <w:rPr>
            <w:rStyle w:val="Enlla"/>
            <w:noProof/>
          </w:rPr>
          <w:t>Figura 80: Codi per esborrar la carpeta de imatges de l'arxiu WAR</w:t>
        </w:r>
        <w:r>
          <w:rPr>
            <w:noProof/>
            <w:webHidden/>
          </w:rPr>
          <w:tab/>
        </w:r>
        <w:r>
          <w:rPr>
            <w:noProof/>
            <w:webHidden/>
          </w:rPr>
          <w:fldChar w:fldCharType="begin"/>
        </w:r>
        <w:r>
          <w:rPr>
            <w:noProof/>
            <w:webHidden/>
          </w:rPr>
          <w:instrText xml:space="preserve"> PAGEREF _Toc421086243 \h </w:instrText>
        </w:r>
      </w:ins>
      <w:r>
        <w:rPr>
          <w:noProof/>
          <w:webHidden/>
        </w:rPr>
      </w:r>
      <w:r>
        <w:rPr>
          <w:noProof/>
          <w:webHidden/>
        </w:rPr>
        <w:fldChar w:fldCharType="separate"/>
      </w:r>
      <w:ins w:id="1055" w:author="UPC" w:date="2015-06-03T09:11:00Z">
        <w:r>
          <w:rPr>
            <w:noProof/>
            <w:webHidden/>
          </w:rPr>
          <w:t>63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56" w:author="UPC" w:date="2015-06-03T09:11:00Z"/>
          <w:rFonts w:asciiTheme="minorHAnsi" w:eastAsiaTheme="minorEastAsia" w:hAnsiTheme="minorHAnsi" w:cstheme="minorBidi"/>
          <w:noProof/>
          <w:szCs w:val="22"/>
          <w:lang w:eastAsia="ca-ES"/>
        </w:rPr>
      </w:pPr>
      <w:ins w:id="1057" w:author="UPC" w:date="2015-06-03T09:11:00Z">
        <w:r w:rsidRPr="006B3396">
          <w:rPr>
            <w:rStyle w:val="Enlla"/>
            <w:noProof/>
          </w:rPr>
          <w:fldChar w:fldCharType="begin"/>
        </w:r>
        <w:r w:rsidRPr="006B3396">
          <w:rPr>
            <w:rStyle w:val="Enlla"/>
            <w:noProof/>
          </w:rPr>
          <w:instrText xml:space="preserve"> </w:instrText>
        </w:r>
        <w:r>
          <w:rPr>
            <w:noProof/>
          </w:rPr>
          <w:instrText>HYPERLINK \l "_Toc421086244"</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76: Arxiu </w:t>
        </w:r>
        <w:r w:rsidRPr="006B3396">
          <w:rPr>
            <w:rStyle w:val="Enlla"/>
            <w:i/>
            <w:noProof/>
          </w:rPr>
          <w:t>BuildConfig.groovy</w:t>
        </w:r>
        <w:r w:rsidRPr="006B3396">
          <w:rPr>
            <w:rStyle w:val="Enlla"/>
            <w:noProof/>
          </w:rPr>
          <w:t>. Instal·lació dels plugins CXF per connectar-se a web services</w:t>
        </w:r>
        <w:r>
          <w:rPr>
            <w:noProof/>
            <w:webHidden/>
          </w:rPr>
          <w:tab/>
        </w:r>
        <w:r>
          <w:rPr>
            <w:noProof/>
            <w:webHidden/>
          </w:rPr>
          <w:fldChar w:fldCharType="begin"/>
        </w:r>
        <w:r>
          <w:rPr>
            <w:noProof/>
            <w:webHidden/>
          </w:rPr>
          <w:instrText xml:space="preserve"> PAGEREF _Toc421086244 \h </w:instrText>
        </w:r>
      </w:ins>
      <w:r>
        <w:rPr>
          <w:noProof/>
          <w:webHidden/>
        </w:rPr>
      </w:r>
      <w:r>
        <w:rPr>
          <w:noProof/>
          <w:webHidden/>
        </w:rPr>
        <w:fldChar w:fldCharType="separate"/>
      </w:r>
      <w:ins w:id="1058" w:author="UPC" w:date="2015-06-03T09:11:00Z">
        <w:r>
          <w:rPr>
            <w:noProof/>
            <w:webHidden/>
          </w:rPr>
          <w:t>64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59" w:author="UPC" w:date="2015-06-03T09:11:00Z"/>
          <w:rFonts w:asciiTheme="minorHAnsi" w:eastAsiaTheme="minorEastAsia" w:hAnsiTheme="minorHAnsi" w:cstheme="minorBidi"/>
          <w:noProof/>
          <w:szCs w:val="22"/>
          <w:lang w:eastAsia="ca-ES"/>
        </w:rPr>
      </w:pPr>
      <w:ins w:id="1060" w:author="UPC" w:date="2015-06-03T09:11:00Z">
        <w:r w:rsidRPr="006B3396">
          <w:rPr>
            <w:rStyle w:val="Enlla"/>
            <w:noProof/>
          </w:rPr>
          <w:fldChar w:fldCharType="begin"/>
        </w:r>
        <w:r w:rsidRPr="006B3396">
          <w:rPr>
            <w:rStyle w:val="Enlla"/>
            <w:noProof/>
          </w:rPr>
          <w:instrText xml:space="preserve"> </w:instrText>
        </w:r>
        <w:r>
          <w:rPr>
            <w:noProof/>
          </w:rPr>
          <w:instrText>HYPERLINK \l "_Toc421086245"</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77: Exemple d'arxiu </w:t>
        </w:r>
        <w:r w:rsidRPr="006B3396">
          <w:rPr>
            <w:rStyle w:val="Enlla"/>
            <w:i/>
            <w:noProof/>
          </w:rPr>
          <w:t>Config.groovy</w:t>
        </w:r>
        <w:r w:rsidRPr="006B3396">
          <w:rPr>
            <w:rStyle w:val="Enlla"/>
            <w:noProof/>
          </w:rPr>
          <w:t xml:space="preserve"> per configurar un client web service</w:t>
        </w:r>
        <w:r>
          <w:rPr>
            <w:noProof/>
            <w:webHidden/>
          </w:rPr>
          <w:tab/>
        </w:r>
        <w:r>
          <w:rPr>
            <w:noProof/>
            <w:webHidden/>
          </w:rPr>
          <w:fldChar w:fldCharType="begin"/>
        </w:r>
        <w:r>
          <w:rPr>
            <w:noProof/>
            <w:webHidden/>
          </w:rPr>
          <w:instrText xml:space="preserve"> PAGEREF _Toc421086245 \h </w:instrText>
        </w:r>
      </w:ins>
      <w:r>
        <w:rPr>
          <w:noProof/>
          <w:webHidden/>
        </w:rPr>
      </w:r>
      <w:r>
        <w:rPr>
          <w:noProof/>
          <w:webHidden/>
        </w:rPr>
        <w:fldChar w:fldCharType="separate"/>
      </w:r>
      <w:ins w:id="1061" w:author="UPC" w:date="2015-06-03T09:11:00Z">
        <w:r>
          <w:rPr>
            <w:noProof/>
            <w:webHidden/>
          </w:rPr>
          <w:t>64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62" w:author="UPC" w:date="2015-06-03T09:11:00Z"/>
          <w:rFonts w:asciiTheme="minorHAnsi" w:eastAsiaTheme="minorEastAsia" w:hAnsiTheme="minorHAnsi" w:cstheme="minorBidi"/>
          <w:noProof/>
          <w:szCs w:val="22"/>
          <w:lang w:eastAsia="ca-ES"/>
        </w:rPr>
      </w:pPr>
      <w:ins w:id="1063" w:author="UPC" w:date="2015-06-03T09:11:00Z">
        <w:r w:rsidRPr="006B3396">
          <w:rPr>
            <w:rStyle w:val="Enlla"/>
            <w:noProof/>
          </w:rPr>
          <w:fldChar w:fldCharType="begin"/>
        </w:r>
        <w:r w:rsidRPr="006B3396">
          <w:rPr>
            <w:rStyle w:val="Enlla"/>
            <w:noProof/>
          </w:rPr>
          <w:instrText xml:space="preserve"> </w:instrText>
        </w:r>
        <w:r>
          <w:rPr>
            <w:noProof/>
          </w:rPr>
          <w:instrText>HYPERLINK \l "_Toc421086246"</w:instrText>
        </w:r>
        <w:r w:rsidRPr="006B3396">
          <w:rPr>
            <w:rStyle w:val="Enlla"/>
            <w:noProof/>
          </w:rPr>
          <w:instrText xml:space="preserve"> </w:instrText>
        </w:r>
        <w:r w:rsidRPr="006B3396">
          <w:rPr>
            <w:rStyle w:val="Enlla"/>
            <w:noProof/>
          </w:rPr>
          <w:fldChar w:fldCharType="separate"/>
        </w:r>
        <w:r w:rsidRPr="006B3396">
          <w:rPr>
            <w:rStyle w:val="Enlla"/>
            <w:noProof/>
          </w:rPr>
          <w:t>Figura 78: Missatge obtingut a la consola després d'executar exitosament la instrucció wsdl2java</w:t>
        </w:r>
        <w:r>
          <w:rPr>
            <w:noProof/>
            <w:webHidden/>
          </w:rPr>
          <w:tab/>
        </w:r>
        <w:r>
          <w:rPr>
            <w:noProof/>
            <w:webHidden/>
          </w:rPr>
          <w:fldChar w:fldCharType="begin"/>
        </w:r>
        <w:r>
          <w:rPr>
            <w:noProof/>
            <w:webHidden/>
          </w:rPr>
          <w:instrText xml:space="preserve"> PAGEREF _Toc421086246 \h </w:instrText>
        </w:r>
      </w:ins>
      <w:r>
        <w:rPr>
          <w:noProof/>
          <w:webHidden/>
        </w:rPr>
      </w:r>
      <w:r>
        <w:rPr>
          <w:noProof/>
          <w:webHidden/>
        </w:rPr>
        <w:fldChar w:fldCharType="separate"/>
      </w:r>
      <w:ins w:id="1064" w:author="UPC" w:date="2015-06-03T09:11:00Z">
        <w:r>
          <w:rPr>
            <w:noProof/>
            <w:webHidden/>
          </w:rPr>
          <w:t>65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65" w:author="UPC" w:date="2015-06-03T09:11:00Z"/>
          <w:rFonts w:asciiTheme="minorHAnsi" w:eastAsiaTheme="minorEastAsia" w:hAnsiTheme="minorHAnsi" w:cstheme="minorBidi"/>
          <w:noProof/>
          <w:szCs w:val="22"/>
          <w:lang w:eastAsia="ca-ES"/>
        </w:rPr>
      </w:pPr>
      <w:ins w:id="1066" w:author="UPC" w:date="2015-06-03T09:11:00Z">
        <w:r w:rsidRPr="006B3396">
          <w:rPr>
            <w:rStyle w:val="Enlla"/>
            <w:noProof/>
          </w:rPr>
          <w:lastRenderedPageBreak/>
          <w:fldChar w:fldCharType="begin"/>
        </w:r>
        <w:r w:rsidRPr="006B3396">
          <w:rPr>
            <w:rStyle w:val="Enlla"/>
            <w:noProof/>
          </w:rPr>
          <w:instrText xml:space="preserve"> </w:instrText>
        </w:r>
        <w:r>
          <w:rPr>
            <w:noProof/>
          </w:rPr>
          <w:instrText>HYPERLINK \l "_Toc421086247"</w:instrText>
        </w:r>
        <w:r w:rsidRPr="006B3396">
          <w:rPr>
            <w:rStyle w:val="Enlla"/>
            <w:noProof/>
          </w:rPr>
          <w:instrText xml:space="preserve"> </w:instrText>
        </w:r>
        <w:r w:rsidRPr="006B3396">
          <w:rPr>
            <w:rStyle w:val="Enlla"/>
            <w:noProof/>
          </w:rPr>
          <w:fldChar w:fldCharType="separate"/>
        </w:r>
        <w:r w:rsidRPr="006B3396">
          <w:rPr>
            <w:rStyle w:val="Enlla"/>
            <w:noProof/>
          </w:rPr>
          <w:t>Figura 79: Exemple de client web service seguint l'estils de codi Grails</w:t>
        </w:r>
        <w:r>
          <w:rPr>
            <w:noProof/>
            <w:webHidden/>
          </w:rPr>
          <w:tab/>
        </w:r>
        <w:r>
          <w:rPr>
            <w:noProof/>
            <w:webHidden/>
          </w:rPr>
          <w:fldChar w:fldCharType="begin"/>
        </w:r>
        <w:r>
          <w:rPr>
            <w:noProof/>
            <w:webHidden/>
          </w:rPr>
          <w:instrText xml:space="preserve"> PAGEREF _Toc421086247 \h </w:instrText>
        </w:r>
      </w:ins>
      <w:r>
        <w:rPr>
          <w:noProof/>
          <w:webHidden/>
        </w:rPr>
      </w:r>
      <w:r>
        <w:rPr>
          <w:noProof/>
          <w:webHidden/>
        </w:rPr>
        <w:fldChar w:fldCharType="separate"/>
      </w:r>
      <w:ins w:id="1067" w:author="UPC" w:date="2015-06-03T09:11:00Z">
        <w:r>
          <w:rPr>
            <w:noProof/>
            <w:webHidden/>
          </w:rPr>
          <w:t>67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68" w:author="UPC" w:date="2015-06-03T09:11:00Z"/>
          <w:rFonts w:asciiTheme="minorHAnsi" w:eastAsiaTheme="minorEastAsia" w:hAnsiTheme="minorHAnsi" w:cstheme="minorBidi"/>
          <w:noProof/>
          <w:szCs w:val="22"/>
          <w:lang w:eastAsia="ca-ES"/>
        </w:rPr>
      </w:pPr>
      <w:ins w:id="1069" w:author="UPC" w:date="2015-06-03T09:11:00Z">
        <w:r w:rsidRPr="006B3396">
          <w:rPr>
            <w:rStyle w:val="Enlla"/>
            <w:noProof/>
          </w:rPr>
          <w:fldChar w:fldCharType="begin"/>
        </w:r>
        <w:r w:rsidRPr="006B3396">
          <w:rPr>
            <w:rStyle w:val="Enlla"/>
            <w:noProof/>
          </w:rPr>
          <w:instrText xml:space="preserve"> </w:instrText>
        </w:r>
        <w:r>
          <w:rPr>
            <w:noProof/>
          </w:rPr>
          <w:instrText>HYPERLINK \l "_Toc421086248"</w:instrText>
        </w:r>
        <w:r w:rsidRPr="006B3396">
          <w:rPr>
            <w:rStyle w:val="Enlla"/>
            <w:noProof/>
          </w:rPr>
          <w:instrText xml:space="preserve"> </w:instrText>
        </w:r>
        <w:r w:rsidRPr="006B3396">
          <w:rPr>
            <w:rStyle w:val="Enlla"/>
            <w:noProof/>
          </w:rPr>
          <w:fldChar w:fldCharType="separate"/>
        </w:r>
        <w:r w:rsidRPr="006B3396">
          <w:rPr>
            <w:rStyle w:val="Enlla"/>
            <w:noProof/>
          </w:rPr>
          <w:t>Figura 80: Exemple de client web service seguint l'estil de codi Java</w:t>
        </w:r>
        <w:r>
          <w:rPr>
            <w:noProof/>
            <w:webHidden/>
          </w:rPr>
          <w:tab/>
        </w:r>
        <w:r>
          <w:rPr>
            <w:noProof/>
            <w:webHidden/>
          </w:rPr>
          <w:fldChar w:fldCharType="begin"/>
        </w:r>
        <w:r>
          <w:rPr>
            <w:noProof/>
            <w:webHidden/>
          </w:rPr>
          <w:instrText xml:space="preserve"> PAGEREF _Toc421086248 \h </w:instrText>
        </w:r>
      </w:ins>
      <w:r>
        <w:rPr>
          <w:noProof/>
          <w:webHidden/>
        </w:rPr>
      </w:r>
      <w:r>
        <w:rPr>
          <w:noProof/>
          <w:webHidden/>
        </w:rPr>
        <w:fldChar w:fldCharType="separate"/>
      </w:r>
      <w:ins w:id="1070" w:author="UPC" w:date="2015-06-03T09:11:00Z">
        <w:r>
          <w:rPr>
            <w:noProof/>
            <w:webHidden/>
          </w:rPr>
          <w:t>67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71" w:author="UPC" w:date="2015-06-03T09:11:00Z"/>
          <w:rFonts w:asciiTheme="minorHAnsi" w:eastAsiaTheme="minorEastAsia" w:hAnsiTheme="minorHAnsi" w:cstheme="minorBidi"/>
          <w:noProof/>
          <w:szCs w:val="22"/>
          <w:lang w:eastAsia="ca-ES"/>
        </w:rPr>
      </w:pPr>
      <w:ins w:id="1072" w:author="UPC" w:date="2015-06-03T09:11:00Z">
        <w:r w:rsidRPr="006B3396">
          <w:rPr>
            <w:rStyle w:val="Enlla"/>
            <w:noProof/>
          </w:rPr>
          <w:fldChar w:fldCharType="begin"/>
        </w:r>
        <w:r w:rsidRPr="006B3396">
          <w:rPr>
            <w:rStyle w:val="Enlla"/>
            <w:noProof/>
          </w:rPr>
          <w:instrText xml:space="preserve"> </w:instrText>
        </w:r>
        <w:r>
          <w:rPr>
            <w:noProof/>
          </w:rPr>
          <w:instrText>HYPERLINK \l "_Toc421086249"</w:instrText>
        </w:r>
        <w:r w:rsidRPr="006B3396">
          <w:rPr>
            <w:rStyle w:val="Enlla"/>
            <w:noProof/>
          </w:rPr>
          <w:instrText xml:space="preserve"> </w:instrText>
        </w:r>
        <w:r w:rsidRPr="006B3396">
          <w:rPr>
            <w:rStyle w:val="Enlla"/>
            <w:noProof/>
          </w:rPr>
          <w:fldChar w:fldCharType="separate"/>
        </w:r>
        <w:r w:rsidRPr="006B3396">
          <w:rPr>
            <w:rStyle w:val="Enlla"/>
            <w:noProof/>
          </w:rPr>
          <w:t>Figura 81: Error al descarregar plugins per a web services</w:t>
        </w:r>
        <w:r>
          <w:rPr>
            <w:noProof/>
            <w:webHidden/>
          </w:rPr>
          <w:tab/>
        </w:r>
        <w:r>
          <w:rPr>
            <w:noProof/>
            <w:webHidden/>
          </w:rPr>
          <w:fldChar w:fldCharType="begin"/>
        </w:r>
        <w:r>
          <w:rPr>
            <w:noProof/>
            <w:webHidden/>
          </w:rPr>
          <w:instrText xml:space="preserve"> PAGEREF _Toc421086249 \h </w:instrText>
        </w:r>
      </w:ins>
      <w:r>
        <w:rPr>
          <w:noProof/>
          <w:webHidden/>
        </w:rPr>
      </w:r>
      <w:r>
        <w:rPr>
          <w:noProof/>
          <w:webHidden/>
        </w:rPr>
        <w:fldChar w:fldCharType="separate"/>
      </w:r>
      <w:ins w:id="1073" w:author="UPC" w:date="2015-06-03T09:11:00Z">
        <w:r>
          <w:rPr>
            <w:noProof/>
            <w:webHidden/>
          </w:rPr>
          <w:t>69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74" w:author="UPC" w:date="2015-06-03T09:11:00Z"/>
          <w:rFonts w:asciiTheme="minorHAnsi" w:eastAsiaTheme="minorEastAsia" w:hAnsiTheme="minorHAnsi" w:cstheme="minorBidi"/>
          <w:noProof/>
          <w:szCs w:val="22"/>
          <w:lang w:eastAsia="ca-ES"/>
        </w:rPr>
      </w:pPr>
      <w:ins w:id="1075" w:author="UPC" w:date="2015-06-03T09:11:00Z">
        <w:r w:rsidRPr="006B3396">
          <w:rPr>
            <w:rStyle w:val="Enlla"/>
            <w:noProof/>
          </w:rPr>
          <w:fldChar w:fldCharType="begin"/>
        </w:r>
        <w:r w:rsidRPr="006B3396">
          <w:rPr>
            <w:rStyle w:val="Enlla"/>
            <w:noProof/>
          </w:rPr>
          <w:instrText xml:space="preserve"> </w:instrText>
        </w:r>
        <w:r>
          <w:rPr>
            <w:noProof/>
          </w:rPr>
          <w:instrText>HYPERLINK \l "_Toc421086250"</w:instrText>
        </w:r>
        <w:r w:rsidRPr="006B3396">
          <w:rPr>
            <w:rStyle w:val="Enlla"/>
            <w:noProof/>
          </w:rPr>
          <w:instrText xml:space="preserve"> </w:instrText>
        </w:r>
        <w:r w:rsidRPr="006B3396">
          <w:rPr>
            <w:rStyle w:val="Enlla"/>
            <w:noProof/>
          </w:rPr>
          <w:fldChar w:fldCharType="separate"/>
        </w:r>
        <w:r w:rsidRPr="006B3396">
          <w:rPr>
            <w:rStyle w:val="Enlla"/>
            <w:noProof/>
          </w:rPr>
          <w:t>Figura 82: Resultat de la instrucció install-plugin cxf</w:t>
        </w:r>
        <w:r>
          <w:rPr>
            <w:noProof/>
            <w:webHidden/>
          </w:rPr>
          <w:tab/>
        </w:r>
        <w:r>
          <w:rPr>
            <w:noProof/>
            <w:webHidden/>
          </w:rPr>
          <w:fldChar w:fldCharType="begin"/>
        </w:r>
        <w:r>
          <w:rPr>
            <w:noProof/>
            <w:webHidden/>
          </w:rPr>
          <w:instrText xml:space="preserve"> PAGEREF _Toc421086250 \h </w:instrText>
        </w:r>
      </w:ins>
      <w:r>
        <w:rPr>
          <w:noProof/>
          <w:webHidden/>
        </w:rPr>
      </w:r>
      <w:r>
        <w:rPr>
          <w:noProof/>
          <w:webHidden/>
        </w:rPr>
        <w:fldChar w:fldCharType="separate"/>
      </w:r>
      <w:ins w:id="1076" w:author="UPC" w:date="2015-06-03T09:11:00Z">
        <w:r>
          <w:rPr>
            <w:noProof/>
            <w:webHidden/>
          </w:rPr>
          <w:t>70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77" w:author="UPC" w:date="2015-06-03T09:11:00Z"/>
          <w:rFonts w:asciiTheme="minorHAnsi" w:eastAsiaTheme="minorEastAsia" w:hAnsiTheme="minorHAnsi" w:cstheme="minorBidi"/>
          <w:noProof/>
          <w:szCs w:val="22"/>
          <w:lang w:eastAsia="ca-ES"/>
        </w:rPr>
      </w:pPr>
      <w:ins w:id="1078" w:author="UPC" w:date="2015-06-03T09:11:00Z">
        <w:r w:rsidRPr="006B3396">
          <w:rPr>
            <w:rStyle w:val="Enlla"/>
            <w:noProof/>
          </w:rPr>
          <w:fldChar w:fldCharType="begin"/>
        </w:r>
        <w:r w:rsidRPr="006B3396">
          <w:rPr>
            <w:rStyle w:val="Enlla"/>
            <w:noProof/>
          </w:rPr>
          <w:instrText xml:space="preserve"> </w:instrText>
        </w:r>
        <w:r>
          <w:rPr>
            <w:noProof/>
          </w:rPr>
          <w:instrText>HYPERLINK \l "_Toc421086251"</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83: Arxiu </w:t>
        </w:r>
        <w:r w:rsidRPr="006B3396">
          <w:rPr>
            <w:rStyle w:val="Enlla"/>
            <w:i/>
            <w:noProof/>
          </w:rPr>
          <w:t>Config.groovy</w:t>
        </w:r>
        <w:r w:rsidRPr="006B3396">
          <w:rPr>
            <w:rStyle w:val="Enlla"/>
            <w:noProof/>
          </w:rPr>
          <w:t>. Primera configuració d’un client web service</w:t>
        </w:r>
        <w:r>
          <w:rPr>
            <w:noProof/>
            <w:webHidden/>
          </w:rPr>
          <w:tab/>
        </w:r>
        <w:r>
          <w:rPr>
            <w:noProof/>
            <w:webHidden/>
          </w:rPr>
          <w:fldChar w:fldCharType="begin"/>
        </w:r>
        <w:r>
          <w:rPr>
            <w:noProof/>
            <w:webHidden/>
          </w:rPr>
          <w:instrText xml:space="preserve"> PAGEREF _Toc421086251 \h </w:instrText>
        </w:r>
      </w:ins>
      <w:r>
        <w:rPr>
          <w:noProof/>
          <w:webHidden/>
        </w:rPr>
      </w:r>
      <w:r>
        <w:rPr>
          <w:noProof/>
          <w:webHidden/>
        </w:rPr>
        <w:fldChar w:fldCharType="separate"/>
      </w:r>
      <w:ins w:id="1079" w:author="UPC" w:date="2015-06-03T09:11:00Z">
        <w:r>
          <w:rPr>
            <w:noProof/>
            <w:webHidden/>
          </w:rPr>
          <w:t>70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80" w:author="UPC" w:date="2015-06-03T09:11:00Z"/>
          <w:rFonts w:asciiTheme="minorHAnsi" w:eastAsiaTheme="minorEastAsia" w:hAnsiTheme="minorHAnsi" w:cstheme="minorBidi"/>
          <w:noProof/>
          <w:szCs w:val="22"/>
          <w:lang w:eastAsia="ca-ES"/>
        </w:rPr>
      </w:pPr>
      <w:ins w:id="1081" w:author="UPC" w:date="2015-06-03T09:11:00Z">
        <w:r w:rsidRPr="006B3396">
          <w:rPr>
            <w:rStyle w:val="Enlla"/>
            <w:noProof/>
          </w:rPr>
          <w:fldChar w:fldCharType="begin"/>
        </w:r>
        <w:r w:rsidRPr="006B3396">
          <w:rPr>
            <w:rStyle w:val="Enlla"/>
            <w:noProof/>
          </w:rPr>
          <w:instrText xml:space="preserve"> </w:instrText>
        </w:r>
        <w:r>
          <w:rPr>
            <w:noProof/>
          </w:rPr>
          <w:instrText>HYPERLINK \l "_Toc421086252"</w:instrText>
        </w:r>
        <w:r w:rsidRPr="006B3396">
          <w:rPr>
            <w:rStyle w:val="Enlla"/>
            <w:noProof/>
          </w:rPr>
          <w:instrText xml:space="preserve"> </w:instrText>
        </w:r>
        <w:r w:rsidRPr="006B3396">
          <w:rPr>
            <w:rStyle w:val="Enlla"/>
            <w:noProof/>
          </w:rPr>
          <w:fldChar w:fldCharType="separate"/>
        </w:r>
        <w:r w:rsidRPr="006B3396">
          <w:rPr>
            <w:rStyle w:val="Enlla"/>
            <w:noProof/>
          </w:rPr>
          <w:t>Figura 84: Traça de creació obtinguda amb el primer web service</w:t>
        </w:r>
        <w:r>
          <w:rPr>
            <w:noProof/>
            <w:webHidden/>
          </w:rPr>
          <w:tab/>
        </w:r>
        <w:r>
          <w:rPr>
            <w:noProof/>
            <w:webHidden/>
          </w:rPr>
          <w:fldChar w:fldCharType="begin"/>
        </w:r>
        <w:r>
          <w:rPr>
            <w:noProof/>
            <w:webHidden/>
          </w:rPr>
          <w:instrText xml:space="preserve"> PAGEREF _Toc421086252 \h </w:instrText>
        </w:r>
      </w:ins>
      <w:r>
        <w:rPr>
          <w:noProof/>
          <w:webHidden/>
        </w:rPr>
      </w:r>
      <w:r>
        <w:rPr>
          <w:noProof/>
          <w:webHidden/>
        </w:rPr>
        <w:fldChar w:fldCharType="separate"/>
      </w:r>
      <w:ins w:id="1082" w:author="UPC" w:date="2015-06-03T09:11:00Z">
        <w:r>
          <w:rPr>
            <w:noProof/>
            <w:webHidden/>
          </w:rPr>
          <w:t>71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83" w:author="UPC" w:date="2015-06-03T09:11:00Z"/>
          <w:rFonts w:asciiTheme="minorHAnsi" w:eastAsiaTheme="minorEastAsia" w:hAnsiTheme="minorHAnsi" w:cstheme="minorBidi"/>
          <w:noProof/>
          <w:szCs w:val="22"/>
          <w:lang w:eastAsia="ca-ES"/>
        </w:rPr>
      </w:pPr>
      <w:ins w:id="1084" w:author="UPC" w:date="2015-06-03T09:11:00Z">
        <w:r w:rsidRPr="006B3396">
          <w:rPr>
            <w:rStyle w:val="Enlla"/>
            <w:noProof/>
          </w:rPr>
          <w:fldChar w:fldCharType="begin"/>
        </w:r>
        <w:r w:rsidRPr="006B3396">
          <w:rPr>
            <w:rStyle w:val="Enlla"/>
            <w:noProof/>
          </w:rPr>
          <w:instrText xml:space="preserve"> </w:instrText>
        </w:r>
        <w:r>
          <w:rPr>
            <w:noProof/>
          </w:rPr>
          <w:instrText>HYPERLINK \l "_Toc421086253"</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85: Arxiu </w:t>
        </w:r>
        <w:r w:rsidRPr="006B3396">
          <w:rPr>
            <w:rStyle w:val="Enlla"/>
            <w:i/>
            <w:noProof/>
          </w:rPr>
          <w:t>Config.groovy</w:t>
        </w:r>
        <w:r w:rsidRPr="006B3396">
          <w:rPr>
            <w:rStyle w:val="Enlla"/>
            <w:noProof/>
          </w:rPr>
          <w:t>. Segona configuració d’un client web service</w:t>
        </w:r>
        <w:r>
          <w:rPr>
            <w:noProof/>
            <w:webHidden/>
          </w:rPr>
          <w:tab/>
        </w:r>
        <w:r>
          <w:rPr>
            <w:noProof/>
            <w:webHidden/>
          </w:rPr>
          <w:fldChar w:fldCharType="begin"/>
        </w:r>
        <w:r>
          <w:rPr>
            <w:noProof/>
            <w:webHidden/>
          </w:rPr>
          <w:instrText xml:space="preserve"> PAGEREF _Toc421086253 \h </w:instrText>
        </w:r>
      </w:ins>
      <w:r>
        <w:rPr>
          <w:noProof/>
          <w:webHidden/>
        </w:rPr>
      </w:r>
      <w:r>
        <w:rPr>
          <w:noProof/>
          <w:webHidden/>
        </w:rPr>
        <w:fldChar w:fldCharType="separate"/>
      </w:r>
      <w:ins w:id="1085" w:author="UPC" w:date="2015-06-03T09:11:00Z">
        <w:r>
          <w:rPr>
            <w:noProof/>
            <w:webHidden/>
          </w:rPr>
          <w:t>71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86" w:author="UPC" w:date="2015-06-03T09:11:00Z"/>
          <w:rFonts w:asciiTheme="minorHAnsi" w:eastAsiaTheme="minorEastAsia" w:hAnsiTheme="minorHAnsi" w:cstheme="minorBidi"/>
          <w:noProof/>
          <w:szCs w:val="22"/>
          <w:lang w:eastAsia="ca-ES"/>
        </w:rPr>
      </w:pPr>
      <w:ins w:id="1087" w:author="UPC" w:date="2015-06-03T09:11:00Z">
        <w:r w:rsidRPr="006B3396">
          <w:rPr>
            <w:rStyle w:val="Enlla"/>
            <w:noProof/>
          </w:rPr>
          <w:fldChar w:fldCharType="begin"/>
        </w:r>
        <w:r w:rsidRPr="006B3396">
          <w:rPr>
            <w:rStyle w:val="Enlla"/>
            <w:noProof/>
          </w:rPr>
          <w:instrText xml:space="preserve"> </w:instrText>
        </w:r>
        <w:r>
          <w:rPr>
            <w:noProof/>
          </w:rPr>
          <w:instrText>HYPERLINK \l "_Toc421086254"</w:instrText>
        </w:r>
        <w:r w:rsidRPr="006B3396">
          <w:rPr>
            <w:rStyle w:val="Enlla"/>
            <w:noProof/>
          </w:rPr>
          <w:instrText xml:space="preserve"> </w:instrText>
        </w:r>
        <w:r w:rsidRPr="006B3396">
          <w:rPr>
            <w:rStyle w:val="Enlla"/>
            <w:noProof/>
          </w:rPr>
          <w:fldChar w:fldCharType="separate"/>
        </w:r>
        <w:r w:rsidRPr="006B3396">
          <w:rPr>
            <w:rStyle w:val="Enlla"/>
            <w:noProof/>
          </w:rPr>
          <w:t>Figura 86: Traça de creació obtinguda amb el primer web service</w:t>
        </w:r>
        <w:r>
          <w:rPr>
            <w:noProof/>
            <w:webHidden/>
          </w:rPr>
          <w:tab/>
        </w:r>
        <w:r>
          <w:rPr>
            <w:noProof/>
            <w:webHidden/>
          </w:rPr>
          <w:fldChar w:fldCharType="begin"/>
        </w:r>
        <w:r>
          <w:rPr>
            <w:noProof/>
            <w:webHidden/>
          </w:rPr>
          <w:instrText xml:space="preserve"> PAGEREF _Toc421086254 \h </w:instrText>
        </w:r>
      </w:ins>
      <w:r>
        <w:rPr>
          <w:noProof/>
          <w:webHidden/>
        </w:rPr>
      </w:r>
      <w:r>
        <w:rPr>
          <w:noProof/>
          <w:webHidden/>
        </w:rPr>
        <w:fldChar w:fldCharType="separate"/>
      </w:r>
      <w:ins w:id="1088" w:author="UPC" w:date="2015-06-03T09:11:00Z">
        <w:r>
          <w:rPr>
            <w:noProof/>
            <w:webHidden/>
          </w:rPr>
          <w:t>71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89" w:author="UPC" w:date="2015-06-03T09:11:00Z"/>
          <w:rFonts w:asciiTheme="minorHAnsi" w:eastAsiaTheme="minorEastAsia" w:hAnsiTheme="minorHAnsi" w:cstheme="minorBidi"/>
          <w:noProof/>
          <w:szCs w:val="22"/>
          <w:lang w:eastAsia="ca-ES"/>
        </w:rPr>
      </w:pPr>
      <w:ins w:id="1090" w:author="UPC" w:date="2015-06-03T09:11:00Z">
        <w:r w:rsidRPr="006B3396">
          <w:rPr>
            <w:rStyle w:val="Enlla"/>
            <w:noProof/>
          </w:rPr>
          <w:fldChar w:fldCharType="begin"/>
        </w:r>
        <w:r w:rsidRPr="006B3396">
          <w:rPr>
            <w:rStyle w:val="Enlla"/>
            <w:noProof/>
          </w:rPr>
          <w:instrText xml:space="preserve"> </w:instrText>
        </w:r>
        <w:r>
          <w:rPr>
            <w:noProof/>
          </w:rPr>
          <w:instrText>HYPERLINK \l "_Toc421086255"</w:instrText>
        </w:r>
        <w:r w:rsidRPr="006B3396">
          <w:rPr>
            <w:rStyle w:val="Enlla"/>
            <w:noProof/>
          </w:rPr>
          <w:instrText xml:space="preserve"> </w:instrText>
        </w:r>
        <w:r w:rsidRPr="006B3396">
          <w:rPr>
            <w:rStyle w:val="Enlla"/>
            <w:noProof/>
          </w:rPr>
          <w:fldChar w:fldCharType="separate"/>
        </w:r>
        <w:r w:rsidRPr="006B3396">
          <w:rPr>
            <w:rStyle w:val="Enlla"/>
            <w:noProof/>
          </w:rPr>
          <w:t>Figura 87: Forked Grails VM exited with error. Error degut a intentar connectar amb el web service sense la variable clientInterface adequada o inexistent</w:t>
        </w:r>
        <w:r>
          <w:rPr>
            <w:noProof/>
            <w:webHidden/>
          </w:rPr>
          <w:tab/>
        </w:r>
        <w:r>
          <w:rPr>
            <w:noProof/>
            <w:webHidden/>
          </w:rPr>
          <w:fldChar w:fldCharType="begin"/>
        </w:r>
        <w:r>
          <w:rPr>
            <w:noProof/>
            <w:webHidden/>
          </w:rPr>
          <w:instrText xml:space="preserve"> PAGEREF _Toc421086255 \h </w:instrText>
        </w:r>
      </w:ins>
      <w:r>
        <w:rPr>
          <w:noProof/>
          <w:webHidden/>
        </w:rPr>
      </w:r>
      <w:r>
        <w:rPr>
          <w:noProof/>
          <w:webHidden/>
        </w:rPr>
        <w:fldChar w:fldCharType="separate"/>
      </w:r>
      <w:ins w:id="1091" w:author="UPC" w:date="2015-06-03T09:11:00Z">
        <w:r>
          <w:rPr>
            <w:noProof/>
            <w:webHidden/>
          </w:rPr>
          <w:t>73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92" w:author="UPC" w:date="2015-06-03T09:11:00Z"/>
          <w:rFonts w:asciiTheme="minorHAnsi" w:eastAsiaTheme="minorEastAsia" w:hAnsiTheme="minorHAnsi" w:cstheme="minorBidi"/>
          <w:noProof/>
          <w:szCs w:val="22"/>
          <w:lang w:eastAsia="ca-ES"/>
        </w:rPr>
      </w:pPr>
      <w:ins w:id="1093" w:author="UPC" w:date="2015-06-03T09:11:00Z">
        <w:r w:rsidRPr="006B3396">
          <w:rPr>
            <w:rStyle w:val="Enlla"/>
            <w:noProof/>
          </w:rPr>
          <w:fldChar w:fldCharType="begin"/>
        </w:r>
        <w:r w:rsidRPr="006B3396">
          <w:rPr>
            <w:rStyle w:val="Enlla"/>
            <w:noProof/>
          </w:rPr>
          <w:instrText xml:space="preserve"> </w:instrText>
        </w:r>
        <w:r>
          <w:rPr>
            <w:noProof/>
          </w:rPr>
          <w:instrText>HYPERLINK \l "_Toc421086256"</w:instrText>
        </w:r>
        <w:r w:rsidRPr="006B3396">
          <w:rPr>
            <w:rStyle w:val="Enlla"/>
            <w:noProof/>
          </w:rPr>
          <w:instrText xml:space="preserve"> </w:instrText>
        </w:r>
        <w:r w:rsidRPr="006B3396">
          <w:rPr>
            <w:rStyle w:val="Enlla"/>
            <w:noProof/>
          </w:rPr>
          <w:fldChar w:fldCharType="separate"/>
        </w:r>
        <w:r w:rsidRPr="006B3396">
          <w:rPr>
            <w:rStyle w:val="Enlla"/>
            <w:noProof/>
          </w:rPr>
          <w:t>Figura 94: Error Policy alternatives al servidor de producció</w:t>
        </w:r>
        <w:r>
          <w:rPr>
            <w:noProof/>
            <w:webHidden/>
          </w:rPr>
          <w:tab/>
        </w:r>
        <w:r>
          <w:rPr>
            <w:noProof/>
            <w:webHidden/>
          </w:rPr>
          <w:fldChar w:fldCharType="begin"/>
        </w:r>
        <w:r>
          <w:rPr>
            <w:noProof/>
            <w:webHidden/>
          </w:rPr>
          <w:instrText xml:space="preserve"> PAGEREF _Toc421086256 \h </w:instrText>
        </w:r>
      </w:ins>
      <w:r>
        <w:rPr>
          <w:noProof/>
          <w:webHidden/>
        </w:rPr>
      </w:r>
      <w:r>
        <w:rPr>
          <w:noProof/>
          <w:webHidden/>
        </w:rPr>
        <w:fldChar w:fldCharType="separate"/>
      </w:r>
      <w:ins w:id="1094" w:author="UPC" w:date="2015-06-03T09:11:00Z">
        <w:r>
          <w:rPr>
            <w:noProof/>
            <w:webHidden/>
          </w:rPr>
          <w:t>73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95" w:author="UPC" w:date="2015-06-03T09:11:00Z"/>
          <w:rFonts w:asciiTheme="minorHAnsi" w:eastAsiaTheme="minorEastAsia" w:hAnsiTheme="minorHAnsi" w:cstheme="minorBidi"/>
          <w:noProof/>
          <w:szCs w:val="22"/>
          <w:lang w:eastAsia="ca-ES"/>
        </w:rPr>
      </w:pPr>
      <w:ins w:id="1096" w:author="UPC" w:date="2015-06-03T09:11:00Z">
        <w:r w:rsidRPr="006B3396">
          <w:rPr>
            <w:rStyle w:val="Enlla"/>
            <w:noProof/>
          </w:rPr>
          <w:fldChar w:fldCharType="begin"/>
        </w:r>
        <w:r w:rsidRPr="006B3396">
          <w:rPr>
            <w:rStyle w:val="Enlla"/>
            <w:noProof/>
          </w:rPr>
          <w:instrText xml:space="preserve"> </w:instrText>
        </w:r>
        <w:r>
          <w:rPr>
            <w:noProof/>
          </w:rPr>
          <w:instrText>HYPERLINK \l "_Toc421086257"</w:instrText>
        </w:r>
        <w:r w:rsidRPr="006B3396">
          <w:rPr>
            <w:rStyle w:val="Enlla"/>
            <w:noProof/>
          </w:rPr>
          <w:instrText xml:space="preserve"> </w:instrText>
        </w:r>
        <w:r w:rsidRPr="006B3396">
          <w:rPr>
            <w:rStyle w:val="Enlla"/>
            <w:noProof/>
          </w:rPr>
          <w:fldChar w:fldCharType="separate"/>
        </w:r>
        <w:r w:rsidRPr="006B3396">
          <w:rPr>
            <w:rStyle w:val="Enlla"/>
            <w:noProof/>
          </w:rPr>
          <w:t>Figura 88: Instal·lació del plugin CKEditor</w:t>
        </w:r>
        <w:r>
          <w:rPr>
            <w:noProof/>
            <w:webHidden/>
          </w:rPr>
          <w:tab/>
        </w:r>
        <w:r>
          <w:rPr>
            <w:noProof/>
            <w:webHidden/>
          </w:rPr>
          <w:fldChar w:fldCharType="begin"/>
        </w:r>
        <w:r>
          <w:rPr>
            <w:noProof/>
            <w:webHidden/>
          </w:rPr>
          <w:instrText xml:space="preserve"> PAGEREF _Toc421086257 \h </w:instrText>
        </w:r>
      </w:ins>
      <w:r>
        <w:rPr>
          <w:noProof/>
          <w:webHidden/>
        </w:rPr>
      </w:r>
      <w:r>
        <w:rPr>
          <w:noProof/>
          <w:webHidden/>
        </w:rPr>
        <w:fldChar w:fldCharType="separate"/>
      </w:r>
      <w:ins w:id="1097" w:author="UPC" w:date="2015-06-03T09:11:00Z">
        <w:r>
          <w:rPr>
            <w:noProof/>
            <w:webHidden/>
          </w:rPr>
          <w:t>74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98" w:author="UPC" w:date="2015-06-03T09:11:00Z"/>
          <w:rFonts w:asciiTheme="minorHAnsi" w:eastAsiaTheme="minorEastAsia" w:hAnsiTheme="minorHAnsi" w:cstheme="minorBidi"/>
          <w:noProof/>
          <w:szCs w:val="22"/>
          <w:lang w:eastAsia="ca-ES"/>
        </w:rPr>
      </w:pPr>
      <w:ins w:id="1099" w:author="UPC" w:date="2015-06-03T09:11:00Z">
        <w:r w:rsidRPr="006B3396">
          <w:rPr>
            <w:rStyle w:val="Enlla"/>
            <w:noProof/>
          </w:rPr>
          <w:fldChar w:fldCharType="begin"/>
        </w:r>
        <w:r w:rsidRPr="006B3396">
          <w:rPr>
            <w:rStyle w:val="Enlla"/>
            <w:noProof/>
          </w:rPr>
          <w:instrText xml:space="preserve"> </w:instrText>
        </w:r>
        <w:r>
          <w:rPr>
            <w:noProof/>
          </w:rPr>
          <w:instrText>HYPERLINK \l "_Toc421086258"</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89: Arxiu </w:t>
        </w:r>
        <w:r w:rsidRPr="006B3396">
          <w:rPr>
            <w:rStyle w:val="Enlla"/>
            <w:i/>
            <w:noProof/>
          </w:rPr>
          <w:t>Config.groovy</w:t>
        </w:r>
        <w:r>
          <w:rPr>
            <w:noProof/>
            <w:webHidden/>
          </w:rPr>
          <w:tab/>
        </w:r>
        <w:r>
          <w:rPr>
            <w:noProof/>
            <w:webHidden/>
          </w:rPr>
          <w:fldChar w:fldCharType="begin"/>
        </w:r>
        <w:r>
          <w:rPr>
            <w:noProof/>
            <w:webHidden/>
          </w:rPr>
          <w:instrText xml:space="preserve"> PAGEREF _Toc421086258 \h </w:instrText>
        </w:r>
      </w:ins>
      <w:r>
        <w:rPr>
          <w:noProof/>
          <w:webHidden/>
        </w:rPr>
      </w:r>
      <w:r>
        <w:rPr>
          <w:noProof/>
          <w:webHidden/>
        </w:rPr>
        <w:fldChar w:fldCharType="separate"/>
      </w:r>
      <w:ins w:id="1100" w:author="UPC" w:date="2015-06-03T09:11:00Z">
        <w:r>
          <w:rPr>
            <w:noProof/>
            <w:webHidden/>
          </w:rPr>
          <w:t>75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01" w:author="UPC" w:date="2015-06-03T09:11:00Z"/>
          <w:rFonts w:asciiTheme="minorHAnsi" w:eastAsiaTheme="minorEastAsia" w:hAnsiTheme="minorHAnsi" w:cstheme="minorBidi"/>
          <w:noProof/>
          <w:szCs w:val="22"/>
          <w:lang w:eastAsia="ca-ES"/>
        </w:rPr>
      </w:pPr>
      <w:ins w:id="1102" w:author="UPC" w:date="2015-06-03T09:11:00Z">
        <w:r w:rsidRPr="006B3396">
          <w:rPr>
            <w:rStyle w:val="Enlla"/>
            <w:noProof/>
          </w:rPr>
          <w:fldChar w:fldCharType="begin"/>
        </w:r>
        <w:r w:rsidRPr="006B3396">
          <w:rPr>
            <w:rStyle w:val="Enlla"/>
            <w:noProof/>
          </w:rPr>
          <w:instrText xml:space="preserve"> </w:instrText>
        </w:r>
        <w:r>
          <w:rPr>
            <w:noProof/>
          </w:rPr>
          <w:instrText>HYPERLINK \l "_Toc421086259"</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90: Arxiu </w:t>
        </w:r>
        <w:r w:rsidRPr="006B3396">
          <w:rPr>
            <w:rStyle w:val="Enlla"/>
            <w:i/>
            <w:noProof/>
          </w:rPr>
          <w:t>ckeditorconfig.js</w:t>
        </w:r>
        <w:r>
          <w:rPr>
            <w:noProof/>
            <w:webHidden/>
          </w:rPr>
          <w:tab/>
        </w:r>
        <w:r>
          <w:rPr>
            <w:noProof/>
            <w:webHidden/>
          </w:rPr>
          <w:fldChar w:fldCharType="begin"/>
        </w:r>
        <w:r>
          <w:rPr>
            <w:noProof/>
            <w:webHidden/>
          </w:rPr>
          <w:instrText xml:space="preserve"> PAGEREF _Toc421086259 \h </w:instrText>
        </w:r>
      </w:ins>
      <w:r>
        <w:rPr>
          <w:noProof/>
          <w:webHidden/>
        </w:rPr>
      </w:r>
      <w:r>
        <w:rPr>
          <w:noProof/>
          <w:webHidden/>
        </w:rPr>
        <w:fldChar w:fldCharType="separate"/>
      </w:r>
      <w:ins w:id="1103" w:author="UPC" w:date="2015-06-03T09:11:00Z">
        <w:r>
          <w:rPr>
            <w:noProof/>
            <w:webHidden/>
          </w:rPr>
          <w:t>77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04" w:author="UPC" w:date="2015-06-03T09:11:00Z"/>
          <w:rFonts w:asciiTheme="minorHAnsi" w:eastAsiaTheme="minorEastAsia" w:hAnsiTheme="minorHAnsi" w:cstheme="minorBidi"/>
          <w:noProof/>
          <w:szCs w:val="22"/>
          <w:lang w:eastAsia="ca-ES"/>
        </w:rPr>
      </w:pPr>
      <w:ins w:id="1105" w:author="UPC" w:date="2015-06-03T09:11:00Z">
        <w:r w:rsidRPr="006B3396">
          <w:rPr>
            <w:rStyle w:val="Enlla"/>
            <w:noProof/>
          </w:rPr>
          <w:fldChar w:fldCharType="begin"/>
        </w:r>
        <w:r w:rsidRPr="006B3396">
          <w:rPr>
            <w:rStyle w:val="Enlla"/>
            <w:noProof/>
          </w:rPr>
          <w:instrText xml:space="preserve"> </w:instrText>
        </w:r>
        <w:r>
          <w:rPr>
            <w:noProof/>
          </w:rPr>
          <w:instrText>HYPERLINK \l "_Toc421086260"</w:instrText>
        </w:r>
        <w:r w:rsidRPr="006B3396">
          <w:rPr>
            <w:rStyle w:val="Enlla"/>
            <w:noProof/>
          </w:rPr>
          <w:instrText xml:space="preserve"> </w:instrText>
        </w:r>
        <w:r w:rsidRPr="006B3396">
          <w:rPr>
            <w:rStyle w:val="Enlla"/>
            <w:noProof/>
          </w:rPr>
          <w:fldChar w:fldCharType="separate"/>
        </w:r>
        <w:r w:rsidRPr="006B3396">
          <w:rPr>
            <w:rStyle w:val="Enlla"/>
            <w:noProof/>
          </w:rPr>
          <w:t>Figura 91: Afegir CKeditor de manera ràpida a una vista GSP</w:t>
        </w:r>
        <w:r>
          <w:rPr>
            <w:noProof/>
            <w:webHidden/>
          </w:rPr>
          <w:tab/>
        </w:r>
        <w:r>
          <w:rPr>
            <w:noProof/>
            <w:webHidden/>
          </w:rPr>
          <w:fldChar w:fldCharType="begin"/>
        </w:r>
        <w:r>
          <w:rPr>
            <w:noProof/>
            <w:webHidden/>
          </w:rPr>
          <w:instrText xml:space="preserve"> PAGEREF _Toc421086260 \h </w:instrText>
        </w:r>
      </w:ins>
      <w:r>
        <w:rPr>
          <w:noProof/>
          <w:webHidden/>
        </w:rPr>
      </w:r>
      <w:r>
        <w:rPr>
          <w:noProof/>
          <w:webHidden/>
        </w:rPr>
        <w:fldChar w:fldCharType="separate"/>
      </w:r>
      <w:ins w:id="1106" w:author="UPC" w:date="2015-06-03T09:11:00Z">
        <w:r>
          <w:rPr>
            <w:noProof/>
            <w:webHidden/>
          </w:rPr>
          <w:t>78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07" w:author="UPC" w:date="2015-06-03T09:11:00Z"/>
          <w:rFonts w:asciiTheme="minorHAnsi" w:eastAsiaTheme="minorEastAsia" w:hAnsiTheme="minorHAnsi" w:cstheme="minorBidi"/>
          <w:noProof/>
          <w:szCs w:val="22"/>
          <w:lang w:eastAsia="ca-ES"/>
        </w:rPr>
      </w:pPr>
      <w:ins w:id="1108" w:author="UPC" w:date="2015-06-03T09:11:00Z">
        <w:r w:rsidRPr="006B3396">
          <w:rPr>
            <w:rStyle w:val="Enlla"/>
            <w:noProof/>
          </w:rPr>
          <w:fldChar w:fldCharType="begin"/>
        </w:r>
        <w:r w:rsidRPr="006B3396">
          <w:rPr>
            <w:rStyle w:val="Enlla"/>
            <w:noProof/>
          </w:rPr>
          <w:instrText xml:space="preserve"> </w:instrText>
        </w:r>
        <w:r>
          <w:rPr>
            <w:noProof/>
          </w:rPr>
          <w:instrText>HYPERLINK \l "_Toc421086261"</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92: Afegir llibreria </w:t>
        </w:r>
        <w:r w:rsidRPr="006B3396">
          <w:rPr>
            <w:rStyle w:val="Enlla"/>
            <w:rFonts w:ascii="Consolas" w:hAnsi="Consolas" w:cs="Consolas"/>
            <w:noProof/>
          </w:rPr>
          <w:t>&lt;ckeditor:resources&gt;</w:t>
        </w:r>
        <w:r w:rsidRPr="006B3396">
          <w:rPr>
            <w:rStyle w:val="Enlla"/>
            <w:noProof/>
          </w:rPr>
          <w:t xml:space="preserve"> depenent de si es fa servir CKEditor o editor de codi HTML/GSP</w:t>
        </w:r>
        <w:r>
          <w:rPr>
            <w:noProof/>
            <w:webHidden/>
          </w:rPr>
          <w:tab/>
        </w:r>
        <w:r>
          <w:rPr>
            <w:noProof/>
            <w:webHidden/>
          </w:rPr>
          <w:fldChar w:fldCharType="begin"/>
        </w:r>
        <w:r>
          <w:rPr>
            <w:noProof/>
            <w:webHidden/>
          </w:rPr>
          <w:instrText xml:space="preserve"> PAGEREF _Toc421086261 \h </w:instrText>
        </w:r>
      </w:ins>
      <w:r>
        <w:rPr>
          <w:noProof/>
          <w:webHidden/>
        </w:rPr>
      </w:r>
      <w:r>
        <w:rPr>
          <w:noProof/>
          <w:webHidden/>
        </w:rPr>
        <w:fldChar w:fldCharType="separate"/>
      </w:r>
      <w:ins w:id="1109" w:author="UPC" w:date="2015-06-03T09:11:00Z">
        <w:r>
          <w:rPr>
            <w:noProof/>
            <w:webHidden/>
          </w:rPr>
          <w:t>78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10" w:author="UPC" w:date="2015-06-03T09:11:00Z"/>
          <w:rFonts w:asciiTheme="minorHAnsi" w:eastAsiaTheme="minorEastAsia" w:hAnsiTheme="minorHAnsi" w:cstheme="minorBidi"/>
          <w:noProof/>
          <w:szCs w:val="22"/>
          <w:lang w:eastAsia="ca-ES"/>
        </w:rPr>
      </w:pPr>
      <w:ins w:id="1111" w:author="UPC" w:date="2015-06-03T09:11:00Z">
        <w:r w:rsidRPr="006B3396">
          <w:rPr>
            <w:rStyle w:val="Enlla"/>
            <w:noProof/>
          </w:rPr>
          <w:fldChar w:fldCharType="begin"/>
        </w:r>
        <w:r w:rsidRPr="006B3396">
          <w:rPr>
            <w:rStyle w:val="Enlla"/>
            <w:noProof/>
          </w:rPr>
          <w:instrText xml:space="preserve"> </w:instrText>
        </w:r>
        <w:r>
          <w:rPr>
            <w:noProof/>
          </w:rPr>
          <w:instrText>HYPERLINK \l "_Toc421086262"</w:instrText>
        </w:r>
        <w:r w:rsidRPr="006B3396">
          <w:rPr>
            <w:rStyle w:val="Enlla"/>
            <w:noProof/>
          </w:rPr>
          <w:instrText xml:space="preserve"> </w:instrText>
        </w:r>
        <w:r w:rsidRPr="006B3396">
          <w:rPr>
            <w:rStyle w:val="Enlla"/>
            <w:noProof/>
          </w:rPr>
          <w:fldChar w:fldCharType="separate"/>
        </w:r>
        <w:r w:rsidRPr="006B3396">
          <w:rPr>
            <w:rStyle w:val="Enlla"/>
            <w:noProof/>
          </w:rPr>
          <w:t>Figura 93: Codi GSP que provoca espais/tabulacions afegides en l'editor de codi HTML/GSP</w:t>
        </w:r>
        <w:r>
          <w:rPr>
            <w:noProof/>
            <w:webHidden/>
          </w:rPr>
          <w:tab/>
        </w:r>
        <w:r>
          <w:rPr>
            <w:noProof/>
            <w:webHidden/>
          </w:rPr>
          <w:fldChar w:fldCharType="begin"/>
        </w:r>
        <w:r>
          <w:rPr>
            <w:noProof/>
            <w:webHidden/>
          </w:rPr>
          <w:instrText xml:space="preserve"> PAGEREF _Toc421086262 \h </w:instrText>
        </w:r>
      </w:ins>
      <w:r>
        <w:rPr>
          <w:noProof/>
          <w:webHidden/>
        </w:rPr>
      </w:r>
      <w:r>
        <w:rPr>
          <w:noProof/>
          <w:webHidden/>
        </w:rPr>
        <w:fldChar w:fldCharType="separate"/>
      </w:r>
      <w:ins w:id="1112" w:author="UPC" w:date="2015-06-03T09:11:00Z">
        <w:r>
          <w:rPr>
            <w:noProof/>
            <w:webHidden/>
          </w:rPr>
          <w:t>78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13" w:author="UPC" w:date="2015-06-03T09:11:00Z"/>
          <w:rFonts w:asciiTheme="minorHAnsi" w:eastAsiaTheme="minorEastAsia" w:hAnsiTheme="minorHAnsi" w:cstheme="minorBidi"/>
          <w:noProof/>
          <w:szCs w:val="22"/>
          <w:lang w:eastAsia="ca-ES"/>
        </w:rPr>
      </w:pPr>
      <w:ins w:id="1114" w:author="UPC" w:date="2015-06-03T09:11:00Z">
        <w:r w:rsidRPr="006B3396">
          <w:rPr>
            <w:rStyle w:val="Enlla"/>
            <w:noProof/>
          </w:rPr>
          <w:fldChar w:fldCharType="begin"/>
        </w:r>
        <w:r w:rsidRPr="006B3396">
          <w:rPr>
            <w:rStyle w:val="Enlla"/>
            <w:noProof/>
          </w:rPr>
          <w:instrText xml:space="preserve"> </w:instrText>
        </w:r>
        <w:r>
          <w:rPr>
            <w:noProof/>
          </w:rPr>
          <w:instrText>HYPERLINK \l "_Toc421086263"</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94: Arxiu </w:t>
        </w:r>
        <w:r w:rsidRPr="006B3396">
          <w:rPr>
            <w:rStyle w:val="Enlla"/>
            <w:i/>
            <w:noProof/>
          </w:rPr>
          <w:t>config.js</w:t>
        </w:r>
        <w:r w:rsidRPr="006B3396">
          <w:rPr>
            <w:rStyle w:val="Enlla"/>
            <w:noProof/>
          </w:rPr>
          <w:t xml:space="preserve"> (CKEditor) de l’aplicació Editor (gcrrhh)</w:t>
        </w:r>
        <w:r>
          <w:rPr>
            <w:noProof/>
            <w:webHidden/>
          </w:rPr>
          <w:tab/>
        </w:r>
        <w:r>
          <w:rPr>
            <w:noProof/>
            <w:webHidden/>
          </w:rPr>
          <w:fldChar w:fldCharType="begin"/>
        </w:r>
        <w:r>
          <w:rPr>
            <w:noProof/>
            <w:webHidden/>
          </w:rPr>
          <w:instrText xml:space="preserve"> PAGEREF _Toc421086263 \h </w:instrText>
        </w:r>
      </w:ins>
      <w:r>
        <w:rPr>
          <w:noProof/>
          <w:webHidden/>
        </w:rPr>
      </w:r>
      <w:r>
        <w:rPr>
          <w:noProof/>
          <w:webHidden/>
        </w:rPr>
        <w:fldChar w:fldCharType="separate"/>
      </w:r>
      <w:ins w:id="1115" w:author="UPC" w:date="2015-06-03T09:11:00Z">
        <w:r>
          <w:rPr>
            <w:noProof/>
            <w:webHidden/>
          </w:rPr>
          <w:t>81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16" w:author="UPC" w:date="2015-06-03T09:11:00Z"/>
          <w:rFonts w:asciiTheme="minorHAnsi" w:eastAsiaTheme="minorEastAsia" w:hAnsiTheme="minorHAnsi" w:cstheme="minorBidi"/>
          <w:noProof/>
          <w:szCs w:val="22"/>
          <w:lang w:eastAsia="ca-ES"/>
        </w:rPr>
      </w:pPr>
      <w:ins w:id="1117" w:author="UPC" w:date="2015-06-03T09:11:00Z">
        <w:r w:rsidRPr="006B3396">
          <w:rPr>
            <w:rStyle w:val="Enlla"/>
            <w:noProof/>
          </w:rPr>
          <w:fldChar w:fldCharType="begin"/>
        </w:r>
        <w:r w:rsidRPr="006B3396">
          <w:rPr>
            <w:rStyle w:val="Enlla"/>
            <w:noProof/>
          </w:rPr>
          <w:instrText xml:space="preserve"> </w:instrText>
        </w:r>
        <w:r>
          <w:rPr>
            <w:noProof/>
          </w:rPr>
          <w:instrText>HYPERLINK \l "_Toc421086264"</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95: CKEditor: configuració del plugin al </w:t>
        </w:r>
        <w:r w:rsidRPr="006B3396">
          <w:rPr>
            <w:rStyle w:val="Enlla"/>
            <w:i/>
            <w:noProof/>
          </w:rPr>
          <w:t>Config.groovy</w:t>
        </w:r>
        <w:r w:rsidRPr="006B3396">
          <w:rPr>
            <w:rStyle w:val="Enlla"/>
            <w:noProof/>
          </w:rPr>
          <w:t xml:space="preserve"> del gcrrhh</w:t>
        </w:r>
        <w:r>
          <w:rPr>
            <w:noProof/>
            <w:webHidden/>
          </w:rPr>
          <w:tab/>
        </w:r>
        <w:r>
          <w:rPr>
            <w:noProof/>
            <w:webHidden/>
          </w:rPr>
          <w:fldChar w:fldCharType="begin"/>
        </w:r>
        <w:r>
          <w:rPr>
            <w:noProof/>
            <w:webHidden/>
          </w:rPr>
          <w:instrText xml:space="preserve"> PAGEREF _Toc421086264 \h </w:instrText>
        </w:r>
      </w:ins>
      <w:r>
        <w:rPr>
          <w:noProof/>
          <w:webHidden/>
        </w:rPr>
      </w:r>
      <w:r>
        <w:rPr>
          <w:noProof/>
          <w:webHidden/>
        </w:rPr>
        <w:fldChar w:fldCharType="separate"/>
      </w:r>
      <w:ins w:id="1118" w:author="UPC" w:date="2015-06-03T09:11:00Z">
        <w:r>
          <w:rPr>
            <w:noProof/>
            <w:webHidden/>
          </w:rPr>
          <w:t>83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19" w:author="UPC" w:date="2015-06-03T09:11:00Z"/>
          <w:rFonts w:asciiTheme="minorHAnsi" w:eastAsiaTheme="minorEastAsia" w:hAnsiTheme="minorHAnsi" w:cstheme="minorBidi"/>
          <w:noProof/>
          <w:szCs w:val="22"/>
          <w:lang w:eastAsia="ca-ES"/>
        </w:rPr>
      </w:pPr>
      <w:ins w:id="1120" w:author="UPC" w:date="2015-06-03T09:11:00Z">
        <w:r w:rsidRPr="006B3396">
          <w:rPr>
            <w:rStyle w:val="Enlla"/>
            <w:noProof/>
          </w:rPr>
          <w:fldChar w:fldCharType="begin"/>
        </w:r>
        <w:r w:rsidRPr="006B3396">
          <w:rPr>
            <w:rStyle w:val="Enlla"/>
            <w:noProof/>
          </w:rPr>
          <w:instrText xml:space="preserve"> </w:instrText>
        </w:r>
        <w:r>
          <w:rPr>
            <w:noProof/>
          </w:rPr>
          <w:instrText>HYPERLINK \l "_Toc421086265"</w:instrText>
        </w:r>
        <w:r w:rsidRPr="006B3396">
          <w:rPr>
            <w:rStyle w:val="Enlla"/>
            <w:noProof/>
          </w:rPr>
          <w:instrText xml:space="preserve"> </w:instrText>
        </w:r>
        <w:r w:rsidRPr="006B3396">
          <w:rPr>
            <w:rStyle w:val="Enlla"/>
            <w:noProof/>
          </w:rPr>
          <w:fldChar w:fldCharType="separate"/>
        </w:r>
        <w:r w:rsidRPr="006B3396">
          <w:rPr>
            <w:rStyle w:val="Enlla"/>
            <w:noProof/>
          </w:rPr>
          <w:t>Figura 101: CKEditor realitzat des d'un Text Area</w:t>
        </w:r>
        <w:r>
          <w:rPr>
            <w:noProof/>
            <w:webHidden/>
          </w:rPr>
          <w:tab/>
        </w:r>
        <w:r>
          <w:rPr>
            <w:noProof/>
            <w:webHidden/>
          </w:rPr>
          <w:fldChar w:fldCharType="begin"/>
        </w:r>
        <w:r>
          <w:rPr>
            <w:noProof/>
            <w:webHidden/>
          </w:rPr>
          <w:instrText xml:space="preserve"> PAGEREF _Toc421086265 \h </w:instrText>
        </w:r>
      </w:ins>
      <w:r>
        <w:rPr>
          <w:noProof/>
          <w:webHidden/>
        </w:rPr>
      </w:r>
      <w:r>
        <w:rPr>
          <w:noProof/>
          <w:webHidden/>
        </w:rPr>
        <w:fldChar w:fldCharType="separate"/>
      </w:r>
      <w:ins w:id="1121" w:author="UPC" w:date="2015-06-03T09:11:00Z">
        <w:r>
          <w:rPr>
            <w:noProof/>
            <w:webHidden/>
          </w:rPr>
          <w:t>84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22" w:author="UPC" w:date="2015-06-03T09:11:00Z"/>
          <w:rFonts w:asciiTheme="minorHAnsi" w:eastAsiaTheme="minorEastAsia" w:hAnsiTheme="minorHAnsi" w:cstheme="minorBidi"/>
          <w:noProof/>
          <w:szCs w:val="22"/>
          <w:lang w:eastAsia="ca-ES"/>
        </w:rPr>
      </w:pPr>
      <w:ins w:id="1123" w:author="UPC" w:date="2015-06-03T09:11:00Z">
        <w:r w:rsidRPr="006B3396">
          <w:rPr>
            <w:rStyle w:val="Enlla"/>
            <w:noProof/>
          </w:rPr>
          <w:fldChar w:fldCharType="begin"/>
        </w:r>
        <w:r w:rsidRPr="006B3396">
          <w:rPr>
            <w:rStyle w:val="Enlla"/>
            <w:noProof/>
          </w:rPr>
          <w:instrText xml:space="preserve"> </w:instrText>
        </w:r>
        <w:r>
          <w:rPr>
            <w:noProof/>
          </w:rPr>
          <w:instrText>HYPERLINK \l "_Toc421086266"</w:instrText>
        </w:r>
        <w:r w:rsidRPr="006B3396">
          <w:rPr>
            <w:rStyle w:val="Enlla"/>
            <w:noProof/>
          </w:rPr>
          <w:instrText xml:space="preserve"> </w:instrText>
        </w:r>
        <w:r w:rsidRPr="006B3396">
          <w:rPr>
            <w:rStyle w:val="Enlla"/>
            <w:noProof/>
          </w:rPr>
          <w:fldChar w:fldCharType="separate"/>
        </w:r>
        <w:r w:rsidRPr="006B3396">
          <w:rPr>
            <w:rStyle w:val="Enlla"/>
            <w:noProof/>
          </w:rPr>
          <w:t>Figura 102: Opcions de config.js declarades a la vista GSP</w:t>
        </w:r>
        <w:r>
          <w:rPr>
            <w:noProof/>
            <w:webHidden/>
          </w:rPr>
          <w:tab/>
        </w:r>
        <w:r>
          <w:rPr>
            <w:noProof/>
            <w:webHidden/>
          </w:rPr>
          <w:fldChar w:fldCharType="begin"/>
        </w:r>
        <w:r>
          <w:rPr>
            <w:noProof/>
            <w:webHidden/>
          </w:rPr>
          <w:instrText xml:space="preserve"> PAGEREF _Toc421086266 \h </w:instrText>
        </w:r>
      </w:ins>
      <w:r>
        <w:rPr>
          <w:noProof/>
          <w:webHidden/>
        </w:rPr>
      </w:r>
      <w:r>
        <w:rPr>
          <w:noProof/>
          <w:webHidden/>
        </w:rPr>
        <w:fldChar w:fldCharType="separate"/>
      </w:r>
      <w:ins w:id="1124" w:author="UPC" w:date="2015-06-03T09:11:00Z">
        <w:r>
          <w:rPr>
            <w:noProof/>
            <w:webHidden/>
          </w:rPr>
          <w:t>84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25" w:author="UPC" w:date="2015-06-03T09:11:00Z"/>
          <w:rFonts w:asciiTheme="minorHAnsi" w:eastAsiaTheme="minorEastAsia" w:hAnsiTheme="minorHAnsi" w:cstheme="minorBidi"/>
          <w:noProof/>
          <w:szCs w:val="22"/>
          <w:lang w:eastAsia="ca-ES"/>
        </w:rPr>
      </w:pPr>
      <w:ins w:id="1126" w:author="UPC" w:date="2015-06-03T09:11:00Z">
        <w:r w:rsidRPr="006B3396">
          <w:rPr>
            <w:rStyle w:val="Enlla"/>
            <w:noProof/>
          </w:rPr>
          <w:fldChar w:fldCharType="begin"/>
        </w:r>
        <w:r w:rsidRPr="006B3396">
          <w:rPr>
            <w:rStyle w:val="Enlla"/>
            <w:noProof/>
          </w:rPr>
          <w:instrText xml:space="preserve"> </w:instrText>
        </w:r>
        <w:r>
          <w:rPr>
            <w:noProof/>
          </w:rPr>
          <w:instrText>HYPERLINK \l "_Toc421086267"</w:instrText>
        </w:r>
        <w:r w:rsidRPr="006B3396">
          <w:rPr>
            <w:rStyle w:val="Enlla"/>
            <w:noProof/>
          </w:rPr>
          <w:instrText xml:space="preserve"> </w:instrText>
        </w:r>
        <w:r w:rsidRPr="006B3396">
          <w:rPr>
            <w:rStyle w:val="Enlla"/>
            <w:noProof/>
          </w:rPr>
          <w:fldChar w:fldCharType="separate"/>
        </w:r>
        <w:r w:rsidRPr="006B3396">
          <w:rPr>
            <w:rStyle w:val="Enlla"/>
            <w:noProof/>
          </w:rPr>
          <w:t>Figura 102: Opcions de config.js declarades a la vista GSP</w:t>
        </w:r>
        <w:r>
          <w:rPr>
            <w:noProof/>
            <w:webHidden/>
          </w:rPr>
          <w:tab/>
        </w:r>
        <w:r>
          <w:rPr>
            <w:noProof/>
            <w:webHidden/>
          </w:rPr>
          <w:fldChar w:fldCharType="begin"/>
        </w:r>
        <w:r>
          <w:rPr>
            <w:noProof/>
            <w:webHidden/>
          </w:rPr>
          <w:instrText xml:space="preserve"> PAGEREF _Toc421086267 \h </w:instrText>
        </w:r>
      </w:ins>
      <w:r>
        <w:rPr>
          <w:noProof/>
          <w:webHidden/>
        </w:rPr>
      </w:r>
      <w:r>
        <w:rPr>
          <w:noProof/>
          <w:webHidden/>
        </w:rPr>
        <w:fldChar w:fldCharType="separate"/>
      </w:r>
      <w:ins w:id="1127" w:author="UPC" w:date="2015-06-03T09:11:00Z">
        <w:r>
          <w:rPr>
            <w:noProof/>
            <w:webHidden/>
          </w:rPr>
          <w:t>85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28" w:author="UPC" w:date="2015-06-03T09:11:00Z"/>
          <w:rFonts w:asciiTheme="minorHAnsi" w:eastAsiaTheme="minorEastAsia" w:hAnsiTheme="minorHAnsi" w:cstheme="minorBidi"/>
          <w:noProof/>
          <w:szCs w:val="22"/>
          <w:lang w:eastAsia="ca-ES"/>
        </w:rPr>
      </w:pPr>
      <w:ins w:id="1129" w:author="UPC" w:date="2015-06-03T09:11:00Z">
        <w:r w:rsidRPr="006B3396">
          <w:rPr>
            <w:rStyle w:val="Enlla"/>
            <w:noProof/>
          </w:rPr>
          <w:fldChar w:fldCharType="begin"/>
        </w:r>
        <w:r w:rsidRPr="006B3396">
          <w:rPr>
            <w:rStyle w:val="Enlla"/>
            <w:noProof/>
          </w:rPr>
          <w:instrText xml:space="preserve"> </w:instrText>
        </w:r>
        <w:r>
          <w:rPr>
            <w:noProof/>
          </w:rPr>
          <w:instrText>HYPERLINK \l "_Toc421086268"</w:instrText>
        </w:r>
        <w:r w:rsidRPr="006B3396">
          <w:rPr>
            <w:rStyle w:val="Enlla"/>
            <w:noProof/>
          </w:rPr>
          <w:instrText xml:space="preserve"> </w:instrText>
        </w:r>
        <w:r w:rsidRPr="006B3396">
          <w:rPr>
            <w:rStyle w:val="Enlla"/>
            <w:noProof/>
          </w:rPr>
          <w:fldChar w:fldCharType="separate"/>
        </w:r>
        <w:r w:rsidRPr="006B3396">
          <w:rPr>
            <w:rStyle w:val="Enlla"/>
            <w:noProof/>
          </w:rPr>
          <w:t>Figura 102: Opcions de config.js declarades a la vista GSP</w:t>
        </w:r>
        <w:r>
          <w:rPr>
            <w:noProof/>
            <w:webHidden/>
          </w:rPr>
          <w:tab/>
        </w:r>
        <w:r>
          <w:rPr>
            <w:noProof/>
            <w:webHidden/>
          </w:rPr>
          <w:fldChar w:fldCharType="begin"/>
        </w:r>
        <w:r>
          <w:rPr>
            <w:noProof/>
            <w:webHidden/>
          </w:rPr>
          <w:instrText xml:space="preserve"> PAGEREF _Toc421086268 \h </w:instrText>
        </w:r>
      </w:ins>
      <w:r>
        <w:rPr>
          <w:noProof/>
          <w:webHidden/>
        </w:rPr>
      </w:r>
      <w:r>
        <w:rPr>
          <w:noProof/>
          <w:webHidden/>
        </w:rPr>
        <w:fldChar w:fldCharType="separate"/>
      </w:r>
      <w:ins w:id="1130" w:author="UPC" w:date="2015-06-03T09:11:00Z">
        <w:r>
          <w:rPr>
            <w:noProof/>
            <w:webHidden/>
          </w:rPr>
          <w:t>85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31" w:author="UPC" w:date="2015-06-03T09:11:00Z"/>
          <w:rFonts w:asciiTheme="minorHAnsi" w:eastAsiaTheme="minorEastAsia" w:hAnsiTheme="minorHAnsi" w:cstheme="minorBidi"/>
          <w:noProof/>
          <w:szCs w:val="22"/>
          <w:lang w:eastAsia="ca-ES"/>
        </w:rPr>
      </w:pPr>
      <w:ins w:id="1132" w:author="UPC" w:date="2015-06-03T09:11:00Z">
        <w:r w:rsidRPr="006B3396">
          <w:rPr>
            <w:rStyle w:val="Enlla"/>
            <w:noProof/>
          </w:rPr>
          <w:fldChar w:fldCharType="begin"/>
        </w:r>
        <w:r w:rsidRPr="006B3396">
          <w:rPr>
            <w:rStyle w:val="Enlla"/>
            <w:noProof/>
          </w:rPr>
          <w:instrText xml:space="preserve"> </w:instrText>
        </w:r>
        <w:r>
          <w:rPr>
            <w:noProof/>
          </w:rPr>
          <w:instrText>HYPERLINK \l "_Toc421086269"</w:instrText>
        </w:r>
        <w:r w:rsidRPr="006B3396">
          <w:rPr>
            <w:rStyle w:val="Enlla"/>
            <w:noProof/>
          </w:rPr>
          <w:instrText xml:space="preserve"> </w:instrText>
        </w:r>
        <w:r w:rsidRPr="006B3396">
          <w:rPr>
            <w:rStyle w:val="Enlla"/>
            <w:noProof/>
          </w:rPr>
          <w:fldChar w:fldCharType="separate"/>
        </w:r>
        <w:r w:rsidRPr="006B3396">
          <w:rPr>
            <w:rStyle w:val="Enlla"/>
            <w:noProof/>
          </w:rPr>
          <w:t>Figura 96: Taglib personalitzat per a les aplicacions RPPAS, RPPDI i RPBEC</w:t>
        </w:r>
        <w:r>
          <w:rPr>
            <w:noProof/>
            <w:webHidden/>
          </w:rPr>
          <w:tab/>
        </w:r>
        <w:r>
          <w:rPr>
            <w:noProof/>
            <w:webHidden/>
          </w:rPr>
          <w:fldChar w:fldCharType="begin"/>
        </w:r>
        <w:r>
          <w:rPr>
            <w:noProof/>
            <w:webHidden/>
          </w:rPr>
          <w:instrText xml:space="preserve"> PAGEREF _Toc421086269 \h </w:instrText>
        </w:r>
      </w:ins>
      <w:r>
        <w:rPr>
          <w:noProof/>
          <w:webHidden/>
        </w:rPr>
      </w:r>
      <w:r>
        <w:rPr>
          <w:noProof/>
          <w:webHidden/>
        </w:rPr>
        <w:fldChar w:fldCharType="separate"/>
      </w:r>
      <w:ins w:id="1133" w:author="UPC" w:date="2015-06-03T09:11:00Z">
        <w:r>
          <w:rPr>
            <w:noProof/>
            <w:webHidden/>
          </w:rPr>
          <w:t>86</w:t>
        </w:r>
        <w:r>
          <w:rPr>
            <w:noProof/>
            <w:webHidden/>
          </w:rPr>
          <w:fldChar w:fldCharType="end"/>
        </w:r>
        <w:r w:rsidRPr="006B3396">
          <w:rPr>
            <w:rStyle w:val="Enlla"/>
            <w:noProof/>
          </w:rPr>
          <w:fldChar w:fldCharType="end"/>
        </w:r>
      </w:ins>
    </w:p>
    <w:p w:rsidR="006E09D1" w:rsidDel="00154CE0" w:rsidRDefault="006E09D1">
      <w:pPr>
        <w:pStyle w:val="ndexdillustracions"/>
        <w:tabs>
          <w:tab w:val="right" w:leader="dot" w:pos="8495"/>
        </w:tabs>
        <w:rPr>
          <w:del w:id="1134" w:author="UPC" w:date="2015-04-29T07:58:00Z"/>
          <w:rFonts w:asciiTheme="minorHAnsi" w:eastAsiaTheme="minorEastAsia" w:hAnsiTheme="minorHAnsi" w:cstheme="minorBidi"/>
          <w:noProof/>
          <w:szCs w:val="22"/>
          <w:lang w:eastAsia="ca-ES"/>
        </w:rPr>
      </w:pPr>
      <w:del w:id="1135" w:author="UPC" w:date="2015-04-29T07:58:00Z">
        <w:r w:rsidRPr="00154CE0" w:rsidDel="00154CE0">
          <w:rPr>
            <w:rPrChange w:id="1136" w:author="UPC" w:date="2015-04-29T07:58:00Z">
              <w:rPr>
                <w:rStyle w:val="Enlla"/>
                <w:noProof/>
              </w:rPr>
            </w:rPrChange>
          </w:rPr>
          <w:delText>Figura 1: Referenciar Bootstrap en una aplicació Grails</w:delText>
        </w:r>
        <w:r w:rsidDel="00154CE0">
          <w:rPr>
            <w:noProof/>
            <w:webHidden/>
          </w:rPr>
          <w:tab/>
          <w:delText>14</w:delText>
        </w:r>
      </w:del>
    </w:p>
    <w:p w:rsidR="006E09D1" w:rsidDel="00154CE0" w:rsidRDefault="006E09D1">
      <w:pPr>
        <w:pStyle w:val="ndexdillustracions"/>
        <w:tabs>
          <w:tab w:val="right" w:leader="dot" w:pos="8495"/>
        </w:tabs>
        <w:rPr>
          <w:del w:id="1137" w:author="UPC" w:date="2015-04-29T07:58:00Z"/>
          <w:rFonts w:asciiTheme="minorHAnsi" w:eastAsiaTheme="minorEastAsia" w:hAnsiTheme="minorHAnsi" w:cstheme="minorBidi"/>
          <w:noProof/>
          <w:szCs w:val="22"/>
          <w:lang w:eastAsia="ca-ES"/>
        </w:rPr>
      </w:pPr>
      <w:del w:id="1138" w:author="UPC" w:date="2015-04-29T07:58:00Z">
        <w:r w:rsidRPr="00154CE0" w:rsidDel="00154CE0">
          <w:rPr>
            <w:rPrChange w:id="1139" w:author="UPC" w:date="2015-04-29T07:58:00Z">
              <w:rPr>
                <w:rStyle w:val="Enlla"/>
                <w:noProof/>
              </w:rPr>
            </w:rPrChange>
          </w:rPr>
          <w:delText>Figura 2: Codi d'exemple d'ús de Bootstrap</w:delText>
        </w:r>
        <w:r w:rsidDel="00154CE0">
          <w:rPr>
            <w:noProof/>
            <w:webHidden/>
          </w:rPr>
          <w:tab/>
          <w:delText>15</w:delText>
        </w:r>
      </w:del>
    </w:p>
    <w:p w:rsidR="006E09D1" w:rsidDel="00154CE0" w:rsidRDefault="006E09D1">
      <w:pPr>
        <w:pStyle w:val="ndexdillustracions"/>
        <w:tabs>
          <w:tab w:val="right" w:leader="dot" w:pos="8495"/>
        </w:tabs>
        <w:rPr>
          <w:del w:id="1140" w:author="UPC" w:date="2015-04-29T07:58:00Z"/>
          <w:rFonts w:asciiTheme="minorHAnsi" w:eastAsiaTheme="minorEastAsia" w:hAnsiTheme="minorHAnsi" w:cstheme="minorBidi"/>
          <w:noProof/>
          <w:szCs w:val="22"/>
          <w:lang w:eastAsia="ca-ES"/>
        </w:rPr>
      </w:pPr>
      <w:del w:id="1141" w:author="UPC" w:date="2015-04-29T07:58:00Z">
        <w:r w:rsidRPr="00154CE0" w:rsidDel="00154CE0">
          <w:rPr>
            <w:rPrChange w:id="1142" w:author="UPC" w:date="2015-04-29T07:58:00Z">
              <w:rPr>
                <w:rStyle w:val="Enlla"/>
                <w:noProof/>
              </w:rPr>
            </w:rPrChange>
          </w:rPr>
          <w:delText>Figura 3: Instal·lació del plugin Spring Security Core</w:delText>
        </w:r>
        <w:r w:rsidDel="00154CE0">
          <w:rPr>
            <w:noProof/>
            <w:webHidden/>
          </w:rPr>
          <w:tab/>
          <w:delText>16</w:delText>
        </w:r>
      </w:del>
    </w:p>
    <w:p w:rsidR="006E09D1" w:rsidDel="00154CE0" w:rsidRDefault="006E09D1">
      <w:pPr>
        <w:pStyle w:val="ndexdillustracions"/>
        <w:tabs>
          <w:tab w:val="right" w:leader="dot" w:pos="8495"/>
        </w:tabs>
        <w:rPr>
          <w:del w:id="1143" w:author="UPC" w:date="2015-04-29T07:58:00Z"/>
          <w:rFonts w:asciiTheme="minorHAnsi" w:eastAsiaTheme="minorEastAsia" w:hAnsiTheme="minorHAnsi" w:cstheme="minorBidi"/>
          <w:noProof/>
          <w:szCs w:val="22"/>
          <w:lang w:eastAsia="ca-ES"/>
        </w:rPr>
      </w:pPr>
      <w:del w:id="1144" w:author="UPC" w:date="2015-04-29T07:58:00Z">
        <w:r w:rsidRPr="00154CE0" w:rsidDel="00154CE0">
          <w:rPr>
            <w:rPrChange w:id="1145" w:author="UPC" w:date="2015-04-29T07:58:00Z">
              <w:rPr>
                <w:rStyle w:val="Enlla"/>
                <w:noProof/>
              </w:rPr>
            </w:rPrChange>
          </w:rPr>
          <w:delText>Figura 4: Instal·lació del plugin Spring Security CAS</w:delText>
        </w:r>
        <w:r w:rsidDel="00154CE0">
          <w:rPr>
            <w:noProof/>
            <w:webHidden/>
          </w:rPr>
          <w:tab/>
          <w:delText>16</w:delText>
        </w:r>
      </w:del>
    </w:p>
    <w:p w:rsidR="006E09D1" w:rsidDel="00154CE0" w:rsidRDefault="006E09D1">
      <w:pPr>
        <w:pStyle w:val="ndexdillustracions"/>
        <w:tabs>
          <w:tab w:val="right" w:leader="dot" w:pos="8495"/>
        </w:tabs>
        <w:rPr>
          <w:del w:id="1146" w:author="UPC" w:date="2015-04-29T07:58:00Z"/>
          <w:rFonts w:asciiTheme="minorHAnsi" w:eastAsiaTheme="minorEastAsia" w:hAnsiTheme="minorHAnsi" w:cstheme="minorBidi"/>
          <w:noProof/>
          <w:szCs w:val="22"/>
          <w:lang w:eastAsia="ca-ES"/>
        </w:rPr>
      </w:pPr>
      <w:del w:id="1147" w:author="UPC" w:date="2015-04-29T07:58:00Z">
        <w:r w:rsidRPr="00154CE0" w:rsidDel="00154CE0">
          <w:rPr>
            <w:rPrChange w:id="1148" w:author="UPC" w:date="2015-04-29T07:58:00Z">
              <w:rPr>
                <w:rStyle w:val="Enlla"/>
                <w:noProof/>
              </w:rPr>
            </w:rPrChange>
          </w:rPr>
          <w:delText>Figura 5: Ruta de ReflectionsUtils.groovy d'Spring Security Core a la pestanya Navigator</w:delText>
        </w:r>
        <w:r w:rsidDel="00154CE0">
          <w:rPr>
            <w:noProof/>
            <w:webHidden/>
          </w:rPr>
          <w:tab/>
          <w:delText>17</w:delText>
        </w:r>
      </w:del>
    </w:p>
    <w:p w:rsidR="006E09D1" w:rsidDel="00154CE0" w:rsidRDefault="006E09D1">
      <w:pPr>
        <w:pStyle w:val="ndexdillustracions"/>
        <w:tabs>
          <w:tab w:val="right" w:leader="dot" w:pos="8495"/>
        </w:tabs>
        <w:rPr>
          <w:del w:id="1149" w:author="UPC" w:date="2015-04-29T07:58:00Z"/>
          <w:rFonts w:asciiTheme="minorHAnsi" w:eastAsiaTheme="minorEastAsia" w:hAnsiTheme="minorHAnsi" w:cstheme="minorBidi"/>
          <w:noProof/>
          <w:szCs w:val="22"/>
          <w:lang w:eastAsia="ca-ES"/>
        </w:rPr>
      </w:pPr>
      <w:del w:id="1150" w:author="UPC" w:date="2015-04-29T07:58:00Z">
        <w:r w:rsidRPr="00154CE0" w:rsidDel="00154CE0">
          <w:rPr>
            <w:rPrChange w:id="1151" w:author="UPC" w:date="2015-04-29T07:58:00Z">
              <w:rPr>
                <w:rStyle w:val="Enlla"/>
                <w:noProof/>
              </w:rPr>
            </w:rPrChange>
          </w:rPr>
          <w:delText>Figura 6: Ruta de ReflectionsUtils.groovy d'Spring Security Core al sistema de fitxers</w:delText>
        </w:r>
        <w:r w:rsidDel="00154CE0">
          <w:rPr>
            <w:noProof/>
            <w:webHidden/>
          </w:rPr>
          <w:tab/>
          <w:delText>17</w:delText>
        </w:r>
      </w:del>
    </w:p>
    <w:p w:rsidR="006E09D1" w:rsidDel="00154CE0" w:rsidRDefault="006E09D1">
      <w:pPr>
        <w:pStyle w:val="ndexdillustracions"/>
        <w:tabs>
          <w:tab w:val="right" w:leader="dot" w:pos="8495"/>
        </w:tabs>
        <w:rPr>
          <w:del w:id="1152" w:author="UPC" w:date="2015-04-29T07:58:00Z"/>
          <w:rFonts w:asciiTheme="minorHAnsi" w:eastAsiaTheme="minorEastAsia" w:hAnsiTheme="minorHAnsi" w:cstheme="minorBidi"/>
          <w:noProof/>
          <w:szCs w:val="22"/>
          <w:lang w:eastAsia="ca-ES"/>
        </w:rPr>
      </w:pPr>
      <w:del w:id="1153" w:author="UPC" w:date="2015-04-29T07:58:00Z">
        <w:r w:rsidRPr="00154CE0" w:rsidDel="00154CE0">
          <w:rPr>
            <w:rPrChange w:id="1154" w:author="UPC" w:date="2015-04-29T07:58:00Z">
              <w:rPr>
                <w:rStyle w:val="Enlla"/>
                <w:noProof/>
              </w:rPr>
            </w:rPrChange>
          </w:rPr>
          <w:delText>Figura 7: Import erroni a ReflectionsUtils.groovy</w:delText>
        </w:r>
        <w:r w:rsidDel="00154CE0">
          <w:rPr>
            <w:noProof/>
            <w:webHidden/>
          </w:rPr>
          <w:tab/>
          <w:delText>17</w:delText>
        </w:r>
      </w:del>
    </w:p>
    <w:p w:rsidR="006E09D1" w:rsidDel="00154CE0" w:rsidRDefault="006E09D1">
      <w:pPr>
        <w:pStyle w:val="ndexdillustracions"/>
        <w:tabs>
          <w:tab w:val="right" w:leader="dot" w:pos="8495"/>
        </w:tabs>
        <w:rPr>
          <w:del w:id="1155" w:author="UPC" w:date="2015-04-29T07:58:00Z"/>
          <w:rFonts w:asciiTheme="minorHAnsi" w:eastAsiaTheme="minorEastAsia" w:hAnsiTheme="minorHAnsi" w:cstheme="minorBidi"/>
          <w:noProof/>
          <w:szCs w:val="22"/>
          <w:lang w:eastAsia="ca-ES"/>
        </w:rPr>
      </w:pPr>
      <w:del w:id="1156" w:author="UPC" w:date="2015-04-29T07:58:00Z">
        <w:r w:rsidRPr="00154CE0" w:rsidDel="00154CE0">
          <w:rPr>
            <w:rPrChange w:id="1157" w:author="UPC" w:date="2015-04-29T07:58:00Z">
              <w:rPr>
                <w:rStyle w:val="Enlla"/>
                <w:noProof/>
              </w:rPr>
            </w:rPrChange>
          </w:rPr>
          <w:delText>Figura 8: Import correcte a ReflectionsUtils.groovy</w:delText>
        </w:r>
        <w:r w:rsidDel="00154CE0">
          <w:rPr>
            <w:noProof/>
            <w:webHidden/>
          </w:rPr>
          <w:tab/>
          <w:delText>17</w:delText>
        </w:r>
      </w:del>
    </w:p>
    <w:p w:rsidR="006E09D1" w:rsidDel="00154CE0" w:rsidRDefault="006E09D1">
      <w:pPr>
        <w:pStyle w:val="ndexdillustracions"/>
        <w:tabs>
          <w:tab w:val="right" w:leader="dot" w:pos="8495"/>
        </w:tabs>
        <w:rPr>
          <w:del w:id="1158" w:author="UPC" w:date="2015-04-29T07:58:00Z"/>
          <w:rFonts w:asciiTheme="minorHAnsi" w:eastAsiaTheme="minorEastAsia" w:hAnsiTheme="minorHAnsi" w:cstheme="minorBidi"/>
          <w:noProof/>
          <w:szCs w:val="22"/>
          <w:lang w:eastAsia="ca-ES"/>
        </w:rPr>
      </w:pPr>
      <w:del w:id="1159" w:author="UPC" w:date="2015-04-29T07:58:00Z">
        <w:r w:rsidRPr="00154CE0" w:rsidDel="00154CE0">
          <w:rPr>
            <w:rPrChange w:id="1160" w:author="UPC" w:date="2015-04-29T07:58:00Z">
              <w:rPr>
                <w:rStyle w:val="Enlla"/>
                <w:noProof/>
              </w:rPr>
            </w:rPrChange>
          </w:rPr>
          <w:delText>Figura 9: Instrucció incorrecta a ReflectionsUtils.groovy</w:delText>
        </w:r>
        <w:r w:rsidDel="00154CE0">
          <w:rPr>
            <w:noProof/>
            <w:webHidden/>
          </w:rPr>
          <w:tab/>
          <w:delText>17</w:delText>
        </w:r>
      </w:del>
    </w:p>
    <w:p w:rsidR="006E09D1" w:rsidDel="00154CE0" w:rsidRDefault="006E09D1">
      <w:pPr>
        <w:pStyle w:val="ndexdillustracions"/>
        <w:tabs>
          <w:tab w:val="right" w:leader="dot" w:pos="8495"/>
        </w:tabs>
        <w:rPr>
          <w:del w:id="1161" w:author="UPC" w:date="2015-04-29T07:58:00Z"/>
          <w:rFonts w:asciiTheme="minorHAnsi" w:eastAsiaTheme="minorEastAsia" w:hAnsiTheme="minorHAnsi" w:cstheme="minorBidi"/>
          <w:noProof/>
          <w:szCs w:val="22"/>
          <w:lang w:eastAsia="ca-ES"/>
        </w:rPr>
      </w:pPr>
      <w:del w:id="1162" w:author="UPC" w:date="2015-04-29T07:58:00Z">
        <w:r w:rsidRPr="00154CE0" w:rsidDel="00154CE0">
          <w:rPr>
            <w:rPrChange w:id="1163" w:author="UPC" w:date="2015-04-29T07:58:00Z">
              <w:rPr>
                <w:rStyle w:val="Enlla"/>
                <w:noProof/>
              </w:rPr>
            </w:rPrChange>
          </w:rPr>
          <w:delText>Figura 10: Instrucció correcta a ReflectionsUtils.groovy</w:delText>
        </w:r>
        <w:r w:rsidDel="00154CE0">
          <w:rPr>
            <w:noProof/>
            <w:webHidden/>
          </w:rPr>
          <w:tab/>
          <w:delText>17</w:delText>
        </w:r>
      </w:del>
    </w:p>
    <w:p w:rsidR="006E09D1" w:rsidDel="00154CE0" w:rsidRDefault="006E09D1">
      <w:pPr>
        <w:pStyle w:val="ndexdillustracions"/>
        <w:tabs>
          <w:tab w:val="right" w:leader="dot" w:pos="8495"/>
        </w:tabs>
        <w:rPr>
          <w:del w:id="1164" w:author="UPC" w:date="2015-04-29T07:58:00Z"/>
          <w:rFonts w:asciiTheme="minorHAnsi" w:eastAsiaTheme="minorEastAsia" w:hAnsiTheme="minorHAnsi" w:cstheme="minorBidi"/>
          <w:noProof/>
          <w:szCs w:val="22"/>
          <w:lang w:eastAsia="ca-ES"/>
        </w:rPr>
      </w:pPr>
      <w:del w:id="1165" w:author="UPC" w:date="2015-04-29T07:58:00Z">
        <w:r w:rsidRPr="00154CE0" w:rsidDel="00154CE0">
          <w:rPr>
            <w:rPrChange w:id="1166" w:author="UPC" w:date="2015-04-29T07:58:00Z">
              <w:rPr>
                <w:rStyle w:val="Enlla"/>
                <w:noProof/>
              </w:rPr>
            </w:rPrChange>
          </w:rPr>
          <w:delText>Figura 11: Configuració de seguretat en comú dels diferents entorns</w:delText>
        </w:r>
        <w:r w:rsidDel="00154CE0">
          <w:rPr>
            <w:noProof/>
            <w:webHidden/>
          </w:rPr>
          <w:tab/>
          <w:delText>17</w:delText>
        </w:r>
      </w:del>
    </w:p>
    <w:p w:rsidR="006E09D1" w:rsidDel="00154CE0" w:rsidRDefault="006E09D1">
      <w:pPr>
        <w:pStyle w:val="ndexdillustracions"/>
        <w:tabs>
          <w:tab w:val="right" w:leader="dot" w:pos="8495"/>
        </w:tabs>
        <w:rPr>
          <w:del w:id="1167" w:author="UPC" w:date="2015-04-29T07:58:00Z"/>
          <w:rFonts w:asciiTheme="minorHAnsi" w:eastAsiaTheme="minorEastAsia" w:hAnsiTheme="minorHAnsi" w:cstheme="minorBidi"/>
          <w:noProof/>
          <w:szCs w:val="22"/>
          <w:lang w:eastAsia="ca-ES"/>
        </w:rPr>
      </w:pPr>
      <w:del w:id="1168" w:author="UPC" w:date="2015-04-29T07:58:00Z">
        <w:r w:rsidRPr="00154CE0" w:rsidDel="00154CE0">
          <w:rPr>
            <w:rPrChange w:id="1169" w:author="UPC" w:date="2015-04-29T07:58:00Z">
              <w:rPr>
                <w:rStyle w:val="Enlla"/>
                <w:noProof/>
              </w:rPr>
            </w:rPrChange>
          </w:rPr>
          <w:delText>Figura 12: Configuració de seguretat específica per entorns</w:delText>
        </w:r>
        <w:r w:rsidDel="00154CE0">
          <w:rPr>
            <w:noProof/>
            <w:webHidden/>
          </w:rPr>
          <w:tab/>
          <w:delText>18</w:delText>
        </w:r>
      </w:del>
    </w:p>
    <w:p w:rsidR="006E09D1" w:rsidDel="00154CE0" w:rsidRDefault="006E09D1">
      <w:pPr>
        <w:pStyle w:val="ndexdillustracions"/>
        <w:tabs>
          <w:tab w:val="right" w:leader="dot" w:pos="8495"/>
        </w:tabs>
        <w:rPr>
          <w:del w:id="1170" w:author="UPC" w:date="2015-04-29T07:58:00Z"/>
          <w:rFonts w:asciiTheme="minorHAnsi" w:eastAsiaTheme="minorEastAsia" w:hAnsiTheme="minorHAnsi" w:cstheme="minorBidi"/>
          <w:noProof/>
          <w:szCs w:val="22"/>
          <w:lang w:eastAsia="ca-ES"/>
        </w:rPr>
      </w:pPr>
      <w:del w:id="1171" w:author="UPC" w:date="2015-04-29T07:58:00Z">
        <w:r w:rsidRPr="00154CE0" w:rsidDel="00154CE0">
          <w:rPr>
            <w:rPrChange w:id="1172" w:author="UPC" w:date="2015-04-29T07:58:00Z">
              <w:rPr>
                <w:rStyle w:val="Enlla"/>
                <w:noProof/>
              </w:rPr>
            </w:rPrChange>
          </w:rPr>
          <w:delText>Figura 13: Nom del servidor d'exemple</w:delText>
        </w:r>
        <w:r w:rsidDel="00154CE0">
          <w:rPr>
            <w:noProof/>
            <w:webHidden/>
          </w:rPr>
          <w:tab/>
          <w:delText>18</w:delText>
        </w:r>
      </w:del>
    </w:p>
    <w:p w:rsidR="006E09D1" w:rsidDel="00154CE0" w:rsidRDefault="006E09D1">
      <w:pPr>
        <w:pStyle w:val="ndexdillustracions"/>
        <w:tabs>
          <w:tab w:val="right" w:leader="dot" w:pos="8495"/>
        </w:tabs>
        <w:rPr>
          <w:del w:id="1173" w:author="UPC" w:date="2015-04-29T07:58:00Z"/>
          <w:rFonts w:asciiTheme="minorHAnsi" w:eastAsiaTheme="minorEastAsia" w:hAnsiTheme="minorHAnsi" w:cstheme="minorBidi"/>
          <w:noProof/>
          <w:szCs w:val="22"/>
          <w:lang w:eastAsia="ca-ES"/>
        </w:rPr>
      </w:pPr>
      <w:del w:id="1174" w:author="UPC" w:date="2015-04-29T07:58:00Z">
        <w:r w:rsidRPr="00154CE0" w:rsidDel="00154CE0">
          <w:rPr>
            <w:rPrChange w:id="1175" w:author="UPC" w:date="2015-04-29T07:58:00Z">
              <w:rPr>
                <w:rStyle w:val="Enlla"/>
                <w:noProof/>
              </w:rPr>
            </w:rPrChange>
          </w:rPr>
          <w:delText>Figura 14: Possible error al configurar Spring Security</w:delText>
        </w:r>
        <w:r w:rsidDel="00154CE0">
          <w:rPr>
            <w:noProof/>
            <w:webHidden/>
          </w:rPr>
          <w:tab/>
          <w:delText>19</w:delText>
        </w:r>
      </w:del>
    </w:p>
    <w:p w:rsidR="006E09D1" w:rsidDel="00154CE0" w:rsidRDefault="006E09D1">
      <w:pPr>
        <w:pStyle w:val="ndexdillustracions"/>
        <w:tabs>
          <w:tab w:val="right" w:leader="dot" w:pos="8495"/>
        </w:tabs>
        <w:rPr>
          <w:del w:id="1176" w:author="UPC" w:date="2015-04-29T07:58:00Z"/>
          <w:rFonts w:asciiTheme="minorHAnsi" w:eastAsiaTheme="minorEastAsia" w:hAnsiTheme="minorHAnsi" w:cstheme="minorBidi"/>
          <w:noProof/>
          <w:szCs w:val="22"/>
          <w:lang w:eastAsia="ca-ES"/>
        </w:rPr>
      </w:pPr>
      <w:del w:id="1177" w:author="UPC" w:date="2015-04-29T07:58:00Z">
        <w:r w:rsidRPr="00154CE0" w:rsidDel="00154CE0">
          <w:rPr>
            <w:rPrChange w:id="1178" w:author="UPC" w:date="2015-04-29T07:58:00Z">
              <w:rPr>
                <w:rStyle w:val="Enlla"/>
                <w:noProof/>
              </w:rPr>
            </w:rPrChange>
          </w:rPr>
          <w:delText>Figura 15: Config.grrovy eliminar plugins de seguretat</w:delText>
        </w:r>
        <w:r w:rsidDel="00154CE0">
          <w:rPr>
            <w:noProof/>
            <w:webHidden/>
          </w:rPr>
          <w:tab/>
          <w:delText>20</w:delText>
        </w:r>
      </w:del>
    </w:p>
    <w:p w:rsidR="006E09D1" w:rsidDel="00154CE0" w:rsidRDefault="006E09D1">
      <w:pPr>
        <w:pStyle w:val="ndexdillustracions"/>
        <w:tabs>
          <w:tab w:val="right" w:leader="dot" w:pos="8495"/>
        </w:tabs>
        <w:rPr>
          <w:del w:id="1179" w:author="UPC" w:date="2015-04-29T07:58:00Z"/>
          <w:rFonts w:asciiTheme="minorHAnsi" w:eastAsiaTheme="minorEastAsia" w:hAnsiTheme="minorHAnsi" w:cstheme="minorBidi"/>
          <w:noProof/>
          <w:szCs w:val="22"/>
          <w:lang w:eastAsia="ca-ES"/>
        </w:rPr>
      </w:pPr>
      <w:del w:id="1180" w:author="UPC" w:date="2015-04-29T07:58:00Z">
        <w:r w:rsidRPr="00154CE0" w:rsidDel="00154CE0">
          <w:rPr>
            <w:rPrChange w:id="1181" w:author="UPC" w:date="2015-04-29T07:58:00Z">
              <w:rPr>
                <w:rStyle w:val="Enlla"/>
                <w:noProof/>
              </w:rPr>
            </w:rPrChange>
          </w:rPr>
          <w:delText>Figura 16: BuildConfig.grrovy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82" w:author="UPC" w:date="2015-04-29T07:58:00Z"/>
          <w:rFonts w:asciiTheme="minorHAnsi" w:eastAsiaTheme="minorEastAsia" w:hAnsiTheme="minorHAnsi" w:cstheme="minorBidi"/>
          <w:noProof/>
          <w:szCs w:val="22"/>
          <w:lang w:eastAsia="ca-ES"/>
        </w:rPr>
      </w:pPr>
      <w:del w:id="1183" w:author="UPC" w:date="2015-04-29T07:58:00Z">
        <w:r w:rsidRPr="00154CE0" w:rsidDel="00154CE0">
          <w:rPr>
            <w:rPrChange w:id="1184" w:author="UPC" w:date="2015-04-29T07:58:00Z">
              <w:rPr>
                <w:rStyle w:val="Enlla"/>
                <w:noProof/>
              </w:rPr>
            </w:rPrChange>
          </w:rPr>
          <w:delText>Figura 17: aplication.properties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85" w:author="UPC" w:date="2015-04-29T07:58:00Z"/>
          <w:rFonts w:asciiTheme="minorHAnsi" w:eastAsiaTheme="minorEastAsia" w:hAnsiTheme="minorHAnsi" w:cstheme="minorBidi"/>
          <w:noProof/>
          <w:szCs w:val="22"/>
          <w:lang w:eastAsia="ca-ES"/>
        </w:rPr>
      </w:pPr>
      <w:del w:id="1186" w:author="UPC" w:date="2015-04-29T07:58:00Z">
        <w:r w:rsidRPr="00154CE0" w:rsidDel="00154CE0">
          <w:rPr>
            <w:rPrChange w:id="1187" w:author="UPC" w:date="2015-04-29T07:58:00Z">
              <w:rPr>
                <w:rStyle w:val="Enlla"/>
                <w:noProof/>
              </w:rPr>
            </w:rPrChange>
          </w:rPr>
          <w:delText>Figura 18: Modificació de l'arxiu BaseControler.groovy per desactivar el CAS</w:delText>
        </w:r>
        <w:r w:rsidDel="00154CE0">
          <w:rPr>
            <w:noProof/>
            <w:webHidden/>
          </w:rPr>
          <w:tab/>
          <w:delText>22</w:delText>
        </w:r>
      </w:del>
    </w:p>
    <w:p w:rsidR="006E09D1" w:rsidDel="00154CE0" w:rsidRDefault="006E09D1">
      <w:pPr>
        <w:pStyle w:val="ndexdillustracions"/>
        <w:tabs>
          <w:tab w:val="right" w:leader="dot" w:pos="8495"/>
        </w:tabs>
        <w:rPr>
          <w:del w:id="1188" w:author="UPC" w:date="2015-04-29T07:58:00Z"/>
          <w:rFonts w:asciiTheme="minorHAnsi" w:eastAsiaTheme="minorEastAsia" w:hAnsiTheme="minorHAnsi" w:cstheme="minorBidi"/>
          <w:noProof/>
          <w:szCs w:val="22"/>
          <w:lang w:eastAsia="ca-ES"/>
        </w:rPr>
      </w:pPr>
      <w:del w:id="1189" w:author="UPC" w:date="2015-04-29T07:58:00Z">
        <w:r w:rsidRPr="00154CE0" w:rsidDel="00154CE0">
          <w:rPr>
            <w:rPrChange w:id="1190" w:author="UPC" w:date="2015-04-29T07:58:00Z">
              <w:rPr>
                <w:rStyle w:val="Enlla"/>
                <w:noProof/>
              </w:rPr>
            </w:rPrChange>
          </w:rPr>
          <w:delText>Figura 19: Re-instal·lació del plugin Spring Security CAS i Spring Security Core</w:delText>
        </w:r>
        <w:r w:rsidDel="00154CE0">
          <w:rPr>
            <w:noProof/>
            <w:webHidden/>
          </w:rPr>
          <w:tab/>
          <w:delText>22</w:delText>
        </w:r>
      </w:del>
    </w:p>
    <w:p w:rsidR="006E09D1" w:rsidDel="00154CE0" w:rsidRDefault="006E09D1">
      <w:pPr>
        <w:pStyle w:val="ndexdillustracions"/>
        <w:tabs>
          <w:tab w:val="right" w:leader="dot" w:pos="8495"/>
        </w:tabs>
        <w:rPr>
          <w:del w:id="1191" w:author="UPC" w:date="2015-04-29T07:58:00Z"/>
          <w:rFonts w:asciiTheme="minorHAnsi" w:eastAsiaTheme="minorEastAsia" w:hAnsiTheme="minorHAnsi" w:cstheme="minorBidi"/>
          <w:noProof/>
          <w:szCs w:val="22"/>
          <w:lang w:eastAsia="ca-ES"/>
        </w:rPr>
      </w:pPr>
      <w:del w:id="1192" w:author="UPC" w:date="2015-04-29T07:58:00Z">
        <w:r w:rsidRPr="00154CE0" w:rsidDel="00154CE0">
          <w:rPr>
            <w:rPrChange w:id="1193" w:author="UPC" w:date="2015-04-29T07:58:00Z">
              <w:rPr>
                <w:rStyle w:val="Enlla"/>
                <w:noProof/>
              </w:rPr>
            </w:rPrChange>
          </w:rPr>
          <w:delText>Figura 20: Canviar el nom del servidor</w:delText>
        </w:r>
        <w:r w:rsidDel="00154CE0">
          <w:rPr>
            <w:noProof/>
            <w:webHidden/>
          </w:rPr>
          <w:tab/>
          <w:delText>23</w:delText>
        </w:r>
      </w:del>
    </w:p>
    <w:p w:rsidR="006E09D1" w:rsidDel="00154CE0" w:rsidRDefault="006E09D1">
      <w:pPr>
        <w:pStyle w:val="ndexdillustracions"/>
        <w:tabs>
          <w:tab w:val="right" w:leader="dot" w:pos="8495"/>
        </w:tabs>
        <w:rPr>
          <w:del w:id="1194" w:author="UPC" w:date="2015-04-29T07:58:00Z"/>
          <w:rFonts w:asciiTheme="minorHAnsi" w:eastAsiaTheme="minorEastAsia" w:hAnsiTheme="minorHAnsi" w:cstheme="minorBidi"/>
          <w:noProof/>
          <w:szCs w:val="22"/>
          <w:lang w:eastAsia="ca-ES"/>
        </w:rPr>
      </w:pPr>
      <w:del w:id="1195" w:author="UPC" w:date="2015-04-29T07:58:00Z">
        <w:r w:rsidRPr="00154CE0" w:rsidDel="00154CE0">
          <w:rPr>
            <w:rPrChange w:id="1196" w:author="UPC" w:date="2015-04-29T07:58:00Z">
              <w:rPr>
                <w:rStyle w:val="Enlla"/>
                <w:noProof/>
              </w:rPr>
            </w:rPrChange>
          </w:rPr>
          <w:delText>Figura 21: Canviar el nom del servidor a Grails 2.4.3</w:delText>
        </w:r>
        <w:r w:rsidDel="00154CE0">
          <w:rPr>
            <w:noProof/>
            <w:webHidden/>
          </w:rPr>
          <w:tab/>
          <w:delText>23</w:delText>
        </w:r>
      </w:del>
    </w:p>
    <w:p w:rsidR="006E09D1" w:rsidDel="00154CE0" w:rsidRDefault="006E09D1">
      <w:pPr>
        <w:pStyle w:val="ndexdillustracions"/>
        <w:tabs>
          <w:tab w:val="right" w:leader="dot" w:pos="8495"/>
        </w:tabs>
        <w:rPr>
          <w:del w:id="1197" w:author="UPC" w:date="2015-04-29T07:58:00Z"/>
          <w:rFonts w:asciiTheme="minorHAnsi" w:eastAsiaTheme="minorEastAsia" w:hAnsiTheme="minorHAnsi" w:cstheme="minorBidi"/>
          <w:noProof/>
          <w:szCs w:val="22"/>
          <w:lang w:eastAsia="ca-ES"/>
        </w:rPr>
      </w:pPr>
      <w:del w:id="1198" w:author="UPC" w:date="2015-04-29T07:58:00Z">
        <w:r w:rsidRPr="00154CE0" w:rsidDel="00154CE0">
          <w:rPr>
            <w:rPrChange w:id="1199" w:author="UPC" w:date="2015-04-29T07:58:00Z">
              <w:rPr>
                <w:rStyle w:val="Enlla"/>
                <w:noProof/>
              </w:rPr>
            </w:rPrChange>
          </w:rPr>
          <w:delText>Figura 22: Referenciar TreeTable en una aplicació Grails</w:delText>
        </w:r>
        <w:r w:rsidDel="00154CE0">
          <w:rPr>
            <w:noProof/>
            <w:webHidden/>
          </w:rPr>
          <w:tab/>
          <w:delText>25</w:delText>
        </w:r>
      </w:del>
    </w:p>
    <w:p w:rsidR="006E09D1" w:rsidDel="00154CE0" w:rsidRDefault="006E09D1">
      <w:pPr>
        <w:pStyle w:val="ndexdillustracions"/>
        <w:tabs>
          <w:tab w:val="right" w:leader="dot" w:pos="8495"/>
        </w:tabs>
        <w:rPr>
          <w:del w:id="1200" w:author="UPC" w:date="2015-04-29T07:58:00Z"/>
          <w:rFonts w:asciiTheme="minorHAnsi" w:eastAsiaTheme="minorEastAsia" w:hAnsiTheme="minorHAnsi" w:cstheme="minorBidi"/>
          <w:noProof/>
          <w:szCs w:val="22"/>
          <w:lang w:eastAsia="ca-ES"/>
        </w:rPr>
      </w:pPr>
      <w:del w:id="1201" w:author="UPC" w:date="2015-04-29T07:58:00Z">
        <w:r w:rsidRPr="00154CE0" w:rsidDel="00154CE0">
          <w:rPr>
            <w:rPrChange w:id="1202" w:author="UPC" w:date="2015-04-29T07:58:00Z">
              <w:rPr>
                <w:rStyle w:val="Enlla"/>
                <w:noProof/>
              </w:rPr>
            </w:rPrChange>
          </w:rPr>
          <w:delText>Figura 23: Codi exemple senzill amb TreeTable</w:delText>
        </w:r>
        <w:r w:rsidDel="00154CE0">
          <w:rPr>
            <w:noProof/>
            <w:webHidden/>
          </w:rPr>
          <w:tab/>
          <w:delText>26</w:delText>
        </w:r>
      </w:del>
    </w:p>
    <w:p w:rsidR="006E09D1" w:rsidDel="00154CE0" w:rsidRDefault="006E09D1">
      <w:pPr>
        <w:pStyle w:val="ndexdillustracions"/>
        <w:tabs>
          <w:tab w:val="right" w:leader="dot" w:pos="8495"/>
        </w:tabs>
        <w:rPr>
          <w:del w:id="1203" w:author="UPC" w:date="2015-04-29T07:58:00Z"/>
          <w:rFonts w:asciiTheme="minorHAnsi" w:eastAsiaTheme="minorEastAsia" w:hAnsiTheme="minorHAnsi" w:cstheme="minorBidi"/>
          <w:noProof/>
          <w:szCs w:val="22"/>
          <w:lang w:eastAsia="ca-ES"/>
        </w:rPr>
      </w:pPr>
      <w:del w:id="1204" w:author="UPC" w:date="2015-04-29T07:58:00Z">
        <w:r w:rsidRPr="00154CE0" w:rsidDel="00154CE0">
          <w:rPr>
            <w:rPrChange w:id="1205" w:author="UPC" w:date="2015-04-29T07:58:00Z">
              <w:rPr>
                <w:rStyle w:val="Enlla"/>
                <w:noProof/>
              </w:rPr>
            </w:rPrChange>
          </w:rPr>
          <w:delText>Figura 24: Crida al template que construeix el TreeTable</w:delText>
        </w:r>
        <w:r w:rsidDel="00154CE0">
          <w:rPr>
            <w:noProof/>
            <w:webHidden/>
          </w:rPr>
          <w:tab/>
          <w:delText>28</w:delText>
        </w:r>
      </w:del>
    </w:p>
    <w:p w:rsidR="006E09D1" w:rsidDel="00154CE0" w:rsidRDefault="006E09D1">
      <w:pPr>
        <w:pStyle w:val="ndexdillustracions"/>
        <w:tabs>
          <w:tab w:val="right" w:leader="dot" w:pos="8495"/>
        </w:tabs>
        <w:rPr>
          <w:del w:id="1206" w:author="UPC" w:date="2015-04-29T07:58:00Z"/>
          <w:rFonts w:asciiTheme="minorHAnsi" w:eastAsiaTheme="minorEastAsia" w:hAnsiTheme="minorHAnsi" w:cstheme="minorBidi"/>
          <w:noProof/>
          <w:szCs w:val="22"/>
          <w:lang w:eastAsia="ca-ES"/>
        </w:rPr>
      </w:pPr>
      <w:del w:id="1207" w:author="UPC" w:date="2015-04-29T07:58:00Z">
        <w:r w:rsidRPr="00154CE0" w:rsidDel="00154CE0">
          <w:rPr>
            <w:rPrChange w:id="1208" w:author="UPC" w:date="2015-04-29T07:58:00Z">
              <w:rPr>
                <w:rStyle w:val="Enlla"/>
                <w:noProof/>
              </w:rPr>
            </w:rPrChange>
          </w:rPr>
          <w:delText>Figura 25: Codi Javascript per executar TreeTable</w:delText>
        </w:r>
        <w:r w:rsidDel="00154CE0">
          <w:rPr>
            <w:noProof/>
            <w:webHidden/>
          </w:rPr>
          <w:tab/>
          <w:delText>28</w:delText>
        </w:r>
      </w:del>
    </w:p>
    <w:p w:rsidR="006E09D1" w:rsidDel="00154CE0" w:rsidRDefault="006E09D1">
      <w:pPr>
        <w:pStyle w:val="ndexdillustracions"/>
        <w:tabs>
          <w:tab w:val="right" w:leader="dot" w:pos="8495"/>
        </w:tabs>
        <w:rPr>
          <w:del w:id="1209" w:author="UPC" w:date="2015-04-29T07:58:00Z"/>
          <w:rFonts w:asciiTheme="minorHAnsi" w:eastAsiaTheme="minorEastAsia" w:hAnsiTheme="minorHAnsi" w:cstheme="minorBidi"/>
          <w:noProof/>
          <w:szCs w:val="22"/>
          <w:lang w:eastAsia="ca-ES"/>
        </w:rPr>
      </w:pPr>
      <w:del w:id="1210" w:author="UPC" w:date="2015-04-29T07:58:00Z">
        <w:r w:rsidRPr="00154CE0" w:rsidDel="00154CE0">
          <w:rPr>
            <w:rPrChange w:id="1211" w:author="UPC" w:date="2015-04-29T07:58:00Z">
              <w:rPr>
                <w:rStyle w:val="Enlla"/>
                <w:noProof/>
              </w:rPr>
            </w:rPrChange>
          </w:rPr>
          <w:delText>Figura 26: Instal·lació del plugin CKEditor</w:delText>
        </w:r>
        <w:r w:rsidDel="00154CE0">
          <w:rPr>
            <w:noProof/>
            <w:webHidden/>
          </w:rPr>
          <w:tab/>
          <w:delText>29</w:delText>
        </w:r>
      </w:del>
    </w:p>
    <w:p w:rsidR="006E09D1" w:rsidDel="00154CE0" w:rsidRDefault="006E09D1">
      <w:pPr>
        <w:pStyle w:val="ndexdillustracions"/>
        <w:tabs>
          <w:tab w:val="right" w:leader="dot" w:pos="8495"/>
        </w:tabs>
        <w:rPr>
          <w:del w:id="1212" w:author="UPC" w:date="2015-04-29T07:58:00Z"/>
          <w:rFonts w:asciiTheme="minorHAnsi" w:eastAsiaTheme="minorEastAsia" w:hAnsiTheme="minorHAnsi" w:cstheme="minorBidi"/>
          <w:noProof/>
          <w:szCs w:val="22"/>
          <w:lang w:eastAsia="ca-ES"/>
        </w:rPr>
      </w:pPr>
      <w:del w:id="1213" w:author="UPC" w:date="2015-04-29T07:58:00Z">
        <w:r w:rsidRPr="00154CE0" w:rsidDel="00154CE0">
          <w:rPr>
            <w:rPrChange w:id="1214" w:author="UPC" w:date="2015-04-29T07:58:00Z">
              <w:rPr>
                <w:rStyle w:val="Enlla"/>
                <w:noProof/>
              </w:rPr>
            </w:rPrChange>
          </w:rPr>
          <w:delText>Figura 27: Codi GSP per incloure CKEditor</w:delText>
        </w:r>
        <w:r w:rsidDel="00154CE0">
          <w:rPr>
            <w:noProof/>
            <w:webHidden/>
          </w:rPr>
          <w:tab/>
          <w:delText>30</w:delText>
        </w:r>
      </w:del>
    </w:p>
    <w:p w:rsidR="006E09D1" w:rsidDel="00154CE0" w:rsidRDefault="006E09D1">
      <w:pPr>
        <w:pStyle w:val="ndexdillustracions"/>
        <w:tabs>
          <w:tab w:val="right" w:leader="dot" w:pos="8495"/>
        </w:tabs>
        <w:rPr>
          <w:del w:id="1215" w:author="UPC" w:date="2015-04-29T07:58:00Z"/>
          <w:rFonts w:asciiTheme="minorHAnsi" w:eastAsiaTheme="minorEastAsia" w:hAnsiTheme="minorHAnsi" w:cstheme="minorBidi"/>
          <w:noProof/>
          <w:szCs w:val="22"/>
          <w:lang w:eastAsia="ca-ES"/>
        </w:rPr>
      </w:pPr>
      <w:del w:id="1216" w:author="UPC" w:date="2015-04-29T07:58:00Z">
        <w:r w:rsidRPr="00154CE0" w:rsidDel="00154CE0">
          <w:rPr>
            <w:rPrChange w:id="1217" w:author="UPC" w:date="2015-04-29T07:58:00Z">
              <w:rPr>
                <w:rStyle w:val="Enlla"/>
                <w:noProof/>
              </w:rPr>
            </w:rPrChange>
          </w:rPr>
          <w:delText>Figura 28: Tractar el text escrit al CKEditor</w:delText>
        </w:r>
        <w:r w:rsidDel="00154CE0">
          <w:rPr>
            <w:noProof/>
            <w:webHidden/>
          </w:rPr>
          <w:tab/>
          <w:delText>30</w:delText>
        </w:r>
      </w:del>
    </w:p>
    <w:p w:rsidR="006E09D1" w:rsidDel="00154CE0" w:rsidRDefault="006E09D1">
      <w:pPr>
        <w:pStyle w:val="ndexdillustracions"/>
        <w:tabs>
          <w:tab w:val="right" w:leader="dot" w:pos="8495"/>
        </w:tabs>
        <w:rPr>
          <w:del w:id="1218" w:author="UPC" w:date="2015-04-29T07:58:00Z"/>
          <w:rFonts w:asciiTheme="minorHAnsi" w:eastAsiaTheme="minorEastAsia" w:hAnsiTheme="minorHAnsi" w:cstheme="minorBidi"/>
          <w:noProof/>
          <w:szCs w:val="22"/>
          <w:lang w:eastAsia="ca-ES"/>
        </w:rPr>
      </w:pPr>
      <w:del w:id="1219" w:author="UPC" w:date="2015-04-29T07:58:00Z">
        <w:r w:rsidRPr="00154CE0" w:rsidDel="00154CE0">
          <w:rPr>
            <w:rPrChange w:id="1220" w:author="UPC" w:date="2015-04-29T07:58:00Z">
              <w:rPr>
                <w:rStyle w:val="Enlla"/>
                <w:noProof/>
              </w:rPr>
            </w:rPrChange>
          </w:rPr>
          <w:delText>Figura 29: Ruta arxiu de configuració config.js del CKEditor a la pestanya Navigator</w:delText>
        </w:r>
        <w:r w:rsidDel="00154CE0">
          <w:rPr>
            <w:noProof/>
            <w:webHidden/>
          </w:rPr>
          <w:tab/>
          <w:delText>31</w:delText>
        </w:r>
      </w:del>
    </w:p>
    <w:p w:rsidR="006E09D1" w:rsidDel="00154CE0" w:rsidRDefault="006E09D1">
      <w:pPr>
        <w:pStyle w:val="ndexdillustracions"/>
        <w:tabs>
          <w:tab w:val="right" w:leader="dot" w:pos="8495"/>
        </w:tabs>
        <w:rPr>
          <w:del w:id="1221" w:author="UPC" w:date="2015-04-29T07:58:00Z"/>
          <w:rFonts w:asciiTheme="minorHAnsi" w:eastAsiaTheme="minorEastAsia" w:hAnsiTheme="minorHAnsi" w:cstheme="minorBidi"/>
          <w:noProof/>
          <w:szCs w:val="22"/>
          <w:lang w:eastAsia="ca-ES"/>
        </w:rPr>
      </w:pPr>
      <w:del w:id="1222" w:author="UPC" w:date="2015-04-29T07:58:00Z">
        <w:r w:rsidRPr="00154CE0" w:rsidDel="00154CE0">
          <w:rPr>
            <w:rPrChange w:id="1223" w:author="UPC" w:date="2015-04-29T07:58:00Z">
              <w:rPr>
                <w:rStyle w:val="Enlla"/>
                <w:noProof/>
              </w:rPr>
            </w:rPrChange>
          </w:rPr>
          <w:delText>Figura 30: Ruta arxiu de configuració config.js del CKEditor al sistema de fitxers</w:delText>
        </w:r>
        <w:r w:rsidDel="00154CE0">
          <w:rPr>
            <w:noProof/>
            <w:webHidden/>
          </w:rPr>
          <w:tab/>
          <w:delText>31</w:delText>
        </w:r>
      </w:del>
    </w:p>
    <w:p w:rsidR="006E09D1" w:rsidDel="00154CE0" w:rsidRDefault="006E09D1">
      <w:pPr>
        <w:pStyle w:val="ndexdillustracions"/>
        <w:tabs>
          <w:tab w:val="right" w:leader="dot" w:pos="8495"/>
        </w:tabs>
        <w:rPr>
          <w:del w:id="1224" w:author="UPC" w:date="2015-04-29T07:58:00Z"/>
          <w:rFonts w:asciiTheme="minorHAnsi" w:eastAsiaTheme="minorEastAsia" w:hAnsiTheme="minorHAnsi" w:cstheme="minorBidi"/>
          <w:noProof/>
          <w:szCs w:val="22"/>
          <w:lang w:eastAsia="ca-ES"/>
        </w:rPr>
      </w:pPr>
      <w:del w:id="1225" w:author="UPC" w:date="2015-04-29T07:58:00Z">
        <w:r w:rsidRPr="00154CE0" w:rsidDel="00154CE0">
          <w:rPr>
            <w:rPrChange w:id="1226" w:author="UPC" w:date="2015-04-29T07:58:00Z">
              <w:rPr>
                <w:rStyle w:val="Enlla"/>
                <w:noProof/>
              </w:rPr>
            </w:rPrChange>
          </w:rPr>
          <w:delText>Figura 31: Ruta arxiu config.js al sistema de fitxers amb versions antigues de Grails</w:delText>
        </w:r>
        <w:r w:rsidDel="00154CE0">
          <w:rPr>
            <w:noProof/>
            <w:webHidden/>
          </w:rPr>
          <w:tab/>
          <w:delText>31</w:delText>
        </w:r>
      </w:del>
    </w:p>
    <w:p w:rsidR="006E09D1" w:rsidDel="00154CE0" w:rsidRDefault="006E09D1">
      <w:pPr>
        <w:pStyle w:val="ndexdillustracions"/>
        <w:tabs>
          <w:tab w:val="right" w:leader="dot" w:pos="8495"/>
        </w:tabs>
        <w:rPr>
          <w:del w:id="1227" w:author="UPC" w:date="2015-04-29T07:58:00Z"/>
          <w:rFonts w:asciiTheme="minorHAnsi" w:eastAsiaTheme="minorEastAsia" w:hAnsiTheme="minorHAnsi" w:cstheme="minorBidi"/>
          <w:noProof/>
          <w:szCs w:val="22"/>
          <w:lang w:eastAsia="ca-ES"/>
        </w:rPr>
      </w:pPr>
      <w:del w:id="1228" w:author="UPC" w:date="2015-04-29T07:58:00Z">
        <w:r w:rsidRPr="00154CE0" w:rsidDel="00154CE0">
          <w:rPr>
            <w:rPrChange w:id="1229" w:author="UPC" w:date="2015-04-29T07:58:00Z">
              <w:rPr>
                <w:rStyle w:val="Enlla"/>
                <w:noProof/>
              </w:rPr>
            </w:rPrChange>
          </w:rPr>
          <w:delText>Figura 32: Arxiu config.js original</w:delText>
        </w:r>
        <w:r w:rsidDel="00154CE0">
          <w:rPr>
            <w:noProof/>
            <w:webHidden/>
          </w:rPr>
          <w:tab/>
          <w:delText>31</w:delText>
        </w:r>
      </w:del>
    </w:p>
    <w:p w:rsidR="006E09D1" w:rsidDel="00154CE0" w:rsidRDefault="006E09D1">
      <w:pPr>
        <w:pStyle w:val="ndexdillustracions"/>
        <w:tabs>
          <w:tab w:val="right" w:leader="dot" w:pos="8495"/>
        </w:tabs>
        <w:rPr>
          <w:del w:id="1230" w:author="UPC" w:date="2015-04-29T07:58:00Z"/>
          <w:rFonts w:asciiTheme="minorHAnsi" w:eastAsiaTheme="minorEastAsia" w:hAnsiTheme="minorHAnsi" w:cstheme="minorBidi"/>
          <w:noProof/>
          <w:szCs w:val="22"/>
          <w:lang w:eastAsia="ca-ES"/>
        </w:rPr>
      </w:pPr>
      <w:del w:id="1231" w:author="UPC" w:date="2015-04-29T07:58:00Z">
        <w:r w:rsidRPr="00154CE0" w:rsidDel="00154CE0">
          <w:rPr>
            <w:rPrChange w:id="1232" w:author="UPC" w:date="2015-04-29T07:58:00Z">
              <w:rPr>
                <w:rStyle w:val="Enlla"/>
                <w:noProof/>
              </w:rPr>
            </w:rPrChange>
          </w:rPr>
          <w:delText>Figura 33: Arxiu config.js modificat</w:delText>
        </w:r>
        <w:r w:rsidDel="00154CE0">
          <w:rPr>
            <w:noProof/>
            <w:webHidden/>
          </w:rPr>
          <w:tab/>
          <w:delText>32</w:delText>
        </w:r>
      </w:del>
    </w:p>
    <w:p w:rsidR="006E09D1" w:rsidDel="00154CE0" w:rsidRDefault="006E09D1">
      <w:pPr>
        <w:pStyle w:val="ndexdillustracions"/>
        <w:tabs>
          <w:tab w:val="right" w:leader="dot" w:pos="8495"/>
        </w:tabs>
        <w:rPr>
          <w:del w:id="1233" w:author="UPC" w:date="2015-04-29T07:58:00Z"/>
          <w:rFonts w:asciiTheme="minorHAnsi" w:eastAsiaTheme="minorEastAsia" w:hAnsiTheme="minorHAnsi" w:cstheme="minorBidi"/>
          <w:noProof/>
          <w:szCs w:val="22"/>
          <w:lang w:eastAsia="ca-ES"/>
        </w:rPr>
      </w:pPr>
      <w:del w:id="1234" w:author="UPC" w:date="2015-04-29T07:58:00Z">
        <w:r w:rsidRPr="00154CE0" w:rsidDel="00154CE0">
          <w:rPr>
            <w:rPrChange w:id="1235" w:author="UPC" w:date="2015-04-29T07:58:00Z">
              <w:rPr>
                <w:rStyle w:val="Enlla"/>
                <w:noProof/>
              </w:rPr>
            </w:rPrChange>
          </w:rPr>
          <w:delText>Figura 34: Aparença del CKEditor amb l’arxiu config.js modificat</w:delText>
        </w:r>
        <w:r w:rsidDel="00154CE0">
          <w:rPr>
            <w:noProof/>
            <w:webHidden/>
          </w:rPr>
          <w:tab/>
          <w:delText>32</w:delText>
        </w:r>
      </w:del>
    </w:p>
    <w:p w:rsidR="006E09D1" w:rsidDel="00154CE0" w:rsidRDefault="006E09D1">
      <w:pPr>
        <w:pStyle w:val="ndexdillustracions"/>
        <w:tabs>
          <w:tab w:val="right" w:leader="dot" w:pos="8495"/>
        </w:tabs>
        <w:rPr>
          <w:del w:id="1236" w:author="UPC" w:date="2015-04-29T07:58:00Z"/>
          <w:rFonts w:asciiTheme="minorHAnsi" w:eastAsiaTheme="minorEastAsia" w:hAnsiTheme="minorHAnsi" w:cstheme="minorBidi"/>
          <w:noProof/>
          <w:szCs w:val="22"/>
          <w:lang w:eastAsia="ca-ES"/>
        </w:rPr>
      </w:pPr>
      <w:del w:id="1237" w:author="UPC" w:date="2015-04-29T07:58:00Z">
        <w:r w:rsidRPr="00154CE0" w:rsidDel="00154CE0">
          <w:rPr>
            <w:rPrChange w:id="1238" w:author="UPC" w:date="2015-04-29T07:58:00Z">
              <w:rPr>
                <w:rStyle w:val="Enlla"/>
                <w:noProof/>
              </w:rPr>
            </w:rPrChange>
          </w:rPr>
          <w:delText>Figura 35: Reubicació de l'arxiu config.js</w:delText>
        </w:r>
        <w:r w:rsidDel="00154CE0">
          <w:rPr>
            <w:noProof/>
            <w:webHidden/>
          </w:rPr>
          <w:tab/>
          <w:delText>33</w:delText>
        </w:r>
      </w:del>
    </w:p>
    <w:p w:rsidR="006E09D1" w:rsidDel="00154CE0" w:rsidRDefault="006E09D1">
      <w:pPr>
        <w:pStyle w:val="ndexdillustracions"/>
        <w:tabs>
          <w:tab w:val="right" w:leader="dot" w:pos="8495"/>
        </w:tabs>
        <w:rPr>
          <w:del w:id="1239" w:author="UPC" w:date="2015-04-29T07:58:00Z"/>
          <w:rFonts w:asciiTheme="minorHAnsi" w:eastAsiaTheme="minorEastAsia" w:hAnsiTheme="minorHAnsi" w:cstheme="minorBidi"/>
          <w:noProof/>
          <w:szCs w:val="22"/>
          <w:lang w:eastAsia="ca-ES"/>
        </w:rPr>
      </w:pPr>
      <w:del w:id="1240" w:author="UPC" w:date="2015-04-29T07:58:00Z">
        <w:r w:rsidRPr="00154CE0" w:rsidDel="00154CE0">
          <w:rPr>
            <w:rPrChange w:id="1241" w:author="UPC" w:date="2015-04-29T07:58:00Z">
              <w:rPr>
                <w:rStyle w:val="Enlla"/>
                <w:noProof/>
              </w:rPr>
            </w:rPrChange>
          </w:rPr>
          <w:delText>Figura 36: Canviar idioma CKEditor a l'arxiu config.js</w:delText>
        </w:r>
        <w:r w:rsidDel="00154CE0">
          <w:rPr>
            <w:noProof/>
            <w:webHidden/>
          </w:rPr>
          <w:tab/>
          <w:delText>33</w:delText>
        </w:r>
      </w:del>
    </w:p>
    <w:p w:rsidR="006E09D1" w:rsidDel="00154CE0" w:rsidRDefault="006E09D1">
      <w:pPr>
        <w:pStyle w:val="ndexdillustracions"/>
        <w:tabs>
          <w:tab w:val="right" w:leader="dot" w:pos="8495"/>
        </w:tabs>
        <w:rPr>
          <w:del w:id="1242" w:author="UPC" w:date="2015-04-29T07:58:00Z"/>
          <w:rFonts w:asciiTheme="minorHAnsi" w:eastAsiaTheme="minorEastAsia" w:hAnsiTheme="minorHAnsi" w:cstheme="minorBidi"/>
          <w:noProof/>
          <w:szCs w:val="22"/>
          <w:lang w:eastAsia="ca-ES"/>
        </w:rPr>
      </w:pPr>
      <w:del w:id="1243" w:author="UPC" w:date="2015-04-29T07:58:00Z">
        <w:r w:rsidRPr="00154CE0" w:rsidDel="00154CE0">
          <w:rPr>
            <w:rPrChange w:id="1244" w:author="UPC" w:date="2015-04-29T07:58:00Z">
              <w:rPr>
                <w:rStyle w:val="Enlla"/>
                <w:noProof/>
              </w:rPr>
            </w:rPrChange>
          </w:rPr>
          <w:delText>Figura 37: Personalitzar la barra d’eines de CKEditor a l'arxiu config.js</w:delText>
        </w:r>
        <w:r w:rsidDel="00154CE0">
          <w:rPr>
            <w:noProof/>
            <w:webHidden/>
          </w:rPr>
          <w:tab/>
          <w:delText>34</w:delText>
        </w:r>
      </w:del>
    </w:p>
    <w:p w:rsidR="006E09D1" w:rsidDel="00154CE0" w:rsidRDefault="006E09D1">
      <w:pPr>
        <w:pStyle w:val="ndexdillustracions"/>
        <w:tabs>
          <w:tab w:val="right" w:leader="dot" w:pos="8495"/>
        </w:tabs>
        <w:rPr>
          <w:del w:id="1245" w:author="UPC" w:date="2015-04-29T07:58:00Z"/>
          <w:rFonts w:asciiTheme="minorHAnsi" w:eastAsiaTheme="minorEastAsia" w:hAnsiTheme="minorHAnsi" w:cstheme="minorBidi"/>
          <w:noProof/>
          <w:szCs w:val="22"/>
          <w:lang w:eastAsia="ca-ES"/>
        </w:rPr>
      </w:pPr>
      <w:del w:id="1246" w:author="UPC" w:date="2015-04-29T07:58:00Z">
        <w:r w:rsidRPr="00154CE0" w:rsidDel="00154CE0">
          <w:rPr>
            <w:rPrChange w:id="1247" w:author="UPC" w:date="2015-04-29T07:58:00Z">
              <w:rPr>
                <w:rStyle w:val="Enlla"/>
                <w:noProof/>
              </w:rPr>
            </w:rPrChange>
          </w:rPr>
          <w:delText>Figura 38: Canviar idioma CKEditor a l'arxiu config.js</w:delText>
        </w:r>
        <w:r w:rsidDel="00154CE0">
          <w:rPr>
            <w:noProof/>
            <w:webHidden/>
          </w:rPr>
          <w:tab/>
          <w:delText>34</w:delText>
        </w:r>
      </w:del>
    </w:p>
    <w:p w:rsidR="006E09D1" w:rsidDel="00154CE0" w:rsidRDefault="006E09D1">
      <w:pPr>
        <w:pStyle w:val="ndexdillustracions"/>
        <w:tabs>
          <w:tab w:val="right" w:leader="dot" w:pos="8495"/>
        </w:tabs>
        <w:rPr>
          <w:del w:id="1248" w:author="UPC" w:date="2015-04-29T07:58:00Z"/>
          <w:rFonts w:asciiTheme="minorHAnsi" w:eastAsiaTheme="minorEastAsia" w:hAnsiTheme="minorHAnsi" w:cstheme="minorBidi"/>
          <w:noProof/>
          <w:szCs w:val="22"/>
          <w:lang w:eastAsia="ca-ES"/>
        </w:rPr>
      </w:pPr>
      <w:del w:id="1249" w:author="UPC" w:date="2015-04-29T07:58:00Z">
        <w:r w:rsidRPr="00154CE0" w:rsidDel="00154CE0">
          <w:rPr>
            <w:rPrChange w:id="1250" w:author="UPC" w:date="2015-04-29T07:58:00Z">
              <w:rPr>
                <w:rStyle w:val="Enlla"/>
                <w:noProof/>
              </w:rPr>
            </w:rPrChange>
          </w:rPr>
          <w:delText>Figura 39: Canviar idioma CKEditor a l'arxiu config.js</w:delText>
        </w:r>
        <w:r w:rsidDel="00154CE0">
          <w:rPr>
            <w:noProof/>
            <w:webHidden/>
          </w:rPr>
          <w:tab/>
          <w:delText>35</w:delText>
        </w:r>
      </w:del>
    </w:p>
    <w:p w:rsidR="006E09D1" w:rsidDel="00154CE0" w:rsidRDefault="006E09D1">
      <w:pPr>
        <w:pStyle w:val="ndexdillustracions"/>
        <w:tabs>
          <w:tab w:val="right" w:leader="dot" w:pos="8495"/>
        </w:tabs>
        <w:rPr>
          <w:del w:id="1251" w:author="UPC" w:date="2015-04-29T07:58:00Z"/>
          <w:rFonts w:asciiTheme="minorHAnsi" w:eastAsiaTheme="minorEastAsia" w:hAnsiTheme="minorHAnsi" w:cstheme="minorBidi"/>
          <w:noProof/>
          <w:szCs w:val="22"/>
          <w:lang w:eastAsia="ca-ES"/>
        </w:rPr>
      </w:pPr>
      <w:del w:id="1252" w:author="UPC" w:date="2015-04-29T07:58:00Z">
        <w:r w:rsidRPr="00154CE0" w:rsidDel="00154CE0">
          <w:rPr>
            <w:rPrChange w:id="1253" w:author="UPC" w:date="2015-04-29T07:58:00Z">
              <w:rPr>
                <w:rStyle w:val="Enlla"/>
                <w:noProof/>
              </w:rPr>
            </w:rPrChange>
          </w:rPr>
          <w:delText>Figura 40: Canviar idioma CKEditor a l'arxiu config.js</w:delText>
        </w:r>
        <w:r w:rsidDel="00154CE0">
          <w:rPr>
            <w:noProof/>
            <w:webHidden/>
          </w:rPr>
          <w:tab/>
          <w:delText>36</w:delText>
        </w:r>
      </w:del>
    </w:p>
    <w:p w:rsidR="006E09D1" w:rsidDel="00154CE0" w:rsidRDefault="006E09D1">
      <w:pPr>
        <w:pStyle w:val="ndexdillustracions"/>
        <w:tabs>
          <w:tab w:val="right" w:leader="dot" w:pos="8495"/>
        </w:tabs>
        <w:rPr>
          <w:del w:id="1254" w:author="UPC" w:date="2015-04-29T07:58:00Z"/>
          <w:rFonts w:asciiTheme="minorHAnsi" w:eastAsiaTheme="minorEastAsia" w:hAnsiTheme="minorHAnsi" w:cstheme="minorBidi"/>
          <w:noProof/>
          <w:szCs w:val="22"/>
          <w:lang w:eastAsia="ca-ES"/>
        </w:rPr>
      </w:pPr>
      <w:del w:id="1255" w:author="UPC" w:date="2015-04-29T07:58:00Z">
        <w:r w:rsidRPr="00154CE0" w:rsidDel="00154CE0">
          <w:rPr>
            <w:rPrChange w:id="1256" w:author="UPC" w:date="2015-04-29T07:58:00Z">
              <w:rPr>
                <w:rStyle w:val="Enlla"/>
                <w:noProof/>
              </w:rPr>
            </w:rPrChange>
          </w:rPr>
          <w:delText>Figura 41: Formatat de les dades per defecte de la versió 4.4.1.0 del CKEditor</w:delText>
        </w:r>
        <w:r w:rsidDel="00154CE0">
          <w:rPr>
            <w:noProof/>
            <w:webHidden/>
          </w:rPr>
          <w:tab/>
          <w:delText>36</w:delText>
        </w:r>
      </w:del>
    </w:p>
    <w:p w:rsidR="006E09D1" w:rsidDel="00154CE0" w:rsidRDefault="006E09D1">
      <w:pPr>
        <w:pStyle w:val="ndexdillustracions"/>
        <w:tabs>
          <w:tab w:val="right" w:leader="dot" w:pos="8495"/>
        </w:tabs>
        <w:rPr>
          <w:del w:id="1257" w:author="UPC" w:date="2015-04-29T07:58:00Z"/>
          <w:rFonts w:asciiTheme="minorHAnsi" w:eastAsiaTheme="minorEastAsia" w:hAnsiTheme="minorHAnsi" w:cstheme="minorBidi"/>
          <w:noProof/>
          <w:szCs w:val="22"/>
          <w:lang w:eastAsia="ca-ES"/>
        </w:rPr>
      </w:pPr>
      <w:del w:id="1258" w:author="UPC" w:date="2015-04-29T07:58:00Z">
        <w:r w:rsidRPr="00154CE0" w:rsidDel="00154CE0">
          <w:rPr>
            <w:rPrChange w:id="1259" w:author="UPC" w:date="2015-04-29T07:58:00Z">
              <w:rPr>
                <w:rStyle w:val="Enlla"/>
                <w:noProof/>
              </w:rPr>
            </w:rPrChange>
          </w:rPr>
          <w:delText>Figura 42: Formatat de les dades per defecte de la versió 3.6.6.1.0 del CKEditor</w:delText>
        </w:r>
        <w:r w:rsidDel="00154CE0">
          <w:rPr>
            <w:noProof/>
            <w:webHidden/>
          </w:rPr>
          <w:tab/>
          <w:delText>37</w:delText>
        </w:r>
      </w:del>
    </w:p>
    <w:p w:rsidR="006E09D1" w:rsidDel="00154CE0" w:rsidRDefault="006E09D1">
      <w:pPr>
        <w:pStyle w:val="ndexdillustracions"/>
        <w:tabs>
          <w:tab w:val="right" w:leader="dot" w:pos="8495"/>
        </w:tabs>
        <w:rPr>
          <w:del w:id="1260" w:author="UPC" w:date="2015-04-29T07:58:00Z"/>
          <w:rFonts w:asciiTheme="minorHAnsi" w:eastAsiaTheme="minorEastAsia" w:hAnsiTheme="minorHAnsi" w:cstheme="minorBidi"/>
          <w:noProof/>
          <w:szCs w:val="22"/>
          <w:lang w:eastAsia="ca-ES"/>
        </w:rPr>
      </w:pPr>
      <w:del w:id="1261" w:author="UPC" w:date="2015-04-29T07:58:00Z">
        <w:r w:rsidRPr="00154CE0" w:rsidDel="00154CE0">
          <w:rPr>
            <w:rPrChange w:id="1262" w:author="UPC" w:date="2015-04-29T07:58:00Z">
              <w:rPr>
                <w:rStyle w:val="Enlla"/>
                <w:noProof/>
              </w:rPr>
            </w:rPrChange>
          </w:rPr>
          <w:delText>Figura 43: Canviar el format de tractament del text HTML del CKEditor a l'arxiu config.js</w:delText>
        </w:r>
        <w:r w:rsidDel="00154CE0">
          <w:rPr>
            <w:noProof/>
            <w:webHidden/>
          </w:rPr>
          <w:tab/>
          <w:delText>38</w:delText>
        </w:r>
      </w:del>
    </w:p>
    <w:p w:rsidR="006E09D1" w:rsidDel="00154CE0" w:rsidRDefault="006E09D1">
      <w:pPr>
        <w:pStyle w:val="ndexdillustracions"/>
        <w:tabs>
          <w:tab w:val="right" w:leader="dot" w:pos="8495"/>
        </w:tabs>
        <w:rPr>
          <w:del w:id="1263" w:author="UPC" w:date="2015-04-29T07:58:00Z"/>
          <w:rFonts w:asciiTheme="minorHAnsi" w:eastAsiaTheme="minorEastAsia" w:hAnsiTheme="minorHAnsi" w:cstheme="minorBidi"/>
          <w:noProof/>
          <w:szCs w:val="22"/>
          <w:lang w:eastAsia="ca-ES"/>
        </w:rPr>
      </w:pPr>
      <w:del w:id="1264" w:author="UPC" w:date="2015-04-29T07:58:00Z">
        <w:r w:rsidRPr="00154CE0" w:rsidDel="00154CE0">
          <w:rPr>
            <w:rPrChange w:id="1265" w:author="UPC" w:date="2015-04-29T07:58:00Z">
              <w:rPr>
                <w:rStyle w:val="Enlla"/>
                <w:noProof/>
              </w:rPr>
            </w:rPrChange>
          </w:rPr>
          <w:delText>Figura 44: Configuració del CKEditor a l'arxiu Config.groovy</w:delText>
        </w:r>
        <w:r w:rsidDel="00154CE0">
          <w:rPr>
            <w:noProof/>
            <w:webHidden/>
          </w:rPr>
          <w:tab/>
          <w:delText>39</w:delText>
        </w:r>
      </w:del>
    </w:p>
    <w:p w:rsidR="006E09D1" w:rsidDel="00154CE0" w:rsidRDefault="006E09D1">
      <w:pPr>
        <w:pStyle w:val="ndexdillustracions"/>
        <w:tabs>
          <w:tab w:val="right" w:leader="dot" w:pos="8495"/>
        </w:tabs>
        <w:rPr>
          <w:del w:id="1266" w:author="UPC" w:date="2015-04-29T07:58:00Z"/>
          <w:rFonts w:asciiTheme="minorHAnsi" w:eastAsiaTheme="minorEastAsia" w:hAnsiTheme="minorHAnsi" w:cstheme="minorBidi"/>
          <w:noProof/>
          <w:szCs w:val="22"/>
          <w:lang w:eastAsia="ca-ES"/>
        </w:rPr>
      </w:pPr>
      <w:del w:id="1267" w:author="UPC" w:date="2015-04-29T07:58:00Z">
        <w:r w:rsidRPr="00154CE0" w:rsidDel="00154CE0">
          <w:rPr>
            <w:rPrChange w:id="1268" w:author="UPC" w:date="2015-04-29T07:58:00Z">
              <w:rPr>
                <w:rStyle w:val="Enlla"/>
                <w:noProof/>
              </w:rPr>
            </w:rPrChange>
          </w:rPr>
          <w:delText>Figura 45: Config.groovy bàsic per pujar arxius al servidor amb CKEditor</w:delText>
        </w:r>
        <w:r w:rsidDel="00154CE0">
          <w:rPr>
            <w:noProof/>
            <w:webHidden/>
          </w:rPr>
          <w:tab/>
          <w:delText>40</w:delText>
        </w:r>
      </w:del>
    </w:p>
    <w:p w:rsidR="006E09D1" w:rsidDel="00154CE0" w:rsidRDefault="006E09D1">
      <w:pPr>
        <w:pStyle w:val="ndexdillustracions"/>
        <w:tabs>
          <w:tab w:val="right" w:leader="dot" w:pos="8495"/>
        </w:tabs>
        <w:rPr>
          <w:del w:id="1269" w:author="UPC" w:date="2015-04-29T07:58:00Z"/>
          <w:rFonts w:asciiTheme="minorHAnsi" w:eastAsiaTheme="minorEastAsia" w:hAnsiTheme="minorHAnsi" w:cstheme="minorBidi"/>
          <w:noProof/>
          <w:szCs w:val="22"/>
          <w:lang w:eastAsia="ca-ES"/>
        </w:rPr>
      </w:pPr>
      <w:del w:id="1270" w:author="UPC" w:date="2015-04-29T07:58:00Z">
        <w:r w:rsidRPr="00154CE0" w:rsidDel="00154CE0">
          <w:rPr>
            <w:rPrChange w:id="1271" w:author="UPC" w:date="2015-04-29T07:58:00Z">
              <w:rPr>
                <w:rStyle w:val="Enlla"/>
                <w:noProof/>
              </w:rPr>
            </w:rPrChange>
          </w:rPr>
          <w:delText>Figura 46: Carpeta del servidor</w:delText>
        </w:r>
        <w:r w:rsidDel="00154CE0">
          <w:rPr>
            <w:noProof/>
            <w:webHidden/>
          </w:rPr>
          <w:tab/>
          <w:delText>41</w:delText>
        </w:r>
      </w:del>
    </w:p>
    <w:p w:rsidR="006E09D1" w:rsidDel="00154CE0" w:rsidRDefault="006E09D1">
      <w:pPr>
        <w:pStyle w:val="ndexdillustracions"/>
        <w:tabs>
          <w:tab w:val="right" w:leader="dot" w:pos="8495"/>
        </w:tabs>
        <w:rPr>
          <w:del w:id="1272" w:author="UPC" w:date="2015-04-29T07:58:00Z"/>
          <w:rFonts w:asciiTheme="minorHAnsi" w:eastAsiaTheme="minorEastAsia" w:hAnsiTheme="minorHAnsi" w:cstheme="minorBidi"/>
          <w:noProof/>
          <w:szCs w:val="22"/>
          <w:lang w:eastAsia="ca-ES"/>
        </w:rPr>
      </w:pPr>
      <w:del w:id="1273" w:author="UPC" w:date="2015-04-29T07:58:00Z">
        <w:r w:rsidRPr="00154CE0" w:rsidDel="00154CE0">
          <w:rPr>
            <w:rPrChange w:id="1274" w:author="UPC" w:date="2015-04-29T07:58:00Z">
              <w:rPr>
                <w:rStyle w:val="Enlla"/>
                <w:noProof/>
              </w:rPr>
            </w:rPrChange>
          </w:rPr>
          <w:delText>Figura 47: Arxiu Config.groovy per pujar arxius al servidor aplicació gcrrhh</w:delText>
        </w:r>
        <w:r w:rsidDel="00154CE0">
          <w:rPr>
            <w:noProof/>
            <w:webHidden/>
          </w:rPr>
          <w:tab/>
          <w:delText>42</w:delText>
        </w:r>
      </w:del>
    </w:p>
    <w:p w:rsidR="006E09D1" w:rsidDel="00154CE0" w:rsidRDefault="006E09D1">
      <w:pPr>
        <w:pStyle w:val="ndexdillustracions"/>
        <w:tabs>
          <w:tab w:val="right" w:leader="dot" w:pos="8495"/>
        </w:tabs>
        <w:rPr>
          <w:del w:id="1275" w:author="UPC" w:date="2015-04-29T07:58:00Z"/>
          <w:rFonts w:asciiTheme="minorHAnsi" w:eastAsiaTheme="minorEastAsia" w:hAnsiTheme="minorHAnsi" w:cstheme="minorBidi"/>
          <w:noProof/>
          <w:szCs w:val="22"/>
          <w:lang w:eastAsia="ca-ES"/>
        </w:rPr>
      </w:pPr>
      <w:del w:id="1276" w:author="UPC" w:date="2015-04-29T07:58:00Z">
        <w:r w:rsidRPr="00154CE0" w:rsidDel="00154CE0">
          <w:rPr>
            <w:rPrChange w:id="1277" w:author="UPC" w:date="2015-04-29T07:58:00Z">
              <w:rPr>
                <w:rStyle w:val="Enlla"/>
                <w:noProof/>
              </w:rPr>
            </w:rPrChange>
          </w:rPr>
          <w:delText>Figura 48: Codi GSP per incloure l'espai en la ruta del servidor</w:delText>
        </w:r>
        <w:r w:rsidDel="00154CE0">
          <w:rPr>
            <w:noProof/>
            <w:webHidden/>
          </w:rPr>
          <w:tab/>
          <w:delText>43</w:delText>
        </w:r>
      </w:del>
    </w:p>
    <w:p w:rsidR="006E09D1" w:rsidDel="00154CE0" w:rsidRDefault="006E09D1">
      <w:pPr>
        <w:pStyle w:val="ndexdillustracions"/>
        <w:tabs>
          <w:tab w:val="right" w:leader="dot" w:pos="8495"/>
        </w:tabs>
        <w:rPr>
          <w:del w:id="1278" w:author="UPC" w:date="2015-04-29T07:58:00Z"/>
          <w:rFonts w:asciiTheme="minorHAnsi" w:eastAsiaTheme="minorEastAsia" w:hAnsiTheme="minorHAnsi" w:cstheme="minorBidi"/>
          <w:noProof/>
          <w:szCs w:val="22"/>
          <w:lang w:eastAsia="ca-ES"/>
        </w:rPr>
      </w:pPr>
      <w:del w:id="1279" w:author="UPC" w:date="2015-04-29T07:58:00Z">
        <w:r w:rsidRPr="00154CE0" w:rsidDel="00154CE0">
          <w:rPr>
            <w:rPrChange w:id="1280" w:author="UPC" w:date="2015-04-29T07:58:00Z">
              <w:rPr>
                <w:rStyle w:val="Enlla"/>
                <w:noProof/>
              </w:rPr>
            </w:rPrChange>
          </w:rPr>
          <w:delText>Figura 49: Ubicació PathUtils.groovy del CKEditor amb la pestanya Navigator</w:delText>
        </w:r>
        <w:r w:rsidDel="00154CE0">
          <w:rPr>
            <w:noProof/>
            <w:webHidden/>
          </w:rPr>
          <w:tab/>
          <w:delText>43</w:delText>
        </w:r>
      </w:del>
    </w:p>
    <w:p w:rsidR="006E09D1" w:rsidDel="00154CE0" w:rsidRDefault="006E09D1">
      <w:pPr>
        <w:pStyle w:val="ndexdillustracions"/>
        <w:tabs>
          <w:tab w:val="right" w:leader="dot" w:pos="8495"/>
        </w:tabs>
        <w:rPr>
          <w:del w:id="1281" w:author="UPC" w:date="2015-04-29T07:58:00Z"/>
          <w:rFonts w:asciiTheme="minorHAnsi" w:eastAsiaTheme="minorEastAsia" w:hAnsiTheme="minorHAnsi" w:cstheme="minorBidi"/>
          <w:noProof/>
          <w:szCs w:val="22"/>
          <w:lang w:eastAsia="ca-ES"/>
        </w:rPr>
      </w:pPr>
      <w:del w:id="1282" w:author="UPC" w:date="2015-04-29T07:58:00Z">
        <w:r w:rsidRPr="00154CE0" w:rsidDel="00154CE0">
          <w:rPr>
            <w:rPrChange w:id="1283" w:author="UPC" w:date="2015-04-29T07:58:00Z">
              <w:rPr>
                <w:rStyle w:val="Enlla"/>
                <w:noProof/>
              </w:rPr>
            </w:rPrChange>
          </w:rPr>
          <w:delText>Figura 50: Ubicació PathUtils.groovy del CKEditor en el sistema de fitxers</w:delText>
        </w:r>
        <w:r w:rsidDel="00154CE0">
          <w:rPr>
            <w:noProof/>
            <w:webHidden/>
          </w:rPr>
          <w:tab/>
          <w:delText>43</w:delText>
        </w:r>
      </w:del>
    </w:p>
    <w:p w:rsidR="006E09D1" w:rsidDel="00154CE0" w:rsidRDefault="006E09D1">
      <w:pPr>
        <w:pStyle w:val="ndexdillustracions"/>
        <w:tabs>
          <w:tab w:val="right" w:leader="dot" w:pos="8495"/>
        </w:tabs>
        <w:rPr>
          <w:del w:id="1284" w:author="UPC" w:date="2015-04-29T07:58:00Z"/>
          <w:rFonts w:asciiTheme="minorHAnsi" w:eastAsiaTheme="minorEastAsia" w:hAnsiTheme="minorHAnsi" w:cstheme="minorBidi"/>
          <w:noProof/>
          <w:szCs w:val="22"/>
          <w:lang w:eastAsia="ca-ES"/>
        </w:rPr>
      </w:pPr>
      <w:del w:id="1285" w:author="UPC" w:date="2015-04-29T07:58:00Z">
        <w:r w:rsidRPr="00154CE0" w:rsidDel="00154CE0">
          <w:rPr>
            <w:rPrChange w:id="1286" w:author="UPC" w:date="2015-04-29T07:58:00Z">
              <w:rPr>
                <w:rStyle w:val="Enlla"/>
                <w:noProof/>
              </w:rPr>
            </w:rPrChange>
          </w:rPr>
          <w:delText>Figura 51: Modificació al fitxer PathUtils.groovy per eliminar la capeta File/Image</w:delText>
        </w:r>
        <w:r w:rsidDel="00154CE0">
          <w:rPr>
            <w:noProof/>
            <w:webHidden/>
          </w:rPr>
          <w:tab/>
          <w:delText>44</w:delText>
        </w:r>
      </w:del>
    </w:p>
    <w:p w:rsidR="006E09D1" w:rsidDel="00154CE0" w:rsidRDefault="006E09D1">
      <w:pPr>
        <w:pStyle w:val="ndexdillustracions"/>
        <w:tabs>
          <w:tab w:val="right" w:leader="dot" w:pos="8495"/>
        </w:tabs>
        <w:rPr>
          <w:del w:id="1287" w:author="UPC" w:date="2015-04-29T07:58:00Z"/>
          <w:rFonts w:asciiTheme="minorHAnsi" w:eastAsiaTheme="minorEastAsia" w:hAnsiTheme="minorHAnsi" w:cstheme="minorBidi"/>
          <w:noProof/>
          <w:szCs w:val="22"/>
          <w:lang w:eastAsia="ca-ES"/>
        </w:rPr>
      </w:pPr>
      <w:del w:id="1288" w:author="UPC" w:date="2015-04-29T07:58:00Z">
        <w:r w:rsidRPr="00154CE0" w:rsidDel="00154CE0">
          <w:rPr>
            <w:rPrChange w:id="1289" w:author="UPC" w:date="2015-04-29T07:58:00Z">
              <w:rPr>
                <w:rStyle w:val="Enlla"/>
                <w:noProof/>
              </w:rPr>
            </w:rPrChange>
          </w:rPr>
          <w:delText>Figura 52: Arxiu config.js per fer servir Codemirror al CKEditor</w:delText>
        </w:r>
        <w:r w:rsidDel="00154CE0">
          <w:rPr>
            <w:noProof/>
            <w:webHidden/>
          </w:rPr>
          <w:tab/>
          <w:delText>45</w:delText>
        </w:r>
      </w:del>
    </w:p>
    <w:p w:rsidR="006E09D1" w:rsidDel="00154CE0" w:rsidRDefault="006E09D1">
      <w:pPr>
        <w:pStyle w:val="ndexdillustracions"/>
        <w:tabs>
          <w:tab w:val="right" w:leader="dot" w:pos="8495"/>
        </w:tabs>
        <w:rPr>
          <w:del w:id="1290" w:author="UPC" w:date="2015-04-29T07:58:00Z"/>
          <w:rFonts w:asciiTheme="minorHAnsi" w:eastAsiaTheme="minorEastAsia" w:hAnsiTheme="minorHAnsi" w:cstheme="minorBidi"/>
          <w:noProof/>
          <w:szCs w:val="22"/>
          <w:lang w:eastAsia="ca-ES"/>
        </w:rPr>
      </w:pPr>
      <w:del w:id="1291" w:author="UPC" w:date="2015-04-29T07:58:00Z">
        <w:r w:rsidRPr="00154CE0" w:rsidDel="00154CE0">
          <w:rPr>
            <w:rPrChange w:id="1292" w:author="UPC" w:date="2015-04-29T07:58:00Z">
              <w:rPr>
                <w:rStyle w:val="Enlla"/>
                <w:noProof/>
              </w:rPr>
            </w:rPrChange>
          </w:rPr>
          <w:delText>Figura 53: Botons adicionals a CKEditor deguts a Codemirror</w:delText>
        </w:r>
        <w:r w:rsidDel="00154CE0">
          <w:rPr>
            <w:noProof/>
            <w:webHidden/>
          </w:rPr>
          <w:tab/>
          <w:delText>45</w:delText>
        </w:r>
      </w:del>
    </w:p>
    <w:p w:rsidR="006E09D1" w:rsidDel="00154CE0" w:rsidRDefault="006E09D1">
      <w:pPr>
        <w:pStyle w:val="ndexdillustracions"/>
        <w:tabs>
          <w:tab w:val="right" w:leader="dot" w:pos="8495"/>
        </w:tabs>
        <w:rPr>
          <w:del w:id="1293" w:author="UPC" w:date="2015-04-29T07:58:00Z"/>
          <w:rFonts w:asciiTheme="minorHAnsi" w:eastAsiaTheme="minorEastAsia" w:hAnsiTheme="minorHAnsi" w:cstheme="minorBidi"/>
          <w:noProof/>
          <w:szCs w:val="22"/>
          <w:lang w:eastAsia="ca-ES"/>
        </w:rPr>
      </w:pPr>
      <w:del w:id="1294" w:author="UPC" w:date="2015-04-29T07:58:00Z">
        <w:r w:rsidRPr="00154CE0" w:rsidDel="00154CE0">
          <w:rPr>
            <w:rPrChange w:id="1295" w:author="UPC" w:date="2015-04-29T07:58:00Z">
              <w:rPr>
                <w:rStyle w:val="Enlla"/>
                <w:noProof/>
              </w:rPr>
            </w:rPrChange>
          </w:rPr>
          <w:delText>Figura 54: Afegir llibreries Codemirror non-rich editor</w:delText>
        </w:r>
        <w:r w:rsidDel="00154CE0">
          <w:rPr>
            <w:noProof/>
            <w:webHidden/>
          </w:rPr>
          <w:tab/>
          <w:delText>46</w:delText>
        </w:r>
      </w:del>
    </w:p>
    <w:p w:rsidR="006E09D1" w:rsidDel="00154CE0" w:rsidRDefault="006E09D1">
      <w:pPr>
        <w:pStyle w:val="ndexdillustracions"/>
        <w:tabs>
          <w:tab w:val="right" w:leader="dot" w:pos="8495"/>
        </w:tabs>
        <w:rPr>
          <w:del w:id="1296" w:author="UPC" w:date="2015-04-29T07:58:00Z"/>
          <w:rFonts w:asciiTheme="minorHAnsi" w:eastAsiaTheme="minorEastAsia" w:hAnsiTheme="minorHAnsi" w:cstheme="minorBidi"/>
          <w:noProof/>
          <w:szCs w:val="22"/>
          <w:lang w:eastAsia="ca-ES"/>
        </w:rPr>
      </w:pPr>
      <w:del w:id="1297" w:author="UPC" w:date="2015-04-29T07:58:00Z">
        <w:r w:rsidRPr="00154CE0" w:rsidDel="00154CE0">
          <w:rPr>
            <w:rPrChange w:id="1298" w:author="UPC" w:date="2015-04-29T07:58:00Z">
              <w:rPr>
                <w:rStyle w:val="Enlla"/>
                <w:noProof/>
              </w:rPr>
            </w:rPrChange>
          </w:rPr>
          <w:delText>Figura 55: Codi Javascript per a Codemirror non-rich editor</w:delText>
        </w:r>
        <w:r w:rsidDel="00154CE0">
          <w:rPr>
            <w:noProof/>
            <w:webHidden/>
          </w:rPr>
          <w:tab/>
          <w:delText>46</w:delText>
        </w:r>
      </w:del>
    </w:p>
    <w:p w:rsidR="006E09D1" w:rsidDel="00154CE0" w:rsidRDefault="006E09D1">
      <w:pPr>
        <w:pStyle w:val="ndexdillustracions"/>
        <w:tabs>
          <w:tab w:val="right" w:leader="dot" w:pos="8495"/>
        </w:tabs>
        <w:rPr>
          <w:del w:id="1299" w:author="UPC" w:date="2015-04-29T07:58:00Z"/>
          <w:rFonts w:asciiTheme="minorHAnsi" w:eastAsiaTheme="minorEastAsia" w:hAnsiTheme="minorHAnsi" w:cstheme="minorBidi"/>
          <w:noProof/>
          <w:szCs w:val="22"/>
          <w:lang w:eastAsia="ca-ES"/>
        </w:rPr>
      </w:pPr>
      <w:del w:id="1300" w:author="UPC" w:date="2015-04-29T07:58:00Z">
        <w:r w:rsidRPr="00154CE0" w:rsidDel="00154CE0">
          <w:rPr>
            <w:rPrChange w:id="1301" w:author="UPC" w:date="2015-04-29T07:58:00Z">
              <w:rPr>
                <w:rStyle w:val="Enlla"/>
                <w:noProof/>
              </w:rPr>
            </w:rPrChange>
          </w:rPr>
          <w:delText>Figura 56: Afegir un theme a Codemirror non-rich editor</w:delText>
        </w:r>
        <w:r w:rsidDel="00154CE0">
          <w:rPr>
            <w:noProof/>
            <w:webHidden/>
          </w:rPr>
          <w:tab/>
          <w:delText>46</w:delText>
        </w:r>
      </w:del>
    </w:p>
    <w:p w:rsidR="006E09D1" w:rsidDel="00154CE0" w:rsidRDefault="006E09D1">
      <w:pPr>
        <w:pStyle w:val="ndexdillustracions"/>
        <w:tabs>
          <w:tab w:val="right" w:leader="dot" w:pos="8495"/>
        </w:tabs>
        <w:rPr>
          <w:del w:id="1302" w:author="UPC" w:date="2015-04-29T07:58:00Z"/>
          <w:rFonts w:asciiTheme="minorHAnsi" w:eastAsiaTheme="minorEastAsia" w:hAnsiTheme="minorHAnsi" w:cstheme="minorBidi"/>
          <w:noProof/>
          <w:szCs w:val="22"/>
          <w:lang w:eastAsia="ca-ES"/>
        </w:rPr>
      </w:pPr>
      <w:del w:id="1303" w:author="UPC" w:date="2015-04-29T07:58:00Z">
        <w:r w:rsidRPr="00154CE0" w:rsidDel="00154CE0">
          <w:rPr>
            <w:rPrChange w:id="1304" w:author="UPC" w:date="2015-04-29T07:58:00Z">
              <w:rPr>
                <w:rStyle w:val="Enlla"/>
                <w:noProof/>
              </w:rPr>
            </w:rPrChange>
          </w:rPr>
          <w:delText>Figura 57: Exemple bàsic de Codemirror per a non-rich editor</w:delText>
        </w:r>
        <w:r w:rsidDel="00154CE0">
          <w:rPr>
            <w:noProof/>
            <w:webHidden/>
          </w:rPr>
          <w:tab/>
          <w:delText>47</w:delText>
        </w:r>
      </w:del>
    </w:p>
    <w:p w:rsidR="006E09D1" w:rsidDel="00154CE0" w:rsidRDefault="006E09D1">
      <w:pPr>
        <w:pStyle w:val="ndexdillustracions"/>
        <w:tabs>
          <w:tab w:val="right" w:leader="dot" w:pos="8495"/>
        </w:tabs>
        <w:rPr>
          <w:del w:id="1305" w:author="UPC" w:date="2015-04-29T07:58:00Z"/>
          <w:rFonts w:asciiTheme="minorHAnsi" w:eastAsiaTheme="minorEastAsia" w:hAnsiTheme="minorHAnsi" w:cstheme="minorBidi"/>
          <w:noProof/>
          <w:szCs w:val="22"/>
          <w:lang w:eastAsia="ca-ES"/>
        </w:rPr>
      </w:pPr>
      <w:del w:id="1306" w:author="UPC" w:date="2015-04-29T07:58:00Z">
        <w:r w:rsidRPr="00154CE0" w:rsidDel="00154CE0">
          <w:rPr>
            <w:rPrChange w:id="1307" w:author="UPC" w:date="2015-04-29T07:58:00Z">
              <w:rPr>
                <w:rStyle w:val="Enlla"/>
                <w:noProof/>
              </w:rPr>
            </w:rPrChange>
          </w:rPr>
          <w:delText>Figura 58: Exemple bàsic de Codemirror per a non-rich editor en un Text Area</w:delText>
        </w:r>
        <w:r w:rsidDel="00154CE0">
          <w:rPr>
            <w:noProof/>
            <w:webHidden/>
          </w:rPr>
          <w:tab/>
          <w:delText>48</w:delText>
        </w:r>
      </w:del>
    </w:p>
    <w:p w:rsidR="006E09D1" w:rsidDel="00154CE0" w:rsidRDefault="006E09D1">
      <w:pPr>
        <w:pStyle w:val="ndexdillustracions"/>
        <w:tabs>
          <w:tab w:val="right" w:leader="dot" w:pos="8495"/>
        </w:tabs>
        <w:rPr>
          <w:del w:id="1308" w:author="UPC" w:date="2015-04-29T07:58:00Z"/>
          <w:rFonts w:asciiTheme="minorHAnsi" w:eastAsiaTheme="minorEastAsia" w:hAnsiTheme="minorHAnsi" w:cstheme="minorBidi"/>
          <w:noProof/>
          <w:szCs w:val="22"/>
          <w:lang w:eastAsia="ca-ES"/>
        </w:rPr>
      </w:pPr>
      <w:del w:id="1309" w:author="UPC" w:date="2015-04-29T07:58:00Z">
        <w:r w:rsidRPr="00154CE0" w:rsidDel="00154CE0">
          <w:rPr>
            <w:rPrChange w:id="1310" w:author="UPC" w:date="2015-04-29T07:58:00Z">
              <w:rPr>
                <w:rStyle w:val="Enlla"/>
                <w:noProof/>
              </w:rPr>
            </w:rPrChange>
          </w:rPr>
          <w:delText>Figura 59: Codemirror en non-rich editor per l'aplicació gcrrhh</w:delText>
        </w:r>
        <w:r w:rsidDel="00154CE0">
          <w:rPr>
            <w:noProof/>
            <w:webHidden/>
          </w:rPr>
          <w:tab/>
          <w:delText>49</w:delText>
        </w:r>
      </w:del>
    </w:p>
    <w:p w:rsidR="006E09D1" w:rsidDel="00154CE0" w:rsidRDefault="006E09D1">
      <w:pPr>
        <w:pStyle w:val="ndexdillustracions"/>
        <w:tabs>
          <w:tab w:val="right" w:leader="dot" w:pos="8495"/>
        </w:tabs>
        <w:rPr>
          <w:del w:id="1311" w:author="UPC" w:date="2015-04-29T07:58:00Z"/>
          <w:rFonts w:asciiTheme="minorHAnsi" w:eastAsiaTheme="minorEastAsia" w:hAnsiTheme="minorHAnsi" w:cstheme="minorBidi"/>
          <w:noProof/>
          <w:szCs w:val="22"/>
          <w:lang w:eastAsia="ca-ES"/>
        </w:rPr>
      </w:pPr>
      <w:del w:id="1312" w:author="UPC" w:date="2015-04-29T07:58:00Z">
        <w:r w:rsidRPr="00154CE0" w:rsidDel="00154CE0">
          <w:rPr>
            <w:rPrChange w:id="1313" w:author="UPC" w:date="2015-04-29T07:58:00Z">
              <w:rPr>
                <w:rStyle w:val="Enlla"/>
                <w:noProof/>
              </w:rPr>
            </w:rPrChange>
          </w:rPr>
          <w:delText>Figura 60: Arxiu BuildConfig.groovy per generar el WAR amb un projecte amb CKEditor</w:delText>
        </w:r>
        <w:r w:rsidDel="00154CE0">
          <w:rPr>
            <w:noProof/>
            <w:webHidden/>
          </w:rPr>
          <w:tab/>
          <w:delText>50</w:delText>
        </w:r>
      </w:del>
    </w:p>
    <w:p w:rsidR="006E09D1" w:rsidDel="00154CE0" w:rsidRDefault="006E09D1">
      <w:pPr>
        <w:pStyle w:val="ndexdillustracions"/>
        <w:tabs>
          <w:tab w:val="right" w:leader="dot" w:pos="8495"/>
        </w:tabs>
        <w:rPr>
          <w:del w:id="1314" w:author="UPC" w:date="2015-04-29T07:58:00Z"/>
          <w:rFonts w:asciiTheme="minorHAnsi" w:eastAsiaTheme="minorEastAsia" w:hAnsiTheme="minorHAnsi" w:cstheme="minorBidi"/>
          <w:noProof/>
          <w:szCs w:val="22"/>
          <w:lang w:eastAsia="ca-ES"/>
        </w:rPr>
      </w:pPr>
      <w:del w:id="1315" w:author="UPC" w:date="2015-04-29T07:58:00Z">
        <w:r w:rsidRPr="00154CE0" w:rsidDel="00154CE0">
          <w:rPr>
            <w:rPrChange w:id="1316" w:author="UPC" w:date="2015-04-29T07:58:00Z">
              <w:rPr>
                <w:rStyle w:val="Enlla"/>
                <w:noProof/>
              </w:rPr>
            </w:rPrChange>
          </w:rPr>
          <w:delText>Figura 61: Exemple codi HTML/GSP amb estils i atributs que es perden per culpa de CKEditor</w:delText>
        </w:r>
        <w:r w:rsidDel="00154CE0">
          <w:rPr>
            <w:noProof/>
            <w:webHidden/>
          </w:rPr>
          <w:tab/>
          <w:delText>50</w:delText>
        </w:r>
      </w:del>
    </w:p>
    <w:p w:rsidR="006E09D1" w:rsidDel="00154CE0" w:rsidRDefault="006E09D1">
      <w:pPr>
        <w:pStyle w:val="ndexdillustracions"/>
        <w:tabs>
          <w:tab w:val="right" w:leader="dot" w:pos="8495"/>
        </w:tabs>
        <w:rPr>
          <w:del w:id="1317" w:author="UPC" w:date="2015-04-29T07:58:00Z"/>
          <w:rFonts w:asciiTheme="minorHAnsi" w:eastAsiaTheme="minorEastAsia" w:hAnsiTheme="minorHAnsi" w:cstheme="minorBidi"/>
          <w:noProof/>
          <w:szCs w:val="22"/>
          <w:lang w:eastAsia="ca-ES"/>
        </w:rPr>
      </w:pPr>
      <w:del w:id="1318" w:author="UPC" w:date="2015-04-29T07:58:00Z">
        <w:r w:rsidRPr="00154CE0" w:rsidDel="00154CE0">
          <w:rPr>
            <w:rPrChange w:id="1319" w:author="UPC" w:date="2015-04-29T07:58:00Z">
              <w:rPr>
                <w:rStyle w:val="Enlla"/>
                <w:noProof/>
              </w:rPr>
            </w:rPrChange>
          </w:rPr>
          <w:delText>Figura 62: Arxiu config.js per evitar que es perden els estils i atributs per culpa de CKEditor</w:delText>
        </w:r>
        <w:r w:rsidDel="00154CE0">
          <w:rPr>
            <w:noProof/>
            <w:webHidden/>
          </w:rPr>
          <w:tab/>
          <w:delText>50</w:delText>
        </w:r>
      </w:del>
    </w:p>
    <w:p w:rsidR="006E09D1" w:rsidDel="00154CE0" w:rsidRDefault="006E09D1">
      <w:pPr>
        <w:pStyle w:val="ndexdillustracions"/>
        <w:tabs>
          <w:tab w:val="right" w:leader="dot" w:pos="8495"/>
        </w:tabs>
        <w:rPr>
          <w:del w:id="1320" w:author="UPC" w:date="2015-04-29T07:58:00Z"/>
          <w:rFonts w:asciiTheme="minorHAnsi" w:eastAsiaTheme="minorEastAsia" w:hAnsiTheme="minorHAnsi" w:cstheme="minorBidi"/>
          <w:noProof/>
          <w:szCs w:val="22"/>
          <w:lang w:eastAsia="ca-ES"/>
        </w:rPr>
      </w:pPr>
      <w:del w:id="1321" w:author="UPC" w:date="2015-04-29T07:58:00Z">
        <w:r w:rsidRPr="00154CE0" w:rsidDel="00154CE0">
          <w:rPr>
            <w:rPrChange w:id="1322" w:author="UPC" w:date="2015-04-29T07:58:00Z">
              <w:rPr>
                <w:rStyle w:val="Enlla"/>
                <w:noProof/>
              </w:rPr>
            </w:rPrChange>
          </w:rPr>
          <w:delText>Figura 63: Codi GSP que provoca espais/tabulacions afegides en l'editor de codi HTML/GSP</w:delText>
        </w:r>
        <w:r w:rsidDel="00154CE0">
          <w:rPr>
            <w:noProof/>
            <w:webHidden/>
          </w:rPr>
          <w:tab/>
          <w:delText>51</w:delText>
        </w:r>
      </w:del>
    </w:p>
    <w:p w:rsidR="006E09D1" w:rsidDel="00154CE0" w:rsidRDefault="006E09D1">
      <w:pPr>
        <w:pStyle w:val="ndexdillustracions"/>
        <w:tabs>
          <w:tab w:val="right" w:leader="dot" w:pos="8495"/>
        </w:tabs>
        <w:rPr>
          <w:del w:id="1323" w:author="UPC" w:date="2015-04-29T07:58:00Z"/>
          <w:rFonts w:asciiTheme="minorHAnsi" w:eastAsiaTheme="minorEastAsia" w:hAnsiTheme="minorHAnsi" w:cstheme="minorBidi"/>
          <w:noProof/>
          <w:szCs w:val="22"/>
          <w:lang w:eastAsia="ca-ES"/>
        </w:rPr>
      </w:pPr>
      <w:del w:id="1324" w:author="UPC" w:date="2015-04-29T07:58:00Z">
        <w:r w:rsidRPr="00154CE0" w:rsidDel="00154CE0">
          <w:rPr>
            <w:rPrChange w:id="1325" w:author="UPC" w:date="2015-04-29T07:58:00Z">
              <w:rPr>
                <w:rStyle w:val="Enlla"/>
                <w:noProof/>
              </w:rPr>
            </w:rPrChange>
          </w:rPr>
          <w:delText>Figura 64: Taula de Continguts mapejada a l'aplicació Visor</w:delText>
        </w:r>
        <w:r w:rsidDel="00154CE0">
          <w:rPr>
            <w:noProof/>
            <w:webHidden/>
          </w:rPr>
          <w:tab/>
          <w:delText>53</w:delText>
        </w:r>
      </w:del>
    </w:p>
    <w:p w:rsidR="006E09D1" w:rsidDel="00154CE0" w:rsidRDefault="006E09D1">
      <w:pPr>
        <w:pStyle w:val="ndexdillustracions"/>
        <w:tabs>
          <w:tab w:val="right" w:leader="dot" w:pos="8495"/>
        </w:tabs>
        <w:rPr>
          <w:del w:id="1326" w:author="UPC" w:date="2015-04-29T07:58:00Z"/>
          <w:rFonts w:asciiTheme="minorHAnsi" w:eastAsiaTheme="minorEastAsia" w:hAnsiTheme="minorHAnsi" w:cstheme="minorBidi"/>
          <w:noProof/>
          <w:szCs w:val="22"/>
          <w:lang w:eastAsia="ca-ES"/>
        </w:rPr>
      </w:pPr>
      <w:del w:id="1327" w:author="UPC" w:date="2015-04-29T07:58:00Z">
        <w:r w:rsidRPr="00154CE0" w:rsidDel="00154CE0">
          <w:rPr>
            <w:rPrChange w:id="1328" w:author="UPC" w:date="2015-04-29T07:58:00Z">
              <w:rPr>
                <w:rStyle w:val="Enlla"/>
                <w:noProof/>
              </w:rPr>
            </w:rPrChange>
          </w:rPr>
          <w:delText>Figura 65: Taula de Templates mapejada a l'aplicació Visor</w:delText>
        </w:r>
        <w:r w:rsidDel="00154CE0">
          <w:rPr>
            <w:noProof/>
            <w:webHidden/>
          </w:rPr>
          <w:tab/>
          <w:delText>54</w:delText>
        </w:r>
      </w:del>
    </w:p>
    <w:p w:rsidR="006E09D1" w:rsidDel="00154CE0" w:rsidRDefault="006E09D1">
      <w:pPr>
        <w:pStyle w:val="ndexdillustracions"/>
        <w:tabs>
          <w:tab w:val="right" w:leader="dot" w:pos="8495"/>
        </w:tabs>
        <w:rPr>
          <w:del w:id="1329" w:author="UPC" w:date="2015-04-29T07:58:00Z"/>
          <w:rFonts w:asciiTheme="minorHAnsi" w:eastAsiaTheme="minorEastAsia" w:hAnsiTheme="minorHAnsi" w:cstheme="minorBidi"/>
          <w:noProof/>
          <w:szCs w:val="22"/>
          <w:lang w:eastAsia="ca-ES"/>
        </w:rPr>
      </w:pPr>
      <w:del w:id="1330" w:author="UPC" w:date="2015-04-29T07:58:00Z">
        <w:r w:rsidRPr="00154CE0" w:rsidDel="00154CE0">
          <w:rPr>
            <w:rPrChange w:id="1331" w:author="UPC" w:date="2015-04-29T07:58:00Z">
              <w:rPr>
                <w:rStyle w:val="Enlla"/>
                <w:noProof/>
              </w:rPr>
            </w:rPrChange>
          </w:rPr>
          <w:delText>Figura 66: Consulta del contingut d'un Template</w:delText>
        </w:r>
        <w:r w:rsidDel="00154CE0">
          <w:rPr>
            <w:noProof/>
            <w:webHidden/>
          </w:rPr>
          <w:tab/>
          <w:delText>54</w:delText>
        </w:r>
      </w:del>
    </w:p>
    <w:p w:rsidR="006E09D1" w:rsidDel="00154CE0" w:rsidRDefault="006E09D1">
      <w:pPr>
        <w:pStyle w:val="ndexdillustracions"/>
        <w:tabs>
          <w:tab w:val="right" w:leader="dot" w:pos="8495"/>
        </w:tabs>
        <w:rPr>
          <w:del w:id="1332" w:author="UPC" w:date="2015-04-29T07:58:00Z"/>
          <w:rFonts w:asciiTheme="minorHAnsi" w:eastAsiaTheme="minorEastAsia" w:hAnsiTheme="minorHAnsi" w:cstheme="minorBidi"/>
          <w:noProof/>
          <w:szCs w:val="22"/>
          <w:lang w:eastAsia="ca-ES"/>
        </w:rPr>
      </w:pPr>
      <w:del w:id="1333" w:author="UPC" w:date="2015-04-29T07:58:00Z">
        <w:r w:rsidRPr="00154CE0" w:rsidDel="00154CE0">
          <w:rPr>
            <w:rPrChange w:id="1334" w:author="UPC" w:date="2015-04-29T07:58:00Z">
              <w:rPr>
                <w:rStyle w:val="Enlla"/>
                <w:noProof/>
              </w:rPr>
            </w:rPrChange>
          </w:rPr>
          <w:delText>Figura 67: Redirecció URL</w:delText>
        </w:r>
        <w:r w:rsidDel="00154CE0">
          <w:rPr>
            <w:noProof/>
            <w:webHidden/>
          </w:rPr>
          <w:tab/>
          <w:delText>55</w:delText>
        </w:r>
      </w:del>
    </w:p>
    <w:p w:rsidR="006E09D1" w:rsidDel="00154CE0" w:rsidRDefault="006E09D1">
      <w:pPr>
        <w:pStyle w:val="ndexdillustracions"/>
        <w:tabs>
          <w:tab w:val="right" w:leader="dot" w:pos="8495"/>
        </w:tabs>
        <w:rPr>
          <w:del w:id="1335" w:author="UPC" w:date="2015-04-29T07:58:00Z"/>
          <w:rFonts w:asciiTheme="minorHAnsi" w:eastAsiaTheme="minorEastAsia" w:hAnsiTheme="minorHAnsi" w:cstheme="minorBidi"/>
          <w:noProof/>
          <w:szCs w:val="22"/>
          <w:lang w:eastAsia="ca-ES"/>
        </w:rPr>
      </w:pPr>
      <w:del w:id="1336" w:author="UPC" w:date="2015-04-29T07:58:00Z">
        <w:r w:rsidRPr="00154CE0" w:rsidDel="00154CE0">
          <w:rPr>
            <w:rPrChange w:id="1337" w:author="UPC" w:date="2015-04-29T07:58:00Z">
              <w:rPr>
                <w:rStyle w:val="Enlla"/>
                <w:noProof/>
              </w:rPr>
            </w:rPrChange>
          </w:rPr>
          <w:delText>Figura 68: Redirecció al VisulController.groovy en el cas{nom_servidor}/rrhh</w:delText>
        </w:r>
        <w:r w:rsidDel="00154CE0">
          <w:rPr>
            <w:noProof/>
            <w:webHidden/>
          </w:rPr>
          <w:tab/>
          <w:delText>55</w:delText>
        </w:r>
      </w:del>
    </w:p>
    <w:p w:rsidR="006E09D1" w:rsidDel="00154CE0" w:rsidRDefault="006E09D1">
      <w:pPr>
        <w:pStyle w:val="ndexdillustracions"/>
        <w:tabs>
          <w:tab w:val="right" w:leader="dot" w:pos="8495"/>
        </w:tabs>
        <w:rPr>
          <w:del w:id="1338" w:author="UPC" w:date="2015-04-29T07:58:00Z"/>
          <w:rFonts w:asciiTheme="minorHAnsi" w:eastAsiaTheme="minorEastAsia" w:hAnsiTheme="minorHAnsi" w:cstheme="minorBidi"/>
          <w:noProof/>
          <w:szCs w:val="22"/>
          <w:lang w:eastAsia="ca-ES"/>
        </w:rPr>
      </w:pPr>
      <w:del w:id="1339" w:author="UPC" w:date="2015-04-29T07:58:00Z">
        <w:r w:rsidRPr="00154CE0" w:rsidDel="00154CE0">
          <w:rPr>
            <w:rPrChange w:id="1340" w:author="UPC" w:date="2015-04-29T07:58:00Z">
              <w:rPr>
                <w:rStyle w:val="Enlla"/>
                <w:noProof/>
              </w:rPr>
            </w:rPrChange>
          </w:rPr>
          <w:delText>Figura 69: Determinació del perfil de l'usuari</w:delText>
        </w:r>
        <w:r w:rsidDel="00154CE0">
          <w:rPr>
            <w:noProof/>
            <w:webHidden/>
          </w:rPr>
          <w:tab/>
          <w:delText>56</w:delText>
        </w:r>
      </w:del>
    </w:p>
    <w:p w:rsidR="006E09D1" w:rsidDel="00154CE0" w:rsidRDefault="006E09D1">
      <w:pPr>
        <w:pStyle w:val="ndexdillustracions"/>
        <w:tabs>
          <w:tab w:val="right" w:leader="dot" w:pos="8495"/>
        </w:tabs>
        <w:rPr>
          <w:del w:id="1341" w:author="UPC" w:date="2015-04-29T07:58:00Z"/>
          <w:rFonts w:asciiTheme="minorHAnsi" w:eastAsiaTheme="minorEastAsia" w:hAnsiTheme="minorHAnsi" w:cstheme="minorBidi"/>
          <w:noProof/>
          <w:szCs w:val="22"/>
          <w:lang w:eastAsia="ca-ES"/>
        </w:rPr>
      </w:pPr>
      <w:del w:id="1342" w:author="UPC" w:date="2015-04-29T07:58:00Z">
        <w:r w:rsidRPr="00154CE0" w:rsidDel="00154CE0">
          <w:rPr>
            <w:rPrChange w:id="1343" w:author="UPC" w:date="2015-04-29T07:58:00Z">
              <w:rPr>
                <w:rStyle w:val="Enlla"/>
                <w:noProof/>
              </w:rPr>
            </w:rPrChange>
          </w:rPr>
          <w:delText>Figura 70: Renderització de la pàginaweb amb VisualController.groovy</w:delText>
        </w:r>
        <w:r w:rsidDel="00154CE0">
          <w:rPr>
            <w:noProof/>
            <w:webHidden/>
          </w:rPr>
          <w:tab/>
          <w:delText>56</w:delText>
        </w:r>
      </w:del>
    </w:p>
    <w:p w:rsidR="006E09D1" w:rsidDel="00154CE0" w:rsidRDefault="006E09D1">
      <w:pPr>
        <w:pStyle w:val="ndexdillustracions"/>
        <w:tabs>
          <w:tab w:val="right" w:leader="dot" w:pos="8495"/>
        </w:tabs>
        <w:rPr>
          <w:del w:id="1344" w:author="UPC" w:date="2015-04-29T07:58:00Z"/>
          <w:rFonts w:asciiTheme="minorHAnsi" w:eastAsiaTheme="minorEastAsia" w:hAnsiTheme="minorHAnsi" w:cstheme="minorBidi"/>
          <w:noProof/>
          <w:szCs w:val="22"/>
          <w:lang w:eastAsia="ca-ES"/>
        </w:rPr>
      </w:pPr>
      <w:del w:id="1345" w:author="UPC" w:date="2015-04-29T07:58:00Z">
        <w:r w:rsidRPr="00154CE0" w:rsidDel="00154CE0">
          <w:rPr>
            <w:rPrChange w:id="1346" w:author="UPC" w:date="2015-04-29T07:58:00Z">
              <w:rPr>
                <w:rStyle w:val="Enlla"/>
                <w:noProof/>
              </w:rPr>
            </w:rPrChange>
          </w:rPr>
          <w:delText>Figura 71: Consulta SQL SearcherController.groovy</w:delText>
        </w:r>
        <w:r w:rsidDel="00154CE0">
          <w:rPr>
            <w:noProof/>
            <w:webHidden/>
          </w:rPr>
          <w:tab/>
          <w:delText>57</w:delText>
        </w:r>
      </w:del>
    </w:p>
    <w:p w:rsidR="006E09D1" w:rsidDel="00154CE0" w:rsidRDefault="006E09D1">
      <w:pPr>
        <w:pStyle w:val="ndexdillustracions"/>
        <w:tabs>
          <w:tab w:val="right" w:leader="dot" w:pos="8495"/>
        </w:tabs>
        <w:rPr>
          <w:del w:id="1347" w:author="UPC" w:date="2015-04-29T07:58:00Z"/>
          <w:rFonts w:asciiTheme="minorHAnsi" w:eastAsiaTheme="minorEastAsia" w:hAnsiTheme="minorHAnsi" w:cstheme="minorBidi"/>
          <w:noProof/>
          <w:szCs w:val="22"/>
          <w:lang w:eastAsia="ca-ES"/>
        </w:rPr>
      </w:pPr>
      <w:del w:id="1348" w:author="UPC" w:date="2015-04-29T07:58:00Z">
        <w:r w:rsidRPr="00154CE0" w:rsidDel="00154CE0">
          <w:rPr>
            <w:rPrChange w:id="1349" w:author="UPC" w:date="2015-04-29T07:58:00Z">
              <w:rPr>
                <w:rStyle w:val="Enlla"/>
                <w:noProof/>
              </w:rPr>
            </w:rPrChange>
          </w:rPr>
          <w:delText>Figura 72: Consulta SQL ActualitzionsController.groovy</w:delText>
        </w:r>
        <w:r w:rsidDel="00154CE0">
          <w:rPr>
            <w:noProof/>
            <w:webHidden/>
          </w:rPr>
          <w:tab/>
          <w:delText>57</w:delText>
        </w:r>
      </w:del>
    </w:p>
    <w:p w:rsidR="006E09D1" w:rsidDel="00154CE0" w:rsidRDefault="006E09D1">
      <w:pPr>
        <w:pStyle w:val="ndexdillustracions"/>
        <w:tabs>
          <w:tab w:val="right" w:leader="dot" w:pos="8495"/>
        </w:tabs>
        <w:rPr>
          <w:del w:id="1350" w:author="UPC" w:date="2015-04-29T07:58:00Z"/>
          <w:rFonts w:asciiTheme="minorHAnsi" w:eastAsiaTheme="minorEastAsia" w:hAnsiTheme="minorHAnsi" w:cstheme="minorBidi"/>
          <w:noProof/>
          <w:szCs w:val="22"/>
          <w:lang w:eastAsia="ca-ES"/>
        </w:rPr>
      </w:pPr>
      <w:del w:id="1351" w:author="UPC" w:date="2015-04-29T07:58:00Z">
        <w:r w:rsidRPr="00154CE0" w:rsidDel="00154CE0">
          <w:rPr>
            <w:rPrChange w:id="1352" w:author="UPC" w:date="2015-04-29T07:58:00Z">
              <w:rPr>
                <w:rStyle w:val="Enlla"/>
                <w:noProof/>
              </w:rPr>
            </w:rPrChange>
          </w:rPr>
          <w:delText>Figura 73: Arxiu BuildConfig.groovy. Instal·lació dels plugins CXF per connectar-se a web services</w:delText>
        </w:r>
        <w:r w:rsidDel="00154CE0">
          <w:rPr>
            <w:noProof/>
            <w:webHidden/>
          </w:rPr>
          <w:tab/>
          <w:delText>59</w:delText>
        </w:r>
      </w:del>
    </w:p>
    <w:p w:rsidR="006E09D1" w:rsidDel="00154CE0" w:rsidRDefault="006E09D1">
      <w:pPr>
        <w:pStyle w:val="ndexdillustracions"/>
        <w:tabs>
          <w:tab w:val="right" w:leader="dot" w:pos="8495"/>
        </w:tabs>
        <w:rPr>
          <w:del w:id="1353" w:author="UPC" w:date="2015-04-29T07:58:00Z"/>
          <w:rFonts w:asciiTheme="minorHAnsi" w:eastAsiaTheme="minorEastAsia" w:hAnsiTheme="minorHAnsi" w:cstheme="minorBidi"/>
          <w:noProof/>
          <w:szCs w:val="22"/>
          <w:lang w:eastAsia="ca-ES"/>
        </w:rPr>
      </w:pPr>
      <w:del w:id="1354" w:author="UPC" w:date="2015-04-29T07:58:00Z">
        <w:r w:rsidRPr="00154CE0" w:rsidDel="00154CE0">
          <w:rPr>
            <w:rPrChange w:id="1355" w:author="UPC" w:date="2015-04-29T07:58:00Z">
              <w:rPr>
                <w:rStyle w:val="Enlla"/>
                <w:noProof/>
              </w:rPr>
            </w:rPrChange>
          </w:rPr>
          <w:delText>Figura 74: Exemple d'arxiu Config.groovy per configurar un client web service</w:delText>
        </w:r>
        <w:r w:rsidDel="00154CE0">
          <w:rPr>
            <w:noProof/>
            <w:webHidden/>
          </w:rPr>
          <w:tab/>
          <w:delText>59</w:delText>
        </w:r>
      </w:del>
    </w:p>
    <w:p w:rsidR="006E09D1" w:rsidDel="00154CE0" w:rsidRDefault="006E09D1">
      <w:pPr>
        <w:pStyle w:val="ndexdillustracions"/>
        <w:tabs>
          <w:tab w:val="right" w:leader="dot" w:pos="8495"/>
        </w:tabs>
        <w:rPr>
          <w:del w:id="1356" w:author="UPC" w:date="2015-04-29T07:58:00Z"/>
          <w:rFonts w:asciiTheme="minorHAnsi" w:eastAsiaTheme="minorEastAsia" w:hAnsiTheme="minorHAnsi" w:cstheme="minorBidi"/>
          <w:noProof/>
          <w:szCs w:val="22"/>
          <w:lang w:eastAsia="ca-ES"/>
        </w:rPr>
      </w:pPr>
      <w:del w:id="1357" w:author="UPC" w:date="2015-04-29T07:58:00Z">
        <w:r w:rsidRPr="00154CE0" w:rsidDel="00154CE0">
          <w:rPr>
            <w:rPrChange w:id="1358" w:author="UPC" w:date="2015-04-29T07:58:00Z">
              <w:rPr>
                <w:rStyle w:val="Enlla"/>
                <w:noProof/>
              </w:rPr>
            </w:rPrChange>
          </w:rPr>
          <w:delText>Figura 75: Missatge obtingut a la consola després d'executar exitosament la instrucció wsdl2java</w:delText>
        </w:r>
        <w:r w:rsidDel="00154CE0">
          <w:rPr>
            <w:noProof/>
            <w:webHidden/>
          </w:rPr>
          <w:tab/>
          <w:delText>60</w:delText>
        </w:r>
      </w:del>
    </w:p>
    <w:p w:rsidR="006E09D1" w:rsidDel="00154CE0" w:rsidRDefault="006E09D1">
      <w:pPr>
        <w:pStyle w:val="ndexdillustracions"/>
        <w:tabs>
          <w:tab w:val="right" w:leader="dot" w:pos="8495"/>
        </w:tabs>
        <w:rPr>
          <w:del w:id="1359" w:author="UPC" w:date="2015-04-29T07:58:00Z"/>
          <w:rFonts w:asciiTheme="minorHAnsi" w:eastAsiaTheme="minorEastAsia" w:hAnsiTheme="minorHAnsi" w:cstheme="minorBidi"/>
          <w:noProof/>
          <w:szCs w:val="22"/>
          <w:lang w:eastAsia="ca-ES"/>
        </w:rPr>
      </w:pPr>
      <w:del w:id="1360" w:author="UPC" w:date="2015-04-29T07:58:00Z">
        <w:r w:rsidRPr="00154CE0" w:rsidDel="00154CE0">
          <w:rPr>
            <w:rPrChange w:id="1361" w:author="UPC" w:date="2015-04-29T07:58:00Z">
              <w:rPr>
                <w:rStyle w:val="Enlla"/>
                <w:noProof/>
              </w:rPr>
            </w:rPrChange>
          </w:rPr>
          <w:delText>Figura 76: Exemple de client web service seguint l'estils de codi Grails</w:delText>
        </w:r>
        <w:r w:rsidDel="00154CE0">
          <w:rPr>
            <w:noProof/>
            <w:webHidden/>
          </w:rPr>
          <w:tab/>
          <w:delText>62</w:delText>
        </w:r>
      </w:del>
    </w:p>
    <w:p w:rsidR="006E09D1" w:rsidDel="00154CE0" w:rsidRDefault="006E09D1">
      <w:pPr>
        <w:pStyle w:val="ndexdillustracions"/>
        <w:tabs>
          <w:tab w:val="right" w:leader="dot" w:pos="8495"/>
        </w:tabs>
        <w:rPr>
          <w:del w:id="1362" w:author="UPC" w:date="2015-04-29T07:58:00Z"/>
          <w:rFonts w:asciiTheme="minorHAnsi" w:eastAsiaTheme="minorEastAsia" w:hAnsiTheme="minorHAnsi" w:cstheme="minorBidi"/>
          <w:noProof/>
          <w:szCs w:val="22"/>
          <w:lang w:eastAsia="ca-ES"/>
        </w:rPr>
      </w:pPr>
      <w:del w:id="1363" w:author="UPC" w:date="2015-04-29T07:58:00Z">
        <w:r w:rsidRPr="00154CE0" w:rsidDel="00154CE0">
          <w:rPr>
            <w:rPrChange w:id="1364" w:author="UPC" w:date="2015-04-29T07:58:00Z">
              <w:rPr>
                <w:rStyle w:val="Enlla"/>
                <w:noProof/>
              </w:rPr>
            </w:rPrChange>
          </w:rPr>
          <w:delText>Figura 77: Exemple de client web service seguint l'estil de codi Java</w:delText>
        </w:r>
        <w:r w:rsidDel="00154CE0">
          <w:rPr>
            <w:noProof/>
            <w:webHidden/>
          </w:rPr>
          <w:tab/>
          <w:delText>62</w:delText>
        </w:r>
      </w:del>
    </w:p>
    <w:p w:rsidR="006E09D1" w:rsidDel="00154CE0" w:rsidRDefault="006E09D1">
      <w:pPr>
        <w:pStyle w:val="ndexdillustracions"/>
        <w:tabs>
          <w:tab w:val="right" w:leader="dot" w:pos="8495"/>
        </w:tabs>
        <w:rPr>
          <w:del w:id="1365" w:author="UPC" w:date="2015-04-29T07:58:00Z"/>
          <w:rFonts w:asciiTheme="minorHAnsi" w:eastAsiaTheme="minorEastAsia" w:hAnsiTheme="minorHAnsi" w:cstheme="minorBidi"/>
          <w:noProof/>
          <w:szCs w:val="22"/>
          <w:lang w:eastAsia="ca-ES"/>
        </w:rPr>
      </w:pPr>
      <w:del w:id="1366" w:author="UPC" w:date="2015-04-29T07:58:00Z">
        <w:r w:rsidRPr="00154CE0" w:rsidDel="00154CE0">
          <w:rPr>
            <w:rPrChange w:id="1367" w:author="UPC" w:date="2015-04-29T07:58:00Z">
              <w:rPr>
                <w:rStyle w:val="Enlla"/>
                <w:noProof/>
              </w:rPr>
            </w:rPrChange>
          </w:rPr>
          <w:delText>Figura 78: BuildConfig.groovy del web service del Rebut Nòmina. Pas 1</w:delText>
        </w:r>
        <w:r w:rsidDel="00154CE0">
          <w:rPr>
            <w:noProof/>
            <w:webHidden/>
          </w:rPr>
          <w:tab/>
          <w:delText>63</w:delText>
        </w:r>
      </w:del>
    </w:p>
    <w:p w:rsidR="006E09D1" w:rsidDel="00154CE0" w:rsidRDefault="006E09D1">
      <w:pPr>
        <w:pStyle w:val="ndexdillustracions"/>
        <w:tabs>
          <w:tab w:val="right" w:leader="dot" w:pos="8495"/>
        </w:tabs>
        <w:rPr>
          <w:del w:id="1368" w:author="UPC" w:date="2015-04-29T07:58:00Z"/>
          <w:rFonts w:asciiTheme="minorHAnsi" w:eastAsiaTheme="minorEastAsia" w:hAnsiTheme="minorHAnsi" w:cstheme="minorBidi"/>
          <w:noProof/>
          <w:szCs w:val="22"/>
          <w:lang w:eastAsia="ca-ES"/>
        </w:rPr>
      </w:pPr>
      <w:del w:id="1369" w:author="UPC" w:date="2015-04-29T07:58:00Z">
        <w:r w:rsidRPr="00154CE0" w:rsidDel="00154CE0">
          <w:rPr>
            <w:rPrChange w:id="1370" w:author="UPC" w:date="2015-04-29T07:58:00Z">
              <w:rPr>
                <w:rStyle w:val="Enlla"/>
                <w:noProof/>
              </w:rPr>
            </w:rPrChange>
          </w:rPr>
          <w:delText>Figura 79: BuildConfig.groovy del web service del Rebut Nòmina. Pas 2</w:delText>
        </w:r>
        <w:r w:rsidDel="00154CE0">
          <w:rPr>
            <w:noProof/>
            <w:webHidden/>
          </w:rPr>
          <w:tab/>
          <w:delText>63</w:delText>
        </w:r>
      </w:del>
    </w:p>
    <w:p w:rsidR="006E09D1" w:rsidDel="00154CE0" w:rsidRDefault="006E09D1">
      <w:pPr>
        <w:pStyle w:val="ndexdillustracions"/>
        <w:tabs>
          <w:tab w:val="right" w:leader="dot" w:pos="8495"/>
        </w:tabs>
        <w:rPr>
          <w:del w:id="1371" w:author="UPC" w:date="2015-04-29T07:58:00Z"/>
          <w:rFonts w:asciiTheme="minorHAnsi" w:eastAsiaTheme="minorEastAsia" w:hAnsiTheme="minorHAnsi" w:cstheme="minorBidi"/>
          <w:noProof/>
          <w:szCs w:val="22"/>
          <w:lang w:eastAsia="ca-ES"/>
        </w:rPr>
      </w:pPr>
      <w:del w:id="1372" w:author="UPC" w:date="2015-04-29T07:58:00Z">
        <w:r w:rsidRPr="00154CE0" w:rsidDel="00154CE0">
          <w:rPr>
            <w:rPrChange w:id="1373" w:author="UPC" w:date="2015-04-29T07:58:00Z">
              <w:rPr>
                <w:rStyle w:val="Enlla"/>
                <w:noProof/>
              </w:rPr>
            </w:rPrChange>
          </w:rPr>
          <w:delText>Figura 80: Error al descarregar plugins per a web services</w:delText>
        </w:r>
        <w:r w:rsidDel="00154CE0">
          <w:rPr>
            <w:noProof/>
            <w:webHidden/>
          </w:rPr>
          <w:tab/>
          <w:delText>64</w:delText>
        </w:r>
      </w:del>
    </w:p>
    <w:p w:rsidR="006E09D1" w:rsidDel="00154CE0" w:rsidRDefault="006E09D1">
      <w:pPr>
        <w:pStyle w:val="ndexdillustracions"/>
        <w:tabs>
          <w:tab w:val="right" w:leader="dot" w:pos="8495"/>
        </w:tabs>
        <w:rPr>
          <w:del w:id="1374" w:author="UPC" w:date="2015-04-29T07:58:00Z"/>
          <w:rFonts w:asciiTheme="minorHAnsi" w:eastAsiaTheme="minorEastAsia" w:hAnsiTheme="minorHAnsi" w:cstheme="minorBidi"/>
          <w:noProof/>
          <w:szCs w:val="22"/>
          <w:lang w:eastAsia="ca-ES"/>
        </w:rPr>
      </w:pPr>
      <w:del w:id="1375" w:author="UPC" w:date="2015-04-29T07:58:00Z">
        <w:r w:rsidRPr="00154CE0" w:rsidDel="00154CE0">
          <w:rPr>
            <w:rPrChange w:id="1376" w:author="UPC" w:date="2015-04-29T07:58:00Z">
              <w:rPr>
                <w:rStyle w:val="Enlla"/>
                <w:noProof/>
              </w:rPr>
            </w:rPrChange>
          </w:rPr>
          <w:delText>Figura 81: Resultat de la instrucció install-plugin cxf</w:delText>
        </w:r>
        <w:r w:rsidDel="00154CE0">
          <w:rPr>
            <w:noProof/>
            <w:webHidden/>
          </w:rPr>
          <w:tab/>
          <w:delText>65</w:delText>
        </w:r>
      </w:del>
    </w:p>
    <w:p w:rsidR="006E09D1" w:rsidDel="00154CE0" w:rsidRDefault="006E09D1">
      <w:pPr>
        <w:pStyle w:val="ndexdillustracions"/>
        <w:tabs>
          <w:tab w:val="right" w:leader="dot" w:pos="8495"/>
        </w:tabs>
        <w:rPr>
          <w:del w:id="1377" w:author="UPC" w:date="2015-04-29T07:58:00Z"/>
          <w:rFonts w:asciiTheme="minorHAnsi" w:eastAsiaTheme="minorEastAsia" w:hAnsiTheme="minorHAnsi" w:cstheme="minorBidi"/>
          <w:noProof/>
          <w:szCs w:val="22"/>
          <w:lang w:eastAsia="ca-ES"/>
        </w:rPr>
      </w:pPr>
      <w:del w:id="1378" w:author="UPC" w:date="2015-04-29T07:58:00Z">
        <w:r w:rsidRPr="00154CE0" w:rsidDel="00154CE0">
          <w:rPr>
            <w:rPrChange w:id="1379" w:author="UPC" w:date="2015-04-29T07:58:00Z">
              <w:rPr>
                <w:rStyle w:val="Enlla"/>
                <w:noProof/>
              </w:rPr>
            </w:rPrChange>
          </w:rPr>
          <w:delText>Figura 82: Arxiu Config.groovy. Primera configuració d’un client web service</w:delText>
        </w:r>
        <w:r w:rsidDel="00154CE0">
          <w:rPr>
            <w:noProof/>
            <w:webHidden/>
          </w:rPr>
          <w:tab/>
          <w:delText>65</w:delText>
        </w:r>
      </w:del>
    </w:p>
    <w:p w:rsidR="006E09D1" w:rsidDel="00154CE0" w:rsidRDefault="006E09D1">
      <w:pPr>
        <w:pStyle w:val="ndexdillustracions"/>
        <w:tabs>
          <w:tab w:val="right" w:leader="dot" w:pos="8495"/>
        </w:tabs>
        <w:rPr>
          <w:del w:id="1380" w:author="UPC" w:date="2015-04-29T07:58:00Z"/>
          <w:rFonts w:asciiTheme="minorHAnsi" w:eastAsiaTheme="minorEastAsia" w:hAnsiTheme="minorHAnsi" w:cstheme="minorBidi"/>
          <w:noProof/>
          <w:szCs w:val="22"/>
          <w:lang w:eastAsia="ca-ES"/>
        </w:rPr>
      </w:pPr>
      <w:del w:id="1381" w:author="UPC" w:date="2015-04-29T07:58:00Z">
        <w:r w:rsidRPr="00154CE0" w:rsidDel="00154CE0">
          <w:rPr>
            <w:rPrChange w:id="1382" w:author="UPC" w:date="2015-04-29T07:58:00Z">
              <w:rPr>
                <w:rStyle w:val="Enlla"/>
                <w:noProof/>
              </w:rPr>
            </w:rPrChange>
          </w:rPr>
          <w:delText>Figura 83: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83" w:author="UPC" w:date="2015-04-29T07:58:00Z"/>
          <w:rFonts w:asciiTheme="minorHAnsi" w:eastAsiaTheme="minorEastAsia" w:hAnsiTheme="minorHAnsi" w:cstheme="minorBidi"/>
          <w:noProof/>
          <w:szCs w:val="22"/>
          <w:lang w:eastAsia="ca-ES"/>
        </w:rPr>
      </w:pPr>
      <w:del w:id="1384" w:author="UPC" w:date="2015-04-29T07:58:00Z">
        <w:r w:rsidRPr="00154CE0" w:rsidDel="00154CE0">
          <w:rPr>
            <w:rPrChange w:id="1385" w:author="UPC" w:date="2015-04-29T07:58:00Z">
              <w:rPr>
                <w:rStyle w:val="Enlla"/>
                <w:noProof/>
              </w:rPr>
            </w:rPrChange>
          </w:rPr>
          <w:delText>Figura 84: Arxiu Config.groovy. Segona configuració d’un client web service</w:delText>
        </w:r>
        <w:r w:rsidDel="00154CE0">
          <w:rPr>
            <w:noProof/>
            <w:webHidden/>
          </w:rPr>
          <w:tab/>
          <w:delText>66</w:delText>
        </w:r>
      </w:del>
    </w:p>
    <w:p w:rsidR="006E09D1" w:rsidDel="00154CE0" w:rsidRDefault="006E09D1">
      <w:pPr>
        <w:pStyle w:val="ndexdillustracions"/>
        <w:tabs>
          <w:tab w:val="right" w:leader="dot" w:pos="8495"/>
        </w:tabs>
        <w:rPr>
          <w:del w:id="1386" w:author="UPC" w:date="2015-04-29T07:58:00Z"/>
          <w:rFonts w:asciiTheme="minorHAnsi" w:eastAsiaTheme="minorEastAsia" w:hAnsiTheme="minorHAnsi" w:cstheme="minorBidi"/>
          <w:noProof/>
          <w:szCs w:val="22"/>
          <w:lang w:eastAsia="ca-ES"/>
        </w:rPr>
      </w:pPr>
      <w:del w:id="1387" w:author="UPC" w:date="2015-04-29T07:58:00Z">
        <w:r w:rsidRPr="00154CE0" w:rsidDel="00154CE0">
          <w:rPr>
            <w:rPrChange w:id="1388" w:author="UPC" w:date="2015-04-29T07:58:00Z">
              <w:rPr>
                <w:rStyle w:val="Enlla"/>
                <w:noProof/>
              </w:rPr>
            </w:rPrChange>
          </w:rPr>
          <w:delText>Figura 85: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89" w:author="UPC" w:date="2015-04-29T07:58:00Z"/>
          <w:rFonts w:asciiTheme="minorHAnsi" w:eastAsiaTheme="minorEastAsia" w:hAnsiTheme="minorHAnsi" w:cstheme="minorBidi"/>
          <w:noProof/>
          <w:szCs w:val="22"/>
          <w:lang w:eastAsia="ca-ES"/>
        </w:rPr>
      </w:pPr>
      <w:del w:id="1390" w:author="UPC" w:date="2015-04-29T07:58:00Z">
        <w:r w:rsidRPr="00154CE0" w:rsidDel="00154CE0">
          <w:rPr>
            <w:rPrChange w:id="1391" w:author="UPC" w:date="2015-04-29T07:58:00Z">
              <w:rPr>
                <w:rStyle w:val="Enlla"/>
                <w:noProof/>
              </w:rPr>
            </w:rPrChange>
          </w:rPr>
          <w:delText>Figura 86: Forked Grails VM exited with error. Error degut a intentar connectar amb el web service sense la variable clientInterface adequada o inexistent</w:delText>
        </w:r>
        <w:r w:rsidDel="00154CE0">
          <w:rPr>
            <w:noProof/>
            <w:webHidden/>
          </w:rPr>
          <w:tab/>
          <w:delText>68</w:delText>
        </w:r>
      </w:del>
    </w:p>
    <w:p w:rsidR="006E09D1" w:rsidDel="00154CE0" w:rsidRDefault="006E09D1">
      <w:pPr>
        <w:pStyle w:val="ndexdillustracions"/>
        <w:tabs>
          <w:tab w:val="right" w:leader="dot" w:pos="8495"/>
        </w:tabs>
        <w:rPr>
          <w:del w:id="1392" w:author="UPC" w:date="2015-04-29T07:58:00Z"/>
          <w:rFonts w:asciiTheme="minorHAnsi" w:eastAsiaTheme="minorEastAsia" w:hAnsiTheme="minorHAnsi" w:cstheme="minorBidi"/>
          <w:noProof/>
          <w:szCs w:val="22"/>
          <w:lang w:eastAsia="ca-ES"/>
        </w:rPr>
      </w:pPr>
      <w:del w:id="1393" w:author="UPC" w:date="2015-04-29T07:58:00Z">
        <w:r w:rsidRPr="00154CE0" w:rsidDel="00154CE0">
          <w:rPr>
            <w:rPrChange w:id="1394" w:author="UPC" w:date="2015-04-29T07:58:00Z">
              <w:rPr>
                <w:rStyle w:val="Enlla"/>
                <w:noProof/>
              </w:rPr>
            </w:rPrChange>
          </w:rPr>
          <w:delText>Figura 87: Instal·lació del plugin CKEditor</w:delText>
        </w:r>
        <w:r w:rsidDel="00154CE0">
          <w:rPr>
            <w:noProof/>
            <w:webHidden/>
          </w:rPr>
          <w:tab/>
          <w:delText>69</w:delText>
        </w:r>
      </w:del>
    </w:p>
    <w:p w:rsidR="006E09D1" w:rsidDel="00154CE0" w:rsidRDefault="006E09D1">
      <w:pPr>
        <w:pStyle w:val="ndexdillustracions"/>
        <w:tabs>
          <w:tab w:val="right" w:leader="dot" w:pos="8495"/>
        </w:tabs>
        <w:rPr>
          <w:del w:id="1395" w:author="UPC" w:date="2015-04-29T07:58:00Z"/>
          <w:rFonts w:asciiTheme="minorHAnsi" w:eastAsiaTheme="minorEastAsia" w:hAnsiTheme="minorHAnsi" w:cstheme="minorBidi"/>
          <w:noProof/>
          <w:szCs w:val="22"/>
          <w:lang w:eastAsia="ca-ES"/>
        </w:rPr>
      </w:pPr>
      <w:del w:id="1396" w:author="UPC" w:date="2015-04-29T07:58:00Z">
        <w:r w:rsidRPr="00154CE0" w:rsidDel="00154CE0">
          <w:rPr>
            <w:rPrChange w:id="1397" w:author="UPC" w:date="2015-04-29T07:58:00Z">
              <w:rPr>
                <w:rStyle w:val="Enlla"/>
                <w:noProof/>
              </w:rPr>
            </w:rPrChange>
          </w:rPr>
          <w:delText>Figura 88: Arxiu Config.groovy</w:delText>
        </w:r>
        <w:r w:rsidDel="00154CE0">
          <w:rPr>
            <w:noProof/>
            <w:webHidden/>
          </w:rPr>
          <w:tab/>
          <w:delText>70</w:delText>
        </w:r>
      </w:del>
    </w:p>
    <w:p w:rsidR="006E09D1" w:rsidDel="00154CE0" w:rsidRDefault="006E09D1">
      <w:pPr>
        <w:pStyle w:val="ndexdillustracions"/>
        <w:tabs>
          <w:tab w:val="right" w:leader="dot" w:pos="8495"/>
        </w:tabs>
        <w:rPr>
          <w:del w:id="1398" w:author="UPC" w:date="2015-04-29T07:58:00Z"/>
          <w:rFonts w:asciiTheme="minorHAnsi" w:eastAsiaTheme="minorEastAsia" w:hAnsiTheme="minorHAnsi" w:cstheme="minorBidi"/>
          <w:noProof/>
          <w:szCs w:val="22"/>
          <w:lang w:eastAsia="ca-ES"/>
        </w:rPr>
      </w:pPr>
      <w:del w:id="1399" w:author="UPC" w:date="2015-04-29T07:58:00Z">
        <w:r w:rsidRPr="00154CE0" w:rsidDel="00154CE0">
          <w:rPr>
            <w:rPrChange w:id="1400" w:author="UPC" w:date="2015-04-29T07:58:00Z">
              <w:rPr>
                <w:rStyle w:val="Enlla"/>
                <w:noProof/>
              </w:rPr>
            </w:rPrChange>
          </w:rPr>
          <w:delText>Figura 89: Arxiu ckeditorconfig.js</w:delText>
        </w:r>
        <w:r w:rsidDel="00154CE0">
          <w:rPr>
            <w:noProof/>
            <w:webHidden/>
          </w:rPr>
          <w:tab/>
          <w:delText>72</w:delText>
        </w:r>
      </w:del>
    </w:p>
    <w:p w:rsidR="006E09D1" w:rsidDel="00154CE0" w:rsidRDefault="006E09D1">
      <w:pPr>
        <w:pStyle w:val="ndexdillustracions"/>
        <w:tabs>
          <w:tab w:val="right" w:leader="dot" w:pos="8495"/>
        </w:tabs>
        <w:rPr>
          <w:del w:id="1401" w:author="UPC" w:date="2015-04-29T07:58:00Z"/>
          <w:rFonts w:asciiTheme="minorHAnsi" w:eastAsiaTheme="minorEastAsia" w:hAnsiTheme="minorHAnsi" w:cstheme="minorBidi"/>
          <w:noProof/>
          <w:szCs w:val="22"/>
          <w:lang w:eastAsia="ca-ES"/>
        </w:rPr>
      </w:pPr>
      <w:del w:id="1402" w:author="UPC" w:date="2015-04-29T07:58:00Z">
        <w:r w:rsidRPr="00154CE0" w:rsidDel="00154CE0">
          <w:rPr>
            <w:rPrChange w:id="1403" w:author="UPC" w:date="2015-04-29T07:58:00Z">
              <w:rPr>
                <w:rStyle w:val="Enlla"/>
                <w:noProof/>
              </w:rPr>
            </w:rPrChange>
          </w:rPr>
          <w:delText>Figura 90: Afegir CKeditor de manera ràpida a una vista GSP</w:delText>
        </w:r>
        <w:r w:rsidDel="00154CE0">
          <w:rPr>
            <w:noProof/>
            <w:webHidden/>
          </w:rPr>
          <w:tab/>
          <w:delText>73</w:delText>
        </w:r>
      </w:del>
    </w:p>
    <w:p w:rsidR="006E09D1" w:rsidDel="00154CE0" w:rsidRDefault="006E09D1">
      <w:pPr>
        <w:pStyle w:val="ndexdillustracions"/>
        <w:tabs>
          <w:tab w:val="right" w:leader="dot" w:pos="8495"/>
        </w:tabs>
        <w:rPr>
          <w:del w:id="1404" w:author="UPC" w:date="2015-04-29T07:58:00Z"/>
          <w:rFonts w:asciiTheme="minorHAnsi" w:eastAsiaTheme="minorEastAsia" w:hAnsiTheme="minorHAnsi" w:cstheme="minorBidi"/>
          <w:noProof/>
          <w:szCs w:val="22"/>
          <w:lang w:eastAsia="ca-ES"/>
        </w:rPr>
      </w:pPr>
      <w:del w:id="1405" w:author="UPC" w:date="2015-04-29T07:58:00Z">
        <w:r w:rsidRPr="00154CE0" w:rsidDel="00154CE0">
          <w:rPr>
            <w:rPrChange w:id="1406" w:author="UPC" w:date="2015-04-29T07:58:00Z">
              <w:rPr>
                <w:rStyle w:val="Enlla"/>
                <w:noProof/>
              </w:rPr>
            </w:rPrChange>
          </w:rPr>
          <w:delText>Figura 91: Afegir llibreria &lt;ckeditor:resources&gt; depenent de si es fa servir CKEditor o editor de codi HTML/GSP</w:delText>
        </w:r>
        <w:r w:rsidDel="00154CE0">
          <w:rPr>
            <w:noProof/>
            <w:webHidden/>
          </w:rPr>
          <w:tab/>
          <w:delText>73</w:delText>
        </w:r>
      </w:del>
    </w:p>
    <w:p w:rsidR="006E09D1" w:rsidDel="00154CE0" w:rsidRDefault="006E09D1">
      <w:pPr>
        <w:pStyle w:val="ndexdillustracions"/>
        <w:tabs>
          <w:tab w:val="right" w:leader="dot" w:pos="8495"/>
        </w:tabs>
        <w:rPr>
          <w:del w:id="1407" w:author="UPC" w:date="2015-04-29T07:58:00Z"/>
          <w:rFonts w:asciiTheme="minorHAnsi" w:eastAsiaTheme="minorEastAsia" w:hAnsiTheme="minorHAnsi" w:cstheme="minorBidi"/>
          <w:noProof/>
          <w:szCs w:val="22"/>
          <w:lang w:eastAsia="ca-ES"/>
        </w:rPr>
      </w:pPr>
      <w:del w:id="1408" w:author="UPC" w:date="2015-04-29T07:58:00Z">
        <w:r w:rsidRPr="00154CE0" w:rsidDel="00154CE0">
          <w:rPr>
            <w:rPrChange w:id="1409" w:author="UPC" w:date="2015-04-29T07:58:00Z">
              <w:rPr>
                <w:rStyle w:val="Enlla"/>
                <w:noProof/>
              </w:rPr>
            </w:rPrChange>
          </w:rPr>
          <w:delText>Figura 92: Codi GSP que provoca espais/tabulacions afegides en l'editor de codi HTML/GSP</w:delText>
        </w:r>
        <w:r w:rsidDel="00154CE0">
          <w:rPr>
            <w:noProof/>
            <w:webHidden/>
          </w:rPr>
          <w:tab/>
          <w:delText>73</w:delText>
        </w:r>
      </w:del>
    </w:p>
    <w:p w:rsidR="006E09D1" w:rsidDel="00154CE0" w:rsidRDefault="006E09D1">
      <w:pPr>
        <w:pStyle w:val="ndexdillustracions"/>
        <w:tabs>
          <w:tab w:val="right" w:leader="dot" w:pos="8495"/>
        </w:tabs>
        <w:rPr>
          <w:del w:id="1410" w:author="UPC" w:date="2015-04-29T07:58:00Z"/>
          <w:rFonts w:asciiTheme="minorHAnsi" w:eastAsiaTheme="minorEastAsia" w:hAnsiTheme="minorHAnsi" w:cstheme="minorBidi"/>
          <w:noProof/>
          <w:szCs w:val="22"/>
          <w:lang w:eastAsia="ca-ES"/>
        </w:rPr>
      </w:pPr>
      <w:del w:id="1411" w:author="UPC" w:date="2015-04-29T07:58:00Z">
        <w:r w:rsidRPr="00154CE0" w:rsidDel="00154CE0">
          <w:rPr>
            <w:rPrChange w:id="1412" w:author="UPC" w:date="2015-04-29T07:58:00Z">
              <w:rPr>
                <w:rStyle w:val="Enlla"/>
                <w:noProof/>
              </w:rPr>
            </w:rPrChange>
          </w:rPr>
          <w:delText>Figura 93: Arxiu config.js (CKEditor) de l’aplicació Editor (gcrrhh)</w:delText>
        </w:r>
        <w:r w:rsidDel="00154CE0">
          <w:rPr>
            <w:noProof/>
            <w:webHidden/>
          </w:rPr>
          <w:tab/>
          <w:delText>76</w:delText>
        </w:r>
      </w:del>
    </w:p>
    <w:p w:rsidR="006E09D1" w:rsidDel="00154CE0" w:rsidRDefault="006E09D1">
      <w:pPr>
        <w:pStyle w:val="ndexdillustracions"/>
        <w:tabs>
          <w:tab w:val="right" w:leader="dot" w:pos="8495"/>
        </w:tabs>
        <w:rPr>
          <w:del w:id="1413" w:author="UPC" w:date="2015-04-29T07:58:00Z"/>
          <w:rFonts w:asciiTheme="minorHAnsi" w:eastAsiaTheme="minorEastAsia" w:hAnsiTheme="minorHAnsi" w:cstheme="minorBidi"/>
          <w:noProof/>
          <w:szCs w:val="22"/>
          <w:lang w:eastAsia="ca-ES"/>
        </w:rPr>
      </w:pPr>
      <w:del w:id="1414" w:author="UPC" w:date="2015-04-29T07:58:00Z">
        <w:r w:rsidRPr="00154CE0" w:rsidDel="00154CE0">
          <w:rPr>
            <w:rPrChange w:id="1415" w:author="UPC" w:date="2015-04-29T07:58:00Z">
              <w:rPr>
                <w:rStyle w:val="Enlla"/>
                <w:noProof/>
              </w:rPr>
            </w:rPrChange>
          </w:rPr>
          <w:delText>Figura 94: CKEditor: configuració del plugin al Config.groovy del gcrrhh</w:delText>
        </w:r>
        <w:r w:rsidDel="00154CE0">
          <w:rPr>
            <w:noProof/>
            <w:webHidden/>
          </w:rPr>
          <w:tab/>
          <w:delText>78</w:delText>
        </w:r>
      </w:del>
    </w:p>
    <w:p w:rsidR="006E09D1" w:rsidDel="00154CE0" w:rsidRDefault="006E09D1">
      <w:pPr>
        <w:pStyle w:val="ndexdillustracions"/>
        <w:tabs>
          <w:tab w:val="right" w:leader="dot" w:pos="8495"/>
        </w:tabs>
        <w:rPr>
          <w:del w:id="1416" w:author="UPC" w:date="2015-04-29T07:58:00Z"/>
          <w:rFonts w:asciiTheme="minorHAnsi" w:eastAsiaTheme="minorEastAsia" w:hAnsiTheme="minorHAnsi" w:cstheme="minorBidi"/>
          <w:noProof/>
          <w:szCs w:val="22"/>
          <w:lang w:eastAsia="ca-ES"/>
        </w:rPr>
      </w:pPr>
      <w:del w:id="1417" w:author="UPC" w:date="2015-04-29T07:58:00Z">
        <w:r w:rsidRPr="00154CE0" w:rsidDel="00154CE0">
          <w:rPr>
            <w:rPrChange w:id="1418" w:author="UPC" w:date="2015-04-29T07:58:00Z">
              <w:rPr>
                <w:rStyle w:val="Enlla"/>
                <w:noProof/>
              </w:rPr>
            </w:rPrChange>
          </w:rPr>
          <w:delText>Figura 95: Taglib personalitzat per a les aplicacions RPPAS, RPPDI i RPBEC</w:delText>
        </w:r>
        <w:r w:rsidDel="00154CE0">
          <w:rPr>
            <w:noProof/>
            <w:webHidden/>
          </w:rPr>
          <w:tab/>
          <w:delText>79</w:delText>
        </w:r>
      </w:del>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8D50D6" w:rsidRDefault="00364151">
      <w:pPr>
        <w:pStyle w:val="ndexdillustracions"/>
        <w:tabs>
          <w:tab w:val="right" w:leader="dot" w:pos="8495"/>
        </w:tabs>
        <w:rPr>
          <w:ins w:id="1419" w:author="UPC" w:date="2015-06-03T09:11:00Z"/>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ins w:id="1420" w:author="UPC" w:date="2015-06-03T09:11:00Z">
        <w:r w:rsidR="008D50D6" w:rsidRPr="006B05F3">
          <w:rPr>
            <w:rStyle w:val="Enlla"/>
            <w:noProof/>
          </w:rPr>
          <w:fldChar w:fldCharType="begin"/>
        </w:r>
        <w:r w:rsidR="008D50D6" w:rsidRPr="006B05F3">
          <w:rPr>
            <w:rStyle w:val="Enlla"/>
            <w:noProof/>
          </w:rPr>
          <w:instrText xml:space="preserve"> </w:instrText>
        </w:r>
        <w:r w:rsidR="008D50D6">
          <w:rPr>
            <w:noProof/>
          </w:rPr>
          <w:instrText>HYPERLINK \l "_Toc421086270"</w:instrText>
        </w:r>
        <w:r w:rsidR="008D50D6" w:rsidRPr="006B05F3">
          <w:rPr>
            <w:rStyle w:val="Enlla"/>
            <w:noProof/>
          </w:rPr>
          <w:instrText xml:space="preserve"> </w:instrText>
        </w:r>
        <w:r w:rsidR="008D50D6" w:rsidRPr="006B05F3">
          <w:rPr>
            <w:rStyle w:val="Enlla"/>
            <w:noProof/>
          </w:rPr>
          <w:fldChar w:fldCharType="separate"/>
        </w:r>
        <w:r w:rsidR="008D50D6" w:rsidRPr="006B05F3">
          <w:rPr>
            <w:rStyle w:val="Enlla"/>
            <w:noProof/>
          </w:rPr>
          <w:t>Taula 1: Tags específics del CMS</w:t>
        </w:r>
        <w:r w:rsidR="008D50D6">
          <w:rPr>
            <w:noProof/>
            <w:webHidden/>
          </w:rPr>
          <w:tab/>
        </w:r>
        <w:r w:rsidR="008D50D6">
          <w:rPr>
            <w:noProof/>
            <w:webHidden/>
          </w:rPr>
          <w:fldChar w:fldCharType="begin"/>
        </w:r>
        <w:r w:rsidR="008D50D6">
          <w:rPr>
            <w:noProof/>
            <w:webHidden/>
          </w:rPr>
          <w:instrText xml:space="preserve"> PAGEREF _Toc421086270 \h </w:instrText>
        </w:r>
      </w:ins>
      <w:r w:rsidR="008D50D6">
        <w:rPr>
          <w:noProof/>
          <w:webHidden/>
        </w:rPr>
      </w:r>
      <w:r w:rsidR="008D50D6">
        <w:rPr>
          <w:noProof/>
          <w:webHidden/>
        </w:rPr>
        <w:fldChar w:fldCharType="separate"/>
      </w:r>
      <w:ins w:id="1421" w:author="UPC" w:date="2015-06-03T09:11:00Z">
        <w:r w:rsidR="008D50D6">
          <w:rPr>
            <w:noProof/>
            <w:webHidden/>
          </w:rPr>
          <w:t>59</w:t>
        </w:r>
        <w:r w:rsidR="008D50D6">
          <w:rPr>
            <w:noProof/>
            <w:webHidden/>
          </w:rPr>
          <w:fldChar w:fldCharType="end"/>
        </w:r>
        <w:r w:rsidR="008D50D6" w:rsidRPr="006B05F3">
          <w:rPr>
            <w:rStyle w:val="Enlla"/>
            <w:noProof/>
          </w:rPr>
          <w:fldChar w:fldCharType="end"/>
        </w:r>
      </w:ins>
    </w:p>
    <w:p w:rsidR="008D50D6" w:rsidRDefault="008D50D6">
      <w:pPr>
        <w:pStyle w:val="ndexdillustracions"/>
        <w:tabs>
          <w:tab w:val="right" w:leader="dot" w:pos="8495"/>
        </w:tabs>
        <w:rPr>
          <w:ins w:id="1422" w:author="UPC" w:date="2015-06-03T09:11:00Z"/>
          <w:rFonts w:asciiTheme="minorHAnsi" w:eastAsiaTheme="minorEastAsia" w:hAnsiTheme="minorHAnsi" w:cstheme="minorBidi"/>
          <w:noProof/>
          <w:szCs w:val="22"/>
          <w:lang w:eastAsia="ca-ES"/>
        </w:rPr>
      </w:pPr>
      <w:ins w:id="1423" w:author="UPC" w:date="2015-06-03T09:11:00Z">
        <w:r w:rsidRPr="006B05F3">
          <w:rPr>
            <w:rStyle w:val="Enlla"/>
            <w:noProof/>
          </w:rPr>
          <w:fldChar w:fldCharType="begin"/>
        </w:r>
        <w:r w:rsidRPr="006B05F3">
          <w:rPr>
            <w:rStyle w:val="Enlla"/>
            <w:noProof/>
          </w:rPr>
          <w:instrText xml:space="preserve"> </w:instrText>
        </w:r>
        <w:r>
          <w:rPr>
            <w:noProof/>
          </w:rPr>
          <w:instrText>HYPERLINK \l "_Toc421086271"</w:instrText>
        </w:r>
        <w:r w:rsidRPr="006B05F3">
          <w:rPr>
            <w:rStyle w:val="Enlla"/>
            <w:noProof/>
          </w:rPr>
          <w:instrText xml:space="preserve"> </w:instrText>
        </w:r>
        <w:r w:rsidRPr="006B05F3">
          <w:rPr>
            <w:rStyle w:val="Enlla"/>
            <w:noProof/>
          </w:rPr>
          <w:fldChar w:fldCharType="separate"/>
        </w:r>
        <w:r w:rsidRPr="006B05F3">
          <w:rPr>
            <w:rStyle w:val="Enlla"/>
            <w:noProof/>
          </w:rPr>
          <w:t>Taula 2: Variables específicques del CMS</w:t>
        </w:r>
        <w:r>
          <w:rPr>
            <w:noProof/>
            <w:webHidden/>
          </w:rPr>
          <w:tab/>
        </w:r>
        <w:r>
          <w:rPr>
            <w:noProof/>
            <w:webHidden/>
          </w:rPr>
          <w:fldChar w:fldCharType="begin"/>
        </w:r>
        <w:r>
          <w:rPr>
            <w:noProof/>
            <w:webHidden/>
          </w:rPr>
          <w:instrText xml:space="preserve"> PAGEREF _Toc421086271 \h </w:instrText>
        </w:r>
      </w:ins>
      <w:r>
        <w:rPr>
          <w:noProof/>
          <w:webHidden/>
        </w:rPr>
      </w:r>
      <w:r>
        <w:rPr>
          <w:noProof/>
          <w:webHidden/>
        </w:rPr>
        <w:fldChar w:fldCharType="separate"/>
      </w:r>
      <w:ins w:id="1424" w:author="UPC" w:date="2015-06-03T09:11:00Z">
        <w:r>
          <w:rPr>
            <w:noProof/>
            <w:webHidden/>
          </w:rPr>
          <w:t>59</w:t>
        </w:r>
        <w:r>
          <w:rPr>
            <w:noProof/>
            <w:webHidden/>
          </w:rPr>
          <w:fldChar w:fldCharType="end"/>
        </w:r>
        <w:r w:rsidRPr="006B05F3">
          <w:rPr>
            <w:rStyle w:val="Enlla"/>
            <w:noProof/>
          </w:rPr>
          <w:fldChar w:fldCharType="end"/>
        </w:r>
      </w:ins>
    </w:p>
    <w:p w:rsidR="006E09D1" w:rsidDel="00154CE0" w:rsidRDefault="006E09D1">
      <w:pPr>
        <w:pStyle w:val="ndexdillustracions"/>
        <w:tabs>
          <w:tab w:val="right" w:leader="dot" w:pos="8495"/>
        </w:tabs>
        <w:rPr>
          <w:del w:id="1425" w:author="UPC" w:date="2015-04-29T07:58:00Z"/>
          <w:rFonts w:asciiTheme="minorHAnsi" w:eastAsiaTheme="minorEastAsia" w:hAnsiTheme="minorHAnsi" w:cstheme="minorBidi"/>
          <w:noProof/>
          <w:szCs w:val="22"/>
          <w:lang w:eastAsia="ca-ES"/>
        </w:rPr>
      </w:pPr>
      <w:del w:id="1426" w:author="UPC" w:date="2015-04-29T07:58:00Z">
        <w:r w:rsidRPr="00154CE0" w:rsidDel="00154CE0">
          <w:rPr>
            <w:rPrChange w:id="1427" w:author="UPC" w:date="2015-04-29T07:58:00Z">
              <w:rPr>
                <w:rStyle w:val="Enlla"/>
                <w:noProof/>
              </w:rPr>
            </w:rPrChange>
          </w:rPr>
          <w:lastRenderedPageBreak/>
          <w:delText>Taula 1: Tags específics del CMS</w:delText>
        </w:r>
        <w:r w:rsidDel="00154CE0">
          <w:rPr>
            <w:noProof/>
            <w:webHidden/>
          </w:rPr>
          <w:tab/>
          <w:delText>58</w:delText>
        </w:r>
      </w:del>
    </w:p>
    <w:p w:rsidR="006E09D1" w:rsidDel="00154CE0" w:rsidRDefault="006E09D1">
      <w:pPr>
        <w:pStyle w:val="ndexdillustracions"/>
        <w:tabs>
          <w:tab w:val="right" w:leader="dot" w:pos="8495"/>
        </w:tabs>
        <w:rPr>
          <w:del w:id="1428" w:author="UPC" w:date="2015-04-29T07:58:00Z"/>
          <w:rFonts w:asciiTheme="minorHAnsi" w:eastAsiaTheme="minorEastAsia" w:hAnsiTheme="minorHAnsi" w:cstheme="minorBidi"/>
          <w:noProof/>
          <w:szCs w:val="22"/>
          <w:lang w:eastAsia="ca-ES"/>
        </w:rPr>
      </w:pPr>
      <w:del w:id="1429" w:author="UPC" w:date="2015-04-29T07:58:00Z">
        <w:r w:rsidRPr="00154CE0" w:rsidDel="00154CE0">
          <w:rPr>
            <w:rPrChange w:id="1430" w:author="UPC" w:date="2015-04-29T07:58:00Z">
              <w:rPr>
                <w:rStyle w:val="Enlla"/>
                <w:noProof/>
              </w:rPr>
            </w:rPrChange>
          </w:rPr>
          <w:delText>Taula 2: Variables específicques del CMS</w:delText>
        </w:r>
        <w:r w:rsidDel="00154CE0">
          <w:rPr>
            <w:noProof/>
            <w:webHidden/>
          </w:rPr>
          <w:tab/>
          <w:delText>58</w:delText>
        </w:r>
      </w:del>
    </w:p>
    <w:p w:rsidR="00364151" w:rsidRDefault="00364151" w:rsidP="00E05685">
      <w:r>
        <w:fldChar w:fldCharType="end"/>
      </w:r>
    </w:p>
    <w:p w:rsidR="00E05685" w:rsidRDefault="00E05685" w:rsidP="00E05685">
      <w:r>
        <w:br w:type="page"/>
      </w:r>
    </w:p>
    <w:p w:rsidR="00D11FE8" w:rsidRDefault="00150D85" w:rsidP="00150D85">
      <w:pPr>
        <w:pStyle w:val="Ttol1"/>
      </w:pPr>
      <w:bookmarkStart w:id="1431" w:name="_Toc421086039"/>
      <w:r>
        <w:lastRenderedPageBreak/>
        <w:t>Introducció</w:t>
      </w:r>
      <w:bookmarkEnd w:id="1431"/>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 xml:space="preserve">complements quedin configurats com volem, és a dir, com estan a l’actual CMS. En alguns casos fins i tot posant exemples senzills que es poden dur a terme en una aplicació Grails </w:t>
      </w:r>
      <w:r w:rsidR="000D0653" w:rsidRPr="00F03A91">
        <w:t>des de</w:t>
      </w:r>
      <w:r w:rsidRPr="00F03A91">
        <w:t xml:space="preserve"> zero per tal de veure el seu comportament</w:t>
      </w:r>
      <w:r w:rsidRPr="00494115">
        <w:t>.</w:t>
      </w:r>
    </w:p>
    <w:p w:rsidR="00C16C68" w:rsidRDefault="00C16C68" w:rsidP="00C5276C">
      <w:pPr>
        <w:spacing w:before="240"/>
      </w:pPr>
    </w:p>
    <w:p w:rsidR="00C5276C" w:rsidRDefault="00C5276C" w:rsidP="00C5276C">
      <w:r>
        <w:br w:type="page"/>
      </w:r>
    </w:p>
    <w:p w:rsidR="00B4019B" w:rsidRDefault="00150D85" w:rsidP="00B4019B">
      <w:pPr>
        <w:pStyle w:val="Ttol1"/>
      </w:pPr>
      <w:bookmarkStart w:id="1432" w:name="_Toc421086040"/>
      <w:r>
        <w:lastRenderedPageBreak/>
        <w:t>Canvis comuns (Editor</w:t>
      </w:r>
      <w:r w:rsidR="00B4019B">
        <w:t xml:space="preserve"> i Visor</w:t>
      </w:r>
      <w:r>
        <w:t>)</w:t>
      </w:r>
      <w:bookmarkEnd w:id="1432"/>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1433" w:name="_Toc421086041"/>
      <w:r>
        <w:t>Incloure Boot</w:t>
      </w:r>
      <w:r w:rsidR="009B01B1">
        <w:t>s</w:t>
      </w:r>
      <w:r>
        <w:t>trap en una aplicació Grails</w:t>
      </w:r>
      <w:bookmarkEnd w:id="1433"/>
    </w:p>
    <w:p w:rsidR="00610192" w:rsidRDefault="00610192" w:rsidP="00610192">
      <w:r w:rsidRPr="003E7C20">
        <w:t>Bootstrap</w:t>
      </w:r>
      <w:r>
        <w:t xml:space="preserve"> és un </w:t>
      </w:r>
      <w:r w:rsidRPr="00C917A2">
        <w:rPr>
          <w:i/>
        </w:rPr>
        <w:t>framework</w:t>
      </w:r>
      <w:r>
        <w:t xml:space="preserve"> que serveix per dissenyar aplicacions de </w:t>
      </w:r>
      <w:r w:rsidR="000D0653">
        <w:t>mobilitat</w:t>
      </w:r>
      <w:r>
        <w:t xml:space="preserve">. </w:t>
      </w:r>
      <w:r w:rsidR="00E60D7C">
        <w:t>És l’encarregat, ajudant-se d’un conjunt d’arxius Javascrip</w:t>
      </w:r>
      <w:r w:rsidR="003613D2">
        <w:t xml:space="preserve">t i CSS, d’adaptar els elements </w:t>
      </w:r>
      <w:r w:rsidR="00E60D7C">
        <w:t xml:space="preserve">de la pàgina web al dispositiu </w:t>
      </w:r>
      <w:r w:rsidR="000D0653">
        <w:t>mòbil</w:t>
      </w:r>
      <w:r w:rsidR="003613D2">
        <w:t xml:space="preserve"> redimensionant-los</w:t>
      </w:r>
      <w:r w:rsidR="00E60D7C">
        <w:t>.</w:t>
      </w:r>
    </w:p>
    <w:p w:rsidR="00F07EFE" w:rsidRDefault="00F07EFE" w:rsidP="00F07EFE">
      <w:pPr>
        <w:pStyle w:val="Ttol3"/>
      </w:pPr>
      <w:bookmarkStart w:id="1434" w:name="_Toc421086042"/>
      <w:r>
        <w:t>Instal·lació de BootStrap</w:t>
      </w:r>
      <w:bookmarkEnd w:id="1434"/>
    </w:p>
    <w:p w:rsidR="00F07EFE" w:rsidRDefault="00F07EFE" w:rsidP="00F07EFE">
      <w:r w:rsidRPr="00F07EFE">
        <w:t xml:space="preserve">Descarregar el </w:t>
      </w:r>
      <w:r w:rsidRPr="007C596B">
        <w:rPr>
          <w:i/>
        </w:rPr>
        <w:t>framework</w:t>
      </w:r>
      <w:r w:rsidRPr="00F07EFE">
        <w:t xml:space="preserve"> de la seva pàgina web:</w:t>
      </w:r>
      <w:r>
        <w:t xml:space="preserve"> </w:t>
      </w:r>
      <w:hyperlink r:id="rId10" w:anchor="download" w:history="1">
        <w:r w:rsidRPr="00E375E7">
          <w:rPr>
            <w:rStyle w:val="Enlla"/>
          </w:rPr>
          <w:t>http://getbootstrap.com/getting-started/#download</w:t>
        </w:r>
      </w:hyperlink>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w:t>
      </w:r>
      <w:ins w:id="1435" w:author="UPC" w:date="2015-04-28T16:31:00Z">
        <w:r w:rsidR="00FE0A33">
          <w:t>’</w:t>
        </w:r>
      </w:ins>
      <w:del w:id="1436" w:author="UPC" w:date="2015-04-28T16:31:00Z">
        <w:r w:rsidR="000D0653" w:rsidDel="00FE0A33">
          <w:delText xml:space="preserve">e </w:delText>
        </w:r>
        <w:r w:rsidR="00F24888" w:rsidDel="00FE0A33">
          <w:delText xml:space="preserve">insertar </w:delText>
        </w:r>
      </w:del>
      <w:ins w:id="1437" w:author="UPC" w:date="2015-04-28T16:31:00Z">
        <w:r w:rsidR="00FE0A33">
          <w:t xml:space="preserve">inserir </w:t>
        </w:r>
      </w:ins>
      <w:r w:rsidR="00F24888">
        <w:t>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2C7E1D" w:rsidTr="00C77F14">
        <w:tc>
          <w:tcPr>
            <w:tcW w:w="8613"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1438" w:name="_Toc421086163"/>
      <w:r>
        <w:lastRenderedPageBreak/>
        <w:t xml:space="preserve">Figura </w:t>
      </w:r>
      <w:r w:rsidR="00C51F7C">
        <w:fldChar w:fldCharType="begin"/>
      </w:r>
      <w:r w:rsidR="00C51F7C">
        <w:instrText xml:space="preserve"> SEQ Figura \* ARABIC </w:instrText>
      </w:r>
      <w:r w:rsidR="00C51F7C">
        <w:fldChar w:fldCharType="separate"/>
      </w:r>
      <w:r w:rsidR="008D50D6">
        <w:rPr>
          <w:noProof/>
        </w:rPr>
        <w:t>1</w:t>
      </w:r>
      <w:r w:rsidR="00C51F7C">
        <w:rPr>
          <w:noProof/>
        </w:rPr>
        <w:fldChar w:fldCharType="end"/>
      </w:r>
      <w:r w:rsidR="00FB4ACF">
        <w:t>: Referenciar Boots</w:t>
      </w:r>
      <w:r>
        <w:t>trap en una aplicació Grails</w:t>
      </w:r>
      <w:bookmarkEnd w:id="1438"/>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27EC40E0" wp14:editId="2D81A0A7">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1">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1439" w:name="_Toc421086139"/>
      <w:r>
        <w:t xml:space="preserve">Imatge </w:t>
      </w:r>
      <w:r w:rsidR="00C51F7C">
        <w:fldChar w:fldCharType="begin"/>
      </w:r>
      <w:r w:rsidR="00C51F7C">
        <w:instrText xml:space="preserve"> SEQ Imatge \* ARABIC </w:instrText>
      </w:r>
      <w:r w:rsidR="00C51F7C">
        <w:fldChar w:fldCharType="separate"/>
      </w:r>
      <w:r w:rsidR="008D50D6">
        <w:rPr>
          <w:noProof/>
        </w:rPr>
        <w:t>1</w:t>
      </w:r>
      <w:r w:rsidR="00C51F7C">
        <w:rPr>
          <w:noProof/>
        </w:rPr>
        <w:fldChar w:fldCharType="end"/>
      </w:r>
      <w:r>
        <w:t>: Esquelet aplicació Grails amb Boot</w:t>
      </w:r>
      <w:r w:rsidR="009B01B1">
        <w:t>s</w:t>
      </w:r>
      <w:r>
        <w:t>trap</w:t>
      </w:r>
      <w:bookmarkEnd w:id="1439"/>
    </w:p>
    <w:p w:rsidR="009B01B1" w:rsidRDefault="009B01B1" w:rsidP="009B01B1">
      <w:pPr>
        <w:pStyle w:val="Ttol3"/>
      </w:pPr>
      <w:bookmarkStart w:id="1440" w:name="_Toc421086043"/>
      <w:r>
        <w:lastRenderedPageBreak/>
        <w:t>Bootstrap: exemple senzill d’ús</w:t>
      </w:r>
      <w:bookmarkEnd w:id="1440"/>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1441" w:name="_Toc421086164"/>
      <w:r>
        <w:t xml:space="preserve">Figura </w:t>
      </w:r>
      <w:r w:rsidR="00C51F7C">
        <w:fldChar w:fldCharType="begin"/>
      </w:r>
      <w:r w:rsidR="00C51F7C">
        <w:instrText xml:space="preserve"> SEQ Figura \* ARABIC </w:instrText>
      </w:r>
      <w:r w:rsidR="00C51F7C">
        <w:fldChar w:fldCharType="separate"/>
      </w:r>
      <w:r w:rsidR="008D50D6">
        <w:rPr>
          <w:noProof/>
        </w:rPr>
        <w:t>2</w:t>
      </w:r>
      <w:r w:rsidR="00C51F7C">
        <w:rPr>
          <w:noProof/>
        </w:rPr>
        <w:fldChar w:fldCharType="end"/>
      </w:r>
      <w:r>
        <w:t>: Codi d'exemple d'ús de Bootstrap</w:t>
      </w:r>
      <w:bookmarkEnd w:id="1441"/>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60FCE0E3" wp14:editId="604C4379">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1442" w:name="_Toc421086140"/>
      <w:r>
        <w:t xml:space="preserve">Imatge </w:t>
      </w:r>
      <w:r w:rsidR="00C51F7C">
        <w:fldChar w:fldCharType="begin"/>
      </w:r>
      <w:r w:rsidR="00C51F7C">
        <w:instrText xml:space="preserve"> SEQ Imatge \* ARABIC </w:instrText>
      </w:r>
      <w:r w:rsidR="00C51F7C">
        <w:fldChar w:fldCharType="separate"/>
      </w:r>
      <w:r w:rsidR="008D50D6">
        <w:rPr>
          <w:noProof/>
        </w:rPr>
        <w:t>2</w:t>
      </w:r>
      <w:r w:rsidR="00C51F7C">
        <w:rPr>
          <w:noProof/>
        </w:rPr>
        <w:fldChar w:fldCharType="end"/>
      </w:r>
      <w:r>
        <w:t>: Imatge de Bootstrap</w:t>
      </w:r>
      <w:r>
        <w:rPr>
          <w:noProof/>
        </w:rPr>
        <w:t xml:space="preserve"> d'un exemple bàsic</w:t>
      </w:r>
      <w:bookmarkEnd w:id="1442"/>
    </w:p>
    <w:p w:rsidR="000C4175" w:rsidRDefault="000C4175" w:rsidP="000C4175">
      <w:pPr>
        <w:pStyle w:val="Ttol2"/>
      </w:pPr>
      <w:bookmarkStart w:id="1443" w:name="_Ref416419409"/>
      <w:bookmarkStart w:id="1444" w:name="_Ref416419427"/>
      <w:bookmarkStart w:id="1445" w:name="_Toc421086044"/>
      <w:r>
        <w:t xml:space="preserve">Incloure </w:t>
      </w:r>
      <w:r w:rsidR="008046AB">
        <w:t xml:space="preserve">Spring Security </w:t>
      </w:r>
      <w:r>
        <w:t xml:space="preserve">CAS </w:t>
      </w:r>
      <w:r w:rsidR="00153093">
        <w:t>i</w:t>
      </w:r>
      <w:r>
        <w:t xml:space="preserve"> Spring Security Core en una aplicació Grails</w:t>
      </w:r>
      <w:bookmarkEnd w:id="1443"/>
      <w:bookmarkEnd w:id="1444"/>
      <w:bookmarkEnd w:id="1445"/>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 xml:space="preserve">que alguns arxius com poden ser controladors o dominis </w:t>
      </w:r>
      <w:r w:rsidR="000D0653">
        <w:t>s’extrauran</w:t>
      </w:r>
      <w:r>
        <w:t xml:space="preserve"> d’altres aplicacions</w:t>
      </w:r>
      <w:r w:rsidR="00313D2A">
        <w:t>.</w:t>
      </w:r>
    </w:p>
    <w:p w:rsidR="00313D2A" w:rsidRDefault="007D776C" w:rsidP="00313D2A">
      <w:pPr>
        <w:pStyle w:val="Ttol3"/>
      </w:pPr>
      <w:bookmarkStart w:id="1446" w:name="_Toc421086045"/>
      <w:r>
        <w:t>Arxiu BuildConfig.groovy</w:t>
      </w:r>
      <w:bookmarkEnd w:id="1446"/>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C77F14">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447" w:name="_Toc421086165"/>
      <w:r>
        <w:t xml:space="preserve">Figura </w:t>
      </w:r>
      <w:r w:rsidR="00C51F7C">
        <w:fldChar w:fldCharType="begin"/>
      </w:r>
      <w:r w:rsidR="00C51F7C">
        <w:instrText xml:space="preserve"> SEQ Figura \* ARABIC </w:instrText>
      </w:r>
      <w:r w:rsidR="00C51F7C">
        <w:fldChar w:fldCharType="separate"/>
      </w:r>
      <w:r w:rsidR="008D50D6">
        <w:rPr>
          <w:noProof/>
        </w:rPr>
        <w:t>3</w:t>
      </w:r>
      <w:r w:rsidR="00C51F7C">
        <w:rPr>
          <w:noProof/>
        </w:rPr>
        <w:fldChar w:fldCharType="end"/>
      </w:r>
      <w:r>
        <w:t>: Instal·lació del plugin Spring Security Core</w:t>
      </w:r>
      <w:bookmarkEnd w:id="1447"/>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448" w:name="_Toc421086166"/>
      <w:r>
        <w:t xml:space="preserve">Figura </w:t>
      </w:r>
      <w:r w:rsidR="00C51F7C">
        <w:fldChar w:fldCharType="begin"/>
      </w:r>
      <w:r w:rsidR="00C51F7C">
        <w:instrText xml:space="preserve"> SEQ Figura \* ARABIC </w:instrText>
      </w:r>
      <w:r w:rsidR="00C51F7C">
        <w:fldChar w:fldCharType="separate"/>
      </w:r>
      <w:r w:rsidR="008D50D6">
        <w:rPr>
          <w:noProof/>
        </w:rPr>
        <w:t>4</w:t>
      </w:r>
      <w:r w:rsidR="00C51F7C">
        <w:rPr>
          <w:noProof/>
        </w:rPr>
        <w:fldChar w:fldCharType="end"/>
      </w:r>
      <w:r>
        <w:t>: Instal·lació del plugin Spring Security CAS</w:t>
      </w:r>
      <w:bookmarkEnd w:id="1448"/>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449" w:name="_Ref416933816"/>
      <w:bookmarkStart w:id="1450" w:name="_Ref416933820"/>
      <w:bookmarkStart w:id="1451" w:name="_Toc421086046"/>
      <w:r>
        <w:t>Modificacions al plugin</w:t>
      </w:r>
      <w:bookmarkEnd w:id="1449"/>
      <w:bookmarkEnd w:id="1450"/>
      <w:bookmarkEnd w:id="1451"/>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ins w:id="1452" w:author="UPC" w:date="2015-06-03T09:11:00Z">
        <w:r w:rsidR="008D50D6">
          <w:rPr>
            <w:b/>
          </w:rPr>
          <w:t>6.1</w:t>
        </w:r>
      </w:ins>
      <w:del w:id="1453" w:author="UPC" w:date="2015-04-29T07:58:00Z">
        <w:r w:rsidR="00DD31AB" w:rsidDel="00154CE0">
          <w:rPr>
            <w:b/>
          </w:rPr>
          <w:delText>6.1</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ins w:id="1454" w:author="UPC" w:date="2015-06-03T09:11:00Z">
        <w:r w:rsidR="008D50D6" w:rsidRPr="008D50D6">
          <w:rPr>
            <w:b/>
            <w:rPrChange w:id="1455" w:author="UPC" w:date="2015-06-03T09:11:00Z">
              <w:rPr/>
            </w:rPrChange>
          </w:rPr>
          <w:t xml:space="preserve">Activar pestanya </w:t>
        </w:r>
        <w:r w:rsidR="008D50D6" w:rsidRPr="008D50D6">
          <w:rPr>
            <w:b/>
            <w:i/>
            <w:rPrChange w:id="1456" w:author="UPC" w:date="2015-06-03T09:11:00Z">
              <w:rPr>
                <w:i/>
              </w:rPr>
            </w:rPrChange>
          </w:rPr>
          <w:t>Markers</w:t>
        </w:r>
      </w:ins>
      <w:del w:id="1457" w:author="UPC" w:date="2015-04-29T07:58:00Z">
        <w:r w:rsidR="00DD31AB" w:rsidRPr="00DD31AB" w:rsidDel="00154CE0">
          <w:rPr>
            <w:b/>
          </w:rPr>
          <w:delText xml:space="preserve">Activar pestanya </w:delText>
        </w:r>
        <w:r w:rsidR="00DD31AB" w:rsidRPr="00DD31AB" w:rsidDel="00154CE0">
          <w:rPr>
            <w:b/>
            <w:i/>
          </w:rPr>
          <w:delText>Markers</w:delText>
        </w:r>
      </w:del>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68C55F15" wp14:editId="76DD9892">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458" w:name="_Toc421086141"/>
      <w:r>
        <w:t xml:space="preserve">Imatge </w:t>
      </w:r>
      <w:r w:rsidR="00C51F7C">
        <w:fldChar w:fldCharType="begin"/>
      </w:r>
      <w:r w:rsidR="00C51F7C">
        <w:instrText xml:space="preserve"> SEQ Imatge \* ARABIC </w:instrText>
      </w:r>
      <w:r w:rsidR="00C51F7C">
        <w:fldChar w:fldCharType="separate"/>
      </w:r>
      <w:r w:rsidR="008D50D6">
        <w:rPr>
          <w:noProof/>
        </w:rPr>
        <w:t>3</w:t>
      </w:r>
      <w:r w:rsidR="00C51F7C">
        <w:rPr>
          <w:noProof/>
        </w:rPr>
        <w:fldChar w:fldCharType="end"/>
      </w:r>
      <w:r>
        <w:t>: Detecció de problemes del plugin Srping Security Core amb la pestanya Markers</w:t>
      </w:r>
      <w:bookmarkEnd w:id="1458"/>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145827" w:rsidTr="00C77F14">
        <w:tc>
          <w:tcPr>
            <w:tcW w:w="8613" w:type="dxa"/>
            <w:shd w:val="pct5" w:color="auto" w:fill="auto"/>
          </w:tcPr>
          <w:p w:rsidR="00145827" w:rsidRDefault="00145827" w:rsidP="00145827">
            <w:pPr>
              <w:pStyle w:val="Codi"/>
              <w:ind w:left="0"/>
            </w:pPr>
            <w:r w:rsidRPr="00145827">
              <w:t>/gcrrhh/.link_to_grails_plugins/spring-security-core-1.2.7.3/src/groovy/org/codehaus/groovy/grails/plugins/springsecurity/Reflect</w:t>
            </w:r>
            <w:r w:rsidRPr="00145827">
              <w:lastRenderedPageBreak/>
              <w:t>ionUtils.groovy</w:t>
            </w:r>
          </w:p>
        </w:tc>
      </w:tr>
    </w:tbl>
    <w:p w:rsidR="006D0B44" w:rsidRDefault="003913DB" w:rsidP="003913DB">
      <w:pPr>
        <w:pStyle w:val="Llegenda"/>
      </w:pPr>
      <w:bookmarkStart w:id="1459" w:name="_Toc421086167"/>
      <w:r>
        <w:lastRenderedPageBreak/>
        <w:t xml:space="preserve">Figura </w:t>
      </w:r>
      <w:r w:rsidR="00C51F7C">
        <w:fldChar w:fldCharType="begin"/>
      </w:r>
      <w:r w:rsidR="00C51F7C">
        <w:instrText xml:space="preserve"> SEQ Figura \* ARABIC </w:instrText>
      </w:r>
      <w:r w:rsidR="00C51F7C">
        <w:fldChar w:fldCharType="separate"/>
      </w:r>
      <w:r w:rsidR="008D50D6">
        <w:rPr>
          <w:noProof/>
        </w:rPr>
        <w:t>5</w:t>
      </w:r>
      <w:r w:rsidR="00C51F7C">
        <w:rPr>
          <w:noProof/>
        </w:rPr>
        <w:fldChar w:fldCharType="end"/>
      </w:r>
      <w:r>
        <w:t xml:space="preserve">: Ruta de </w:t>
      </w:r>
      <w:r w:rsidR="00D262E6" w:rsidRPr="0076387B">
        <w:rPr>
          <w:i/>
        </w:rPr>
        <w:t>ReflectionsUtils.groovy</w:t>
      </w:r>
      <w:r w:rsidR="00D262E6">
        <w:t xml:space="preserve"> </w:t>
      </w:r>
      <w:r>
        <w:t>d'Sprin</w:t>
      </w:r>
      <w:r w:rsidR="005155FA">
        <w:t>g</w:t>
      </w:r>
      <w:r>
        <w:t xml:space="preserve"> Security Core a la pestanya Navigator</w:t>
      </w:r>
      <w:bookmarkEnd w:id="1459"/>
    </w:p>
    <w:p w:rsidR="00145827" w:rsidRDefault="003C777E" w:rsidP="00490E9B">
      <w:r>
        <w:t xml:space="preserve">Per accedir </w:t>
      </w:r>
      <w:r w:rsidR="009F1AE3">
        <w:t>des de</w:t>
      </w:r>
      <w:r>
        <w:t xml:space="preserv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ins w:id="1460" w:author="UPC" w:date="2015-06-03T09:11:00Z">
        <w:r w:rsidR="008D50D6">
          <w:rPr>
            <w:b/>
          </w:rPr>
          <w:t>6.2</w:t>
        </w:r>
      </w:ins>
      <w:del w:id="1461" w:author="UPC" w:date="2015-04-29T07:58:00Z">
        <w:r w:rsidR="00DD31AB" w:rsidDel="00154CE0">
          <w:rPr>
            <w:b/>
          </w:rPr>
          <w:delText>6.2</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ins w:id="1462" w:author="UPC" w:date="2015-06-03T09:11:00Z">
        <w:r w:rsidR="008D50D6" w:rsidRPr="008D50D6">
          <w:rPr>
            <w:b/>
            <w:rPrChange w:id="1463" w:author="UPC" w:date="2015-06-03T09:11:00Z">
              <w:rPr/>
            </w:rPrChange>
          </w:rPr>
          <w:t xml:space="preserve">Activar pestanya </w:t>
        </w:r>
        <w:r w:rsidR="008D50D6" w:rsidRPr="008D50D6">
          <w:rPr>
            <w:b/>
            <w:i/>
            <w:rPrChange w:id="1464" w:author="UPC" w:date="2015-06-03T09:11:00Z">
              <w:rPr>
                <w:i/>
              </w:rPr>
            </w:rPrChange>
          </w:rPr>
          <w:t>Navigator</w:t>
        </w:r>
      </w:ins>
      <w:del w:id="1465" w:author="UPC" w:date="2015-04-29T07:58:00Z">
        <w:r w:rsidR="00DD31AB" w:rsidRPr="00DD31AB" w:rsidDel="00154CE0">
          <w:rPr>
            <w:b/>
          </w:rPr>
          <w:delText xml:space="preserve">Activar pestanya </w:delText>
        </w:r>
        <w:r w:rsidR="00DD31AB" w:rsidRPr="00DD31AB" w:rsidDel="00154CE0">
          <w:rPr>
            <w:b/>
            <w:i/>
          </w:rPr>
          <w:delText>Navigator</w:delText>
        </w:r>
      </w:del>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C77F14">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1466" w:name="_Toc421086168"/>
      <w:r>
        <w:t xml:space="preserve">Figura </w:t>
      </w:r>
      <w:r w:rsidR="00C51F7C">
        <w:fldChar w:fldCharType="begin"/>
      </w:r>
      <w:r w:rsidR="00C51F7C">
        <w:instrText xml:space="preserve"> SEQ Figura \* ARABIC </w:instrText>
      </w:r>
      <w:r w:rsidR="00C51F7C">
        <w:fldChar w:fldCharType="separate"/>
      </w:r>
      <w:r w:rsidR="008D50D6">
        <w:rPr>
          <w:noProof/>
        </w:rPr>
        <w:t>6</w:t>
      </w:r>
      <w:r w:rsidR="00C51F7C">
        <w:rPr>
          <w:noProof/>
        </w:rPr>
        <w:fldChar w:fldCharType="end"/>
      </w:r>
      <w:r>
        <w:t>:</w:t>
      </w:r>
      <w:r w:rsidR="005E1EF3">
        <w:t xml:space="preserve"> </w:t>
      </w:r>
      <w:r w:rsidRPr="00AD4026">
        <w:t xml:space="preserve">Ruta de </w:t>
      </w:r>
      <w:r w:rsidR="00D262E6" w:rsidRPr="0076387B">
        <w:rPr>
          <w:i/>
        </w:rPr>
        <w:t>ReflectionsUtils.groovy</w:t>
      </w:r>
      <w:r>
        <w:t xml:space="preserve"> d'Spring Security Core al sistema de fitxers</w:t>
      </w:r>
      <w:bookmarkEnd w:id="1466"/>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1467" w:name="_Toc421086169"/>
      <w:r>
        <w:t xml:space="preserve">Figura </w:t>
      </w:r>
      <w:r w:rsidR="00C51F7C">
        <w:fldChar w:fldCharType="begin"/>
      </w:r>
      <w:r w:rsidR="00C51F7C">
        <w:instrText xml:space="preserve"> SEQ Figura \* ARABIC </w:instrText>
      </w:r>
      <w:r w:rsidR="00C51F7C">
        <w:fldChar w:fldCharType="separate"/>
      </w:r>
      <w:r w:rsidR="008D50D6">
        <w:rPr>
          <w:noProof/>
        </w:rPr>
        <w:t>7</w:t>
      </w:r>
      <w:r w:rsidR="00C51F7C">
        <w:rPr>
          <w:noProof/>
        </w:rPr>
        <w:fldChar w:fldCharType="end"/>
      </w:r>
      <w:r>
        <w:t xml:space="preserve">: Import erroni a </w:t>
      </w:r>
      <w:r w:rsidRPr="0076387B">
        <w:rPr>
          <w:i/>
        </w:rPr>
        <w:t>ReflectionsUtils.groovy</w:t>
      </w:r>
      <w:bookmarkEnd w:id="1467"/>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1468" w:name="_Toc421086170"/>
      <w:r>
        <w:t xml:space="preserve">Figura </w:t>
      </w:r>
      <w:r w:rsidR="00C51F7C">
        <w:fldChar w:fldCharType="begin"/>
      </w:r>
      <w:r w:rsidR="00C51F7C">
        <w:instrText xml:space="preserve"> SEQ Figura \* ARABIC </w:instrText>
      </w:r>
      <w:r w:rsidR="00C51F7C">
        <w:fldChar w:fldCharType="separate"/>
      </w:r>
      <w:r w:rsidR="008D50D6">
        <w:rPr>
          <w:noProof/>
        </w:rPr>
        <w:t>8</w:t>
      </w:r>
      <w:r w:rsidR="00C51F7C">
        <w:rPr>
          <w:noProof/>
        </w:rPr>
        <w:fldChar w:fldCharType="end"/>
      </w:r>
      <w:r>
        <w:t xml:space="preserve">: Import correcte a </w:t>
      </w:r>
      <w:r w:rsidRPr="0076387B">
        <w:rPr>
          <w:i/>
        </w:rPr>
        <w:t>ReflectionsUtils.groovy</w:t>
      </w:r>
      <w:bookmarkEnd w:id="1468"/>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1469" w:name="_Toc421086171"/>
      <w:r>
        <w:t xml:space="preserve">Figura </w:t>
      </w:r>
      <w:r w:rsidR="00C51F7C">
        <w:fldChar w:fldCharType="begin"/>
      </w:r>
      <w:r w:rsidR="00C51F7C">
        <w:instrText xml:space="preserve"> SEQ Figura \* ARABIC </w:instrText>
      </w:r>
      <w:r w:rsidR="00C51F7C">
        <w:fldChar w:fldCharType="separate"/>
      </w:r>
      <w:r w:rsidR="008D50D6">
        <w:rPr>
          <w:noProof/>
        </w:rPr>
        <w:t>9</w:t>
      </w:r>
      <w:r w:rsidR="00C51F7C">
        <w:rPr>
          <w:noProof/>
        </w:rPr>
        <w:fldChar w:fldCharType="end"/>
      </w:r>
      <w:r>
        <w:t xml:space="preserve">: Instrucció incorrecta a </w:t>
      </w:r>
      <w:r w:rsidRPr="0076387B">
        <w:rPr>
          <w:i/>
        </w:rPr>
        <w:t>ReflectionsUtils.groovy</w:t>
      </w:r>
      <w:bookmarkEnd w:id="1469"/>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1470" w:name="_Toc421086172"/>
      <w:r>
        <w:t xml:space="preserve">Figura </w:t>
      </w:r>
      <w:r w:rsidR="00C51F7C">
        <w:fldChar w:fldCharType="begin"/>
      </w:r>
      <w:r w:rsidR="00C51F7C">
        <w:instrText xml:space="preserve"> SEQ Figura \* ARABIC </w:instrText>
      </w:r>
      <w:r w:rsidR="00C51F7C">
        <w:fldChar w:fldCharType="separate"/>
      </w:r>
      <w:r w:rsidR="008D50D6">
        <w:rPr>
          <w:noProof/>
        </w:rPr>
        <w:t>10</w:t>
      </w:r>
      <w:r w:rsidR="00C51F7C">
        <w:rPr>
          <w:noProof/>
        </w:rPr>
        <w:fldChar w:fldCharType="end"/>
      </w:r>
      <w:r>
        <w:t xml:space="preserve">: Instrucció correcta a </w:t>
      </w:r>
      <w:r w:rsidRPr="0076387B">
        <w:rPr>
          <w:i/>
        </w:rPr>
        <w:t>ReflectionsUtils.groovy</w:t>
      </w:r>
      <w:bookmarkEnd w:id="1470"/>
    </w:p>
    <w:p w:rsidR="00313D2A" w:rsidRDefault="007D776C" w:rsidP="00313D2A">
      <w:pPr>
        <w:pStyle w:val="Ttol3"/>
      </w:pPr>
      <w:bookmarkStart w:id="1471" w:name="_Toc421086047"/>
      <w:r>
        <w:t>Arxiu Config.groovy</w:t>
      </w:r>
      <w:bookmarkEnd w:id="1471"/>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1472" w:name="_Toc421086173"/>
      <w:r>
        <w:t xml:space="preserve">Figura </w:t>
      </w:r>
      <w:r w:rsidR="00C51F7C">
        <w:fldChar w:fldCharType="begin"/>
      </w:r>
      <w:r w:rsidR="00C51F7C">
        <w:instrText xml:space="preserve"> SEQ Figura \* ARABIC </w:instrText>
      </w:r>
      <w:r w:rsidR="00C51F7C">
        <w:fldChar w:fldCharType="separate"/>
      </w:r>
      <w:r w:rsidR="008D50D6">
        <w:rPr>
          <w:noProof/>
        </w:rPr>
        <w:t>11</w:t>
      </w:r>
      <w:r w:rsidR="00C51F7C">
        <w:rPr>
          <w:noProof/>
        </w:rPr>
        <w:fldChar w:fldCharType="end"/>
      </w:r>
      <w:r>
        <w:t>: Configuració</w:t>
      </w:r>
      <w:r w:rsidR="001F0F2D" w:rsidRPr="001F0F2D">
        <w:t xml:space="preserve"> </w:t>
      </w:r>
      <w:r w:rsidR="001F0F2D">
        <w:t>de seguretat</w:t>
      </w:r>
      <w:r>
        <w:t xml:space="preserve"> en comú dels diferents entorns</w:t>
      </w:r>
      <w:bookmarkEnd w:id="1472"/>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1473" w:name="_Toc421086174"/>
      <w:r>
        <w:t xml:space="preserve">Figura </w:t>
      </w:r>
      <w:r w:rsidR="00C51F7C">
        <w:fldChar w:fldCharType="begin"/>
      </w:r>
      <w:r w:rsidR="00C51F7C">
        <w:instrText xml:space="preserve"> SEQ Figura \* ARABIC </w:instrText>
      </w:r>
      <w:r w:rsidR="00C51F7C">
        <w:fldChar w:fldCharType="separate"/>
      </w:r>
      <w:r w:rsidR="008D50D6">
        <w:rPr>
          <w:noProof/>
        </w:rPr>
        <w:t>12</w:t>
      </w:r>
      <w:r w:rsidR="00C51F7C">
        <w:rPr>
          <w:noProof/>
        </w:rPr>
        <w:fldChar w:fldCharType="end"/>
      </w:r>
      <w:r>
        <w:t>: Configuració de seguretat específica per entorns</w:t>
      </w:r>
      <w:bookmarkEnd w:id="1473"/>
    </w:p>
    <w:p w:rsidR="00D367B5" w:rsidRDefault="00D367B5" w:rsidP="00C8490F">
      <w:pPr>
        <w:rPr>
          <w:ins w:id="1474" w:author="UPC" w:date="2015-05-06T10:49:00Z"/>
        </w:rPr>
      </w:pPr>
      <w:ins w:id="1475" w:author="UPC" w:date="2015-05-06T10:49:00Z">
        <w:r>
          <w:t>En el cas de l’entorn de desenvolupament s’ha d’afegir a més a més: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476" w:author="UPC" w:date="2015-05-06T10:50:00Z">
          <w:tblPr>
            <w:tblStyle w:val="Taulaambquadrcula"/>
            <w:tblW w:w="0" w:type="auto"/>
            <w:tblLook w:val="04A0" w:firstRow="1" w:lastRow="0" w:firstColumn="1" w:lastColumn="0" w:noHBand="0" w:noVBand="1"/>
          </w:tblPr>
        </w:tblPrChange>
      </w:tblPr>
      <w:tblGrid>
        <w:gridCol w:w="8645"/>
        <w:tblGridChange w:id="1477">
          <w:tblGrid>
            <w:gridCol w:w="8645"/>
          </w:tblGrid>
        </w:tblGridChange>
      </w:tblGrid>
      <w:tr w:rsidR="00D367B5" w:rsidTr="00D367B5">
        <w:trPr>
          <w:ins w:id="1478" w:author="UPC" w:date="2015-05-06T10:49:00Z"/>
        </w:trPr>
        <w:tc>
          <w:tcPr>
            <w:tcW w:w="8645" w:type="dxa"/>
            <w:shd w:val="pct5" w:color="auto" w:fill="auto"/>
            <w:tcPrChange w:id="1479" w:author="UPC" w:date="2015-05-06T10:50:00Z">
              <w:tcPr>
                <w:tcW w:w="8645" w:type="dxa"/>
              </w:tcPr>
            </w:tcPrChange>
          </w:tcPr>
          <w:p w:rsidR="00D367B5" w:rsidRDefault="00D367B5">
            <w:pPr>
              <w:ind w:left="0"/>
              <w:rPr>
                <w:ins w:id="1480" w:author="UPC" w:date="2015-05-06T10:49:00Z"/>
              </w:rPr>
              <w:pPrChange w:id="1481" w:author="UPC" w:date="2015-05-06T10:50:00Z">
                <w:pPr/>
              </w:pPrChange>
            </w:pPr>
            <w:ins w:id="1482" w:author="UPC" w:date="2015-05-06T10:49:00Z">
              <w:r w:rsidRPr="00D367B5">
                <w:rPr>
                  <w:rFonts w:ascii="Consolas" w:hAnsi="Consolas" w:cs="Consolas"/>
                  <w:color w:val="000000"/>
                  <w:sz w:val="20"/>
                  <w:rPrChange w:id="1483" w:author="UPC" w:date="2015-05-06T10:50:00Z">
                    <w:rPr>
                      <w:rFonts w:ascii="Consolas" w:hAnsi="Consolas" w:cs="Consolas"/>
                      <w:color w:val="000000"/>
                      <w:sz w:val="20"/>
                      <w:highlight w:val="blue"/>
                    </w:rPr>
                  </w:rPrChange>
                </w:rPr>
                <w:t xml:space="preserve">grails.plugins.springsecurity.cas.active = </w:t>
              </w:r>
              <w:r w:rsidRPr="00D367B5">
                <w:rPr>
                  <w:rFonts w:ascii="Consolas" w:hAnsi="Consolas" w:cs="Consolas"/>
                  <w:color w:val="FF00CC"/>
                  <w:sz w:val="20"/>
                  <w:rPrChange w:id="1484" w:author="UPC" w:date="2015-05-06T10:50:00Z">
                    <w:rPr>
                      <w:rFonts w:ascii="Consolas" w:hAnsi="Consolas" w:cs="Consolas"/>
                      <w:color w:val="FF00CC"/>
                      <w:sz w:val="20"/>
                      <w:highlight w:val="blue"/>
                    </w:rPr>
                  </w:rPrChange>
                </w:rPr>
                <w:t>'false'</w:t>
              </w:r>
            </w:ins>
          </w:p>
        </w:tc>
      </w:tr>
    </w:tbl>
    <w:p w:rsidR="00D367B5" w:rsidRDefault="00D367B5">
      <w:pPr>
        <w:pStyle w:val="Llegenda"/>
        <w:rPr>
          <w:ins w:id="1485" w:author="UPC" w:date="2015-05-06T10:49:00Z"/>
        </w:rPr>
        <w:pPrChange w:id="1486" w:author="UPC" w:date="2015-05-06T10:51:00Z">
          <w:pPr/>
        </w:pPrChange>
      </w:pPr>
      <w:bookmarkStart w:id="1487" w:name="_Toc421086175"/>
      <w:ins w:id="1488" w:author="UPC" w:date="2015-05-06T10:51:00Z">
        <w:r>
          <w:t xml:space="preserve">Figura </w:t>
        </w:r>
        <w:r>
          <w:fldChar w:fldCharType="begin"/>
        </w:r>
        <w:r>
          <w:instrText xml:space="preserve"> SEQ Figura \* ARABIC </w:instrText>
        </w:r>
      </w:ins>
      <w:r>
        <w:fldChar w:fldCharType="separate"/>
      </w:r>
      <w:ins w:id="1489" w:author="UPC" w:date="2015-06-03T09:11:00Z">
        <w:r w:rsidR="008D50D6">
          <w:rPr>
            <w:noProof/>
          </w:rPr>
          <w:t>13</w:t>
        </w:r>
      </w:ins>
      <w:ins w:id="1490" w:author="UPC" w:date="2015-05-06T10:51:00Z">
        <w:r>
          <w:fldChar w:fldCharType="end"/>
        </w:r>
        <w:r>
          <w:t>: Configuració de seguretat adicional en l'entorn de desenvolupament</w:t>
        </w:r>
      </w:ins>
      <w:bookmarkEnd w:id="1487"/>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007475DB" w:rsidRPr="007A1440">
              <w:rPr>
                <w:color w:val="FF00CC"/>
                <w:sz w:val="20"/>
              </w:rPr>
              <w:t>"</w:t>
            </w:r>
            <w:r w:rsidRPr="00823F1F">
              <w:rPr>
                <w:rFonts w:cs="Arial"/>
                <w:color w:val="FF00CC"/>
                <w:sz w:val="20"/>
              </w:rPr>
              <w:t>http://localhost:8099/${grails.util.Metadata.current.'app.name'}</w:t>
            </w:r>
            <w:r w:rsidR="007475DB" w:rsidRPr="007A1440">
              <w:rPr>
                <w:color w:val="FF00CC"/>
                <w:sz w:val="20"/>
              </w:rPr>
              <w:t>"</w:t>
            </w:r>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1491" w:name="_Ref416351300"/>
      <w:bookmarkStart w:id="1492" w:name="_Ref416416376"/>
      <w:bookmarkStart w:id="1493" w:name="_Toc421086176"/>
      <w:r>
        <w:t xml:space="preserve">Figura </w:t>
      </w:r>
      <w:r w:rsidR="00C51F7C">
        <w:fldChar w:fldCharType="begin"/>
      </w:r>
      <w:r w:rsidR="00C51F7C">
        <w:instrText xml:space="preserve"> SEQ Figura \* ARABIC </w:instrText>
      </w:r>
      <w:r w:rsidR="00C51F7C">
        <w:fldChar w:fldCharType="separate"/>
      </w:r>
      <w:ins w:id="1494" w:author="UPC" w:date="2015-06-03T09:11:00Z">
        <w:r w:rsidR="008D50D6">
          <w:rPr>
            <w:noProof/>
          </w:rPr>
          <w:t>14</w:t>
        </w:r>
      </w:ins>
      <w:del w:id="1495" w:author="UPC" w:date="2015-05-06T10:51:00Z">
        <w:r w:rsidR="007254CB" w:rsidDel="00D367B5">
          <w:rPr>
            <w:noProof/>
          </w:rPr>
          <w:delText>13</w:delText>
        </w:r>
      </w:del>
      <w:r w:rsidR="00C51F7C">
        <w:rPr>
          <w:noProof/>
        </w:rPr>
        <w:fldChar w:fldCharType="end"/>
      </w:r>
      <w:bookmarkEnd w:id="1491"/>
      <w:r>
        <w:t>: Nom del servidor d'exemple</w:t>
      </w:r>
      <w:bookmarkEnd w:id="1492"/>
      <w:bookmarkEnd w:id="1493"/>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w:t>
      </w:r>
      <w:r w:rsidR="009F1AE3">
        <w:t>Això</w:t>
      </w:r>
      <w:r w:rsidR="00F61B35">
        <w:t xml:space="preserve"> és útil per quan una aplicació no te un nom definitiu.</w:t>
      </w:r>
    </w:p>
    <w:p w:rsidR="007532A4" w:rsidRDefault="007532A4" w:rsidP="00C8490F">
      <w:r>
        <w:lastRenderedPageBreak/>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w:t>
      </w:r>
      <w:r w:rsidR="009F1AE3">
        <w:t>mentre</w:t>
      </w:r>
      <w:r w:rsidR="00740BCD">
        <w:t xml:space="preserve">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ins w:id="1496" w:author="UPC" w:date="2015-06-03T09:11:00Z">
        <w:r w:rsidR="008D50D6" w:rsidRPr="008D50D6">
          <w:rPr>
            <w:b/>
            <w:rPrChange w:id="1497" w:author="UPC" w:date="2015-06-03T09:11:00Z">
              <w:rPr/>
            </w:rPrChange>
          </w:rPr>
          <w:t xml:space="preserve">Figura </w:t>
        </w:r>
        <w:r w:rsidR="008D50D6" w:rsidRPr="008D50D6">
          <w:rPr>
            <w:b/>
            <w:noProof/>
            <w:rPrChange w:id="1498" w:author="UPC" w:date="2015-06-03T09:11:00Z">
              <w:rPr>
                <w:noProof/>
              </w:rPr>
            </w:rPrChange>
          </w:rPr>
          <w:t>14</w:t>
        </w:r>
        <w:r w:rsidR="008D50D6" w:rsidRPr="008D50D6">
          <w:rPr>
            <w:b/>
            <w:rPrChange w:id="1499" w:author="UPC" w:date="2015-06-03T09:11:00Z">
              <w:rPr/>
            </w:rPrChange>
          </w:rPr>
          <w:t>: Nom del servidor d'exemple</w:t>
        </w:r>
      </w:ins>
      <w:del w:id="1500" w:author="UPC" w:date="2015-04-29T07:58:00Z">
        <w:r w:rsidR="00DD31AB" w:rsidRPr="00DD31AB" w:rsidDel="00154CE0">
          <w:rPr>
            <w:b/>
          </w:rPr>
          <w:delText xml:space="preserve">Figura </w:delText>
        </w:r>
        <w:r w:rsidR="00DD31AB" w:rsidRPr="00DD31AB" w:rsidDel="00154CE0">
          <w:rPr>
            <w:b/>
            <w:noProof/>
          </w:rPr>
          <w:delText>13</w:delText>
        </w:r>
        <w:r w:rsidR="00DD31AB" w:rsidRPr="00DD31AB" w:rsidDel="00154CE0">
          <w:rPr>
            <w:b/>
          </w:rPr>
          <w:delText>: Nom del servidor d'exemple</w:delText>
        </w:r>
      </w:del>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1501" w:name="_Toc421086177"/>
      <w:r>
        <w:t xml:space="preserve">Figura </w:t>
      </w:r>
      <w:r w:rsidR="00C51F7C">
        <w:fldChar w:fldCharType="begin"/>
      </w:r>
      <w:r w:rsidR="00C51F7C">
        <w:instrText xml:space="preserve"> SEQ Figura \* ARABIC </w:instrText>
      </w:r>
      <w:r w:rsidR="00C51F7C">
        <w:fldChar w:fldCharType="separate"/>
      </w:r>
      <w:ins w:id="1502" w:author="UPC" w:date="2015-06-03T09:11:00Z">
        <w:r w:rsidR="008D50D6">
          <w:rPr>
            <w:noProof/>
          </w:rPr>
          <w:t>15</w:t>
        </w:r>
      </w:ins>
      <w:del w:id="1503" w:author="UPC" w:date="2015-05-06T10:51:00Z">
        <w:r w:rsidR="007254CB" w:rsidDel="00D367B5">
          <w:rPr>
            <w:noProof/>
          </w:rPr>
          <w:delText>14</w:delText>
        </w:r>
      </w:del>
      <w:r w:rsidR="00C51F7C">
        <w:rPr>
          <w:noProof/>
        </w:rPr>
        <w:fldChar w:fldCharType="end"/>
      </w:r>
      <w:r>
        <w:t>: Possible error al configurar Spring Security</w:t>
      </w:r>
      <w:bookmarkEnd w:id="1501"/>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1504" w:name="_Toc421086048"/>
      <w:r>
        <w:t>Dominis i controladors</w:t>
      </w:r>
      <w:bookmarkEnd w:id="1504"/>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w:t>
      </w:r>
      <w:r w:rsidR="009F1AE3">
        <w:t>des de</w:t>
      </w:r>
      <w:r w:rsidR="00034917">
        <w:t xml:space="preserv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w:t>
      </w:r>
      <w:r w:rsidR="00593C02">
        <w:rPr>
          <w:b/>
          <w:i/>
        </w:rPr>
        <w:t>on</w:t>
      </w:r>
      <w:r w:rsidRPr="00AD2674">
        <w:rPr>
          <w:b/>
          <w:i/>
        </w:rPr>
        <w:t>tronler.groovy</w:t>
      </w:r>
      <w:r>
        <w:t>, la solució és copiar els arxius necessaris d’altres aplicacions com pugin ser Tempus (RLG), Salut Cardiovascular (SAL), etc ...</w:t>
      </w:r>
    </w:p>
    <w:p w:rsidR="007957CD" w:rsidRDefault="007957CD" w:rsidP="000220B5">
      <w:r>
        <w:lastRenderedPageBreak/>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1505" w:name="_Toc421086049"/>
      <w:r>
        <w:t>Com fer servir els plugins de seguretat</w:t>
      </w:r>
      <w:bookmarkEnd w:id="1505"/>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1506" w:name="_Toc421086050"/>
      <w:r w:rsidRPr="00C42807">
        <w:t>Eliminar Spring Security CAS i Spring Security Core d'una aplicació Grails</w:t>
      </w:r>
      <w:bookmarkEnd w:id="1506"/>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8D50D6">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ins w:id="1507" w:author="UPC" w:date="2015-06-03T09:11:00Z">
        <w:r w:rsidR="008D50D6" w:rsidRPr="008D50D6">
          <w:rPr>
            <w:b/>
            <w:rPrChange w:id="1508" w:author="UPC" w:date="2015-06-03T09:11:00Z">
              <w:rPr/>
            </w:rPrChange>
          </w:rPr>
          <w:t>Incloure Spring Security CAS i Spring Security Core en una aplicació Grails</w:t>
        </w:r>
      </w:ins>
      <w:del w:id="1509" w:author="UPC" w:date="2015-04-29T07:58:00Z">
        <w:r w:rsidR="00DD31AB" w:rsidRPr="00DD31AB" w:rsidDel="00154CE0">
          <w:rPr>
            <w:b/>
          </w:rPr>
          <w:delText>Incloure Spring Security CAS i Spring Security Core en una aplicació Grails</w:delText>
        </w:r>
      </w:del>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1510" w:name="_Toc421086051"/>
      <w:r>
        <w:t>Arxiu Config.grrovy</w:t>
      </w:r>
      <w:bookmarkEnd w:id="1510"/>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lastRenderedPageBreak/>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1511" w:name="_Toc421086178"/>
      <w:r>
        <w:lastRenderedPageBreak/>
        <w:t xml:space="preserve">Figura </w:t>
      </w:r>
      <w:r w:rsidR="00C51F7C">
        <w:fldChar w:fldCharType="begin"/>
      </w:r>
      <w:r w:rsidR="00C51F7C">
        <w:instrText xml:space="preserve"> SEQ Figura \* ARABIC </w:instrText>
      </w:r>
      <w:r w:rsidR="00C51F7C">
        <w:fldChar w:fldCharType="separate"/>
      </w:r>
      <w:ins w:id="1512" w:author="UPC" w:date="2015-06-03T09:11:00Z">
        <w:r w:rsidR="008D50D6">
          <w:rPr>
            <w:noProof/>
          </w:rPr>
          <w:t>16</w:t>
        </w:r>
      </w:ins>
      <w:del w:id="1513" w:author="UPC" w:date="2015-05-06T10:51:00Z">
        <w:r w:rsidR="007254CB" w:rsidDel="00D367B5">
          <w:rPr>
            <w:noProof/>
          </w:rPr>
          <w:delText>15</w:delText>
        </w:r>
      </w:del>
      <w:r w:rsidR="00C51F7C">
        <w:rPr>
          <w:noProof/>
        </w:rPr>
        <w:fldChar w:fldCharType="end"/>
      </w:r>
      <w:r>
        <w:t xml:space="preserve">: </w:t>
      </w:r>
      <w:r w:rsidRPr="00C152BC">
        <w:rPr>
          <w:i/>
        </w:rPr>
        <w:t>Config.grrovy</w:t>
      </w:r>
      <w:r>
        <w:t xml:space="preserve"> eliminar plugins de seguretat</w:t>
      </w:r>
      <w:bookmarkEnd w:id="1511"/>
    </w:p>
    <w:p w:rsidR="008631FC" w:rsidRDefault="008631FC" w:rsidP="008631FC">
      <w:pPr>
        <w:pStyle w:val="Ttol3"/>
      </w:pPr>
      <w:bookmarkStart w:id="1514" w:name="_Toc421086052"/>
      <w:r>
        <w:t>Arxiu BuildConfig.groovy</w:t>
      </w:r>
      <w:bookmarkEnd w:id="1514"/>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1515" w:name="_Toc421086179"/>
      <w:r>
        <w:t xml:space="preserve">Figura </w:t>
      </w:r>
      <w:r w:rsidR="00C51F7C">
        <w:fldChar w:fldCharType="begin"/>
      </w:r>
      <w:r w:rsidR="00C51F7C">
        <w:instrText xml:space="preserve"> SEQ Figura \* ARABIC </w:instrText>
      </w:r>
      <w:r w:rsidR="00C51F7C">
        <w:fldChar w:fldCharType="separate"/>
      </w:r>
      <w:ins w:id="1516" w:author="UPC" w:date="2015-06-03T09:11:00Z">
        <w:r w:rsidR="008D50D6">
          <w:rPr>
            <w:noProof/>
          </w:rPr>
          <w:t>17</w:t>
        </w:r>
      </w:ins>
      <w:del w:id="1517" w:author="UPC" w:date="2015-05-06T10:51:00Z">
        <w:r w:rsidR="007254CB" w:rsidDel="00D367B5">
          <w:rPr>
            <w:noProof/>
          </w:rPr>
          <w:delText>16</w:delText>
        </w:r>
      </w:del>
      <w:r w:rsidR="00C51F7C">
        <w:rPr>
          <w:noProof/>
        </w:rPr>
        <w:fldChar w:fldCharType="end"/>
      </w:r>
      <w:r>
        <w:t xml:space="preserve">: </w:t>
      </w:r>
      <w:r w:rsidRPr="0076387B">
        <w:rPr>
          <w:i/>
        </w:rPr>
        <w:t>BuildConfig.grrovy</w:t>
      </w:r>
      <w:r w:rsidRPr="00EA4E69">
        <w:t xml:space="preserve"> eliminar plugins de seguretat</w:t>
      </w:r>
      <w:bookmarkEnd w:id="1515"/>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1518" w:name="_Toc421086180"/>
      <w:r>
        <w:t xml:space="preserve">Figura </w:t>
      </w:r>
      <w:r w:rsidR="00C51F7C">
        <w:fldChar w:fldCharType="begin"/>
      </w:r>
      <w:r w:rsidR="00C51F7C">
        <w:instrText xml:space="preserve"> SEQ Figura \* ARABIC </w:instrText>
      </w:r>
      <w:r w:rsidR="00C51F7C">
        <w:fldChar w:fldCharType="separate"/>
      </w:r>
      <w:ins w:id="1519" w:author="UPC" w:date="2015-06-03T09:11:00Z">
        <w:r w:rsidR="008D50D6">
          <w:rPr>
            <w:noProof/>
          </w:rPr>
          <w:t>18</w:t>
        </w:r>
      </w:ins>
      <w:del w:id="1520" w:author="UPC" w:date="2015-05-06T10:51:00Z">
        <w:r w:rsidR="007254CB" w:rsidDel="00D367B5">
          <w:rPr>
            <w:noProof/>
          </w:rPr>
          <w:delText>17</w:delText>
        </w:r>
      </w:del>
      <w:r w:rsidR="00C51F7C">
        <w:rPr>
          <w:noProof/>
        </w:rPr>
        <w:fldChar w:fldCharType="end"/>
      </w:r>
      <w:r>
        <w:t xml:space="preserve">: </w:t>
      </w:r>
      <w:r w:rsidRPr="0076387B">
        <w:rPr>
          <w:i/>
        </w:rPr>
        <w:t>aplication.properties</w:t>
      </w:r>
      <w:r>
        <w:t xml:space="preserve"> eliminar plugins de seguretat</w:t>
      </w:r>
      <w:bookmarkEnd w:id="1518"/>
    </w:p>
    <w:p w:rsidR="00D44D4E" w:rsidRDefault="00D44D4E" w:rsidP="00D44D4E">
      <w:pPr>
        <w:pStyle w:val="Ttol3"/>
      </w:pPr>
      <w:bookmarkStart w:id="1521" w:name="_Toc421086053"/>
      <w:r>
        <w:t>Controladors</w:t>
      </w:r>
      <w:bookmarkEnd w:id="1521"/>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w:t>
      </w:r>
      <w:r w:rsidR="009576E5">
        <w:lastRenderedPageBreak/>
        <w:t>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173"/>
      </w:tblGrid>
      <w:tr w:rsidR="00D53A40" w:rsidTr="00C77F14">
        <w:tc>
          <w:tcPr>
            <w:tcW w:w="7173"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1522" w:name="_Toc421086181"/>
      <w:r>
        <w:t xml:space="preserve">Figura </w:t>
      </w:r>
      <w:r w:rsidR="00C51F7C">
        <w:fldChar w:fldCharType="begin"/>
      </w:r>
      <w:r w:rsidR="00C51F7C">
        <w:instrText xml:space="preserve"> SEQ Figura \* ARABIC </w:instrText>
      </w:r>
      <w:r w:rsidR="00C51F7C">
        <w:fldChar w:fldCharType="separate"/>
      </w:r>
      <w:ins w:id="1523" w:author="UPC" w:date="2015-06-03T09:11:00Z">
        <w:r w:rsidR="008D50D6">
          <w:rPr>
            <w:noProof/>
          </w:rPr>
          <w:t>19</w:t>
        </w:r>
      </w:ins>
      <w:del w:id="1524" w:author="UPC" w:date="2015-05-06T10:51:00Z">
        <w:r w:rsidR="007254CB" w:rsidDel="00D367B5">
          <w:rPr>
            <w:noProof/>
          </w:rPr>
          <w:delText>18</w:delText>
        </w:r>
      </w:del>
      <w:r w:rsidR="00C51F7C">
        <w:rPr>
          <w:noProof/>
        </w:rPr>
        <w:fldChar w:fldCharType="end"/>
      </w:r>
      <w:r>
        <w:t xml:space="preserve">: Modificació de l'arxiu </w:t>
      </w:r>
      <w:r w:rsidRPr="0076387B">
        <w:rPr>
          <w:i/>
        </w:rPr>
        <w:t>BaseControler.groovy</w:t>
      </w:r>
      <w:r>
        <w:t xml:space="preserve"> per desactivar el CAS</w:t>
      </w:r>
      <w:bookmarkEnd w:id="1522"/>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1525" w:name="_Toc421086054"/>
      <w:r>
        <w:t>Desfer els canvis</w:t>
      </w:r>
      <w:r w:rsidR="00920068">
        <w:t xml:space="preserve"> (re-instal·lar CAS)</w:t>
      </w:r>
      <w:bookmarkEnd w:id="1525"/>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1526" w:name="_Toc421086182"/>
      <w:r>
        <w:t xml:space="preserve">Figura </w:t>
      </w:r>
      <w:r w:rsidR="00C51F7C">
        <w:fldChar w:fldCharType="begin"/>
      </w:r>
      <w:r w:rsidR="00C51F7C">
        <w:instrText xml:space="preserve"> SEQ Figura \* ARABIC </w:instrText>
      </w:r>
      <w:r w:rsidR="00C51F7C">
        <w:fldChar w:fldCharType="separate"/>
      </w:r>
      <w:ins w:id="1527" w:author="UPC" w:date="2015-06-03T09:11:00Z">
        <w:r w:rsidR="008D50D6">
          <w:rPr>
            <w:noProof/>
          </w:rPr>
          <w:t>20</w:t>
        </w:r>
      </w:ins>
      <w:del w:id="1528" w:author="UPC" w:date="2015-05-06T10:51:00Z">
        <w:r w:rsidR="007254CB" w:rsidDel="00D367B5">
          <w:rPr>
            <w:noProof/>
          </w:rPr>
          <w:delText>19</w:delText>
        </w:r>
      </w:del>
      <w:r w:rsidR="00C51F7C">
        <w:rPr>
          <w:noProof/>
        </w:rPr>
        <w:fldChar w:fldCharType="end"/>
      </w:r>
      <w:r>
        <w:t>: Re-instal·lació del plugin Spring Security CAS i Spring Security Core</w:t>
      </w:r>
      <w:bookmarkEnd w:id="1526"/>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8D50D6">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ins w:id="1529" w:author="UPC" w:date="2015-06-03T09:11:00Z">
        <w:r w:rsidR="008D50D6" w:rsidRPr="008D50D6">
          <w:rPr>
            <w:b/>
            <w:rPrChange w:id="1530" w:author="UPC" w:date="2015-06-03T09:11:00Z">
              <w:rPr/>
            </w:rPrChange>
          </w:rPr>
          <w:t>Modificacions al plugin</w:t>
        </w:r>
      </w:ins>
      <w:del w:id="1531" w:author="UPC" w:date="2015-04-29T07:58:00Z">
        <w:r w:rsidR="00DD31AB" w:rsidRPr="00DD31AB" w:rsidDel="00154CE0">
          <w:rPr>
            <w:b/>
          </w:rPr>
          <w:delText>Modificacions al plugin</w:delText>
        </w:r>
      </w:del>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1532" w:name="_Toc421086055"/>
      <w:r>
        <w:t>Canviar el nom del servidor d’una aplicació Grails</w:t>
      </w:r>
      <w:bookmarkEnd w:id="1532"/>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lastRenderedPageBreak/>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1533" w:name="_Toc421086183"/>
      <w:r>
        <w:lastRenderedPageBreak/>
        <w:t xml:space="preserve">Figura </w:t>
      </w:r>
      <w:r w:rsidR="00C51F7C">
        <w:fldChar w:fldCharType="begin"/>
      </w:r>
      <w:r w:rsidR="00C51F7C">
        <w:instrText xml:space="preserve"> SEQ Figura \* ARABIC </w:instrText>
      </w:r>
      <w:r w:rsidR="00C51F7C">
        <w:fldChar w:fldCharType="separate"/>
      </w:r>
      <w:ins w:id="1534" w:author="UPC" w:date="2015-06-03T09:11:00Z">
        <w:r w:rsidR="008D50D6">
          <w:rPr>
            <w:noProof/>
          </w:rPr>
          <w:t>21</w:t>
        </w:r>
      </w:ins>
      <w:del w:id="1535" w:author="UPC" w:date="2015-05-06T10:51:00Z">
        <w:r w:rsidR="007254CB" w:rsidDel="00D367B5">
          <w:rPr>
            <w:noProof/>
          </w:rPr>
          <w:delText>20</w:delText>
        </w:r>
      </w:del>
      <w:r w:rsidR="00C51F7C">
        <w:rPr>
          <w:noProof/>
        </w:rPr>
        <w:fldChar w:fldCharType="end"/>
      </w:r>
      <w:r>
        <w:t>: Canviar el nom del servidor</w:t>
      </w:r>
      <w:bookmarkEnd w:id="1533"/>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1536" w:name="_Toc421086184"/>
      <w:r>
        <w:t xml:space="preserve">Figura </w:t>
      </w:r>
      <w:r w:rsidR="00C51F7C">
        <w:fldChar w:fldCharType="begin"/>
      </w:r>
      <w:r w:rsidR="00C51F7C">
        <w:instrText xml:space="preserve"> SEQ Figura \* ARABIC </w:instrText>
      </w:r>
      <w:r w:rsidR="00C51F7C">
        <w:fldChar w:fldCharType="separate"/>
      </w:r>
      <w:ins w:id="1537" w:author="UPC" w:date="2015-06-03T09:11:00Z">
        <w:r w:rsidR="008D50D6">
          <w:rPr>
            <w:noProof/>
          </w:rPr>
          <w:t>22</w:t>
        </w:r>
      </w:ins>
      <w:del w:id="1538" w:author="UPC" w:date="2015-05-06T10:51:00Z">
        <w:r w:rsidR="007254CB" w:rsidDel="00D367B5">
          <w:rPr>
            <w:noProof/>
          </w:rPr>
          <w:delText>21</w:delText>
        </w:r>
      </w:del>
      <w:r w:rsidR="00C51F7C">
        <w:rPr>
          <w:noProof/>
        </w:rPr>
        <w:fldChar w:fldCharType="end"/>
      </w:r>
      <w:r>
        <w:t>: Canviar el nom del servidor a Grails 2.4.3</w:t>
      </w:r>
      <w:bookmarkEnd w:id="1536"/>
    </w:p>
    <w:p w:rsidR="00C361B0" w:rsidRDefault="00C361B0" w:rsidP="00F72AD9">
      <w:pPr>
        <w:pStyle w:val="Ttol2"/>
      </w:pPr>
      <w:bookmarkStart w:id="1539" w:name="_Toc421086056"/>
      <w:r>
        <w:t>Arxius CSS i Javascript</w:t>
      </w:r>
      <w:bookmarkEnd w:id="1539"/>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Package" ShapeID="_x0000_i1025" DrawAspect="Icon" ObjectID="_1498643132" r:id="rId15"/>
        </w:object>
      </w:r>
      <w:r w:rsidR="005E6E06">
        <w:object w:dxaOrig="1550" w:dyaOrig="991">
          <v:shape id="_x0000_i1026" type="#_x0000_t75" style="width:77.25pt;height:49.5pt" o:ole="">
            <v:imagedata r:id="rId16" o:title=""/>
          </v:shape>
          <o:OLEObject Type="Embed" ProgID="Package" ShapeID="_x0000_i1026" DrawAspect="Icon" ObjectID="_1498643133" r:id="rId17"/>
        </w:object>
      </w:r>
      <w:r w:rsidR="007975D7">
        <w:object w:dxaOrig="1550" w:dyaOrig="991">
          <v:shape id="_x0000_i1027" type="#_x0000_t75" style="width:77.25pt;height:49.5pt" o:ole="">
            <v:imagedata r:id="rId18" o:title=""/>
          </v:shape>
          <o:OLEObject Type="Embed" ProgID="Package" ShapeID="_x0000_i1027" DrawAspect="Icon" ObjectID="_1498643134" r:id="rId19"/>
        </w:object>
      </w:r>
      <w:r w:rsidR="007975D7">
        <w:object w:dxaOrig="1550" w:dyaOrig="991">
          <v:shape id="_x0000_i1028" type="#_x0000_t75" style="width:77.25pt;height:49.5pt" o:ole="">
            <v:imagedata r:id="rId20" o:title=""/>
          </v:shape>
          <o:OLEObject Type="Embed" ProgID="Package" ShapeID="_x0000_i1028" DrawAspect="Icon" ObjectID="_1498643135" r:id="rId21"/>
        </w:object>
      </w:r>
      <w:r w:rsidR="00C5276C">
        <w:br w:type="page"/>
      </w:r>
    </w:p>
    <w:p w:rsidR="00D11FE8" w:rsidRDefault="00150D85" w:rsidP="00150D85">
      <w:pPr>
        <w:pStyle w:val="Ttol1"/>
      </w:pPr>
      <w:bookmarkStart w:id="1540" w:name="_Toc421086057"/>
      <w:r>
        <w:lastRenderedPageBreak/>
        <w:t>Aplicació Editor (gcrrhh)</w:t>
      </w:r>
      <w:bookmarkEnd w:id="1540"/>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1541" w:name="_Toc421086058"/>
      <w:r>
        <w:t>TreeTable</w:t>
      </w:r>
      <w:bookmarkEnd w:id="1541"/>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1542" w:name="_Toc421086059"/>
      <w:r>
        <w:t>Instal</w:t>
      </w:r>
      <w:r w:rsidR="00D009A4">
        <w:t>·l</w:t>
      </w:r>
      <w:r>
        <w:t>ació del plugin TreeTable</w:t>
      </w:r>
      <w:bookmarkEnd w:id="1542"/>
    </w:p>
    <w:p w:rsidR="00FA74A4" w:rsidRDefault="000E6FB1" w:rsidP="00077001">
      <w:r>
        <w:t xml:space="preserve">Descarregar l’arxiu comprimit </w:t>
      </w:r>
      <w:r w:rsidR="00094A56">
        <w:t xml:space="preserve">(opció </w:t>
      </w:r>
      <w:r w:rsidR="00094A56" w:rsidRPr="00094A56">
        <w:rPr>
          <w:b/>
        </w:rPr>
        <w:t>“Download Now”</w:t>
      </w:r>
      <w:r w:rsidR="00094A56">
        <w:t xml:space="preserve">) </w:t>
      </w:r>
      <w:r>
        <w:t xml:space="preserve">del següent enllaç: </w:t>
      </w:r>
      <w:hyperlink r:id="rId22" w:history="1">
        <w:r w:rsidRPr="00414977">
          <w:rPr>
            <w:rStyle w:val="Enlla"/>
          </w:rPr>
          <w:t>https://plugins.jquery.com/treetable/</w:t>
        </w:r>
      </w:hyperlink>
      <w:r w:rsidR="00077001" w:rsidRPr="00077001">
        <w:t xml:space="preserve"> o</w:t>
      </w:r>
      <w:r w:rsidR="00077001">
        <w:t xml:space="preserve"> bé agafar el següent zip</w:t>
      </w:r>
    </w:p>
    <w:p w:rsidR="000E6FB1" w:rsidRPr="00077001" w:rsidRDefault="00FA74A4" w:rsidP="00077001">
      <w:r>
        <w:t xml:space="preserve"> </w:t>
      </w:r>
      <w:r>
        <w:object w:dxaOrig="1550" w:dyaOrig="991">
          <v:shape id="_x0000_i1029" type="#_x0000_t75" style="width:77.25pt;height:49.5pt" o:ole="">
            <v:imagedata r:id="rId23" o:title=""/>
          </v:shape>
          <o:OLEObject Type="Embed" ProgID="Package" ShapeID="_x0000_i1029" DrawAspect="Icon" ObjectID="_1498643136" r:id="rId24"/>
        </w:object>
      </w:r>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lastRenderedPageBreak/>
        <w:drawing>
          <wp:inline distT="0" distB="0" distL="0" distR="0" wp14:anchorId="2E33011E" wp14:editId="75BE9AE9">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5">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1543" w:name="_Toc421086142"/>
      <w:r>
        <w:t xml:space="preserve">Imatge </w:t>
      </w:r>
      <w:r w:rsidR="00C51F7C">
        <w:fldChar w:fldCharType="begin"/>
      </w:r>
      <w:r w:rsidR="00C51F7C">
        <w:instrText xml:space="preserve"> SEQ Imatge \* ARABIC </w:instrText>
      </w:r>
      <w:r w:rsidR="00C51F7C">
        <w:fldChar w:fldCharType="separate"/>
      </w:r>
      <w:r w:rsidR="008D50D6">
        <w:rPr>
          <w:noProof/>
        </w:rPr>
        <w:t>4</w:t>
      </w:r>
      <w:r w:rsidR="00C51F7C">
        <w:rPr>
          <w:noProof/>
        </w:rPr>
        <w:fldChar w:fldCharType="end"/>
      </w:r>
      <w:r>
        <w:t xml:space="preserve">: Esquelet </w:t>
      </w:r>
      <w:r w:rsidR="006831EF">
        <w:t xml:space="preserve">d’una </w:t>
      </w:r>
      <w:r>
        <w:t>aplicació Grails amb TreeTable</w:t>
      </w:r>
      <w:bookmarkEnd w:id="1543"/>
    </w:p>
    <w:p w:rsidR="00E65EF6" w:rsidRDefault="00E65EF6" w:rsidP="00E65EF6">
      <w:r>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w:t>
      </w:r>
      <w:del w:id="1544" w:author="UPC" w:date="2015-04-28T16:31:00Z">
        <w:r w:rsidDel="00FE0A33">
          <w:delText>insertar</w:delText>
        </w:r>
      </w:del>
      <w:ins w:id="1545" w:author="UPC" w:date="2015-04-28T16:31:00Z">
        <w:r w:rsidR="00FE0A33">
          <w:t>inserir</w:t>
        </w:r>
      </w:ins>
      <w:r>
        <w:t xml:space="preserve"> el següent codi:</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B90103" w:rsidTr="00DF4B32">
        <w:tc>
          <w:tcPr>
            <w:tcW w:w="8613"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DF4B32">
            <w:pPr>
              <w:pStyle w:val="Codi"/>
              <w:ind w:left="567" w:hanging="141"/>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DF4B32">
            <w:pPr>
              <w:pStyle w:val="Codi"/>
              <w:ind w:left="567" w:hanging="141"/>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1546" w:name="_Toc421086185"/>
      <w:r>
        <w:t xml:space="preserve">Figura </w:t>
      </w:r>
      <w:r w:rsidR="00C51F7C">
        <w:fldChar w:fldCharType="begin"/>
      </w:r>
      <w:r w:rsidR="00C51F7C">
        <w:instrText xml:space="preserve"> SEQ Figura \* ARABIC </w:instrText>
      </w:r>
      <w:r w:rsidR="00C51F7C">
        <w:fldChar w:fldCharType="separate"/>
      </w:r>
      <w:ins w:id="1547" w:author="UPC" w:date="2015-06-03T09:11:00Z">
        <w:r w:rsidR="008D50D6">
          <w:rPr>
            <w:noProof/>
          </w:rPr>
          <w:t>23</w:t>
        </w:r>
      </w:ins>
      <w:del w:id="1548" w:author="UPC" w:date="2015-05-06T10:51:00Z">
        <w:r w:rsidR="007254CB" w:rsidDel="00D367B5">
          <w:rPr>
            <w:noProof/>
          </w:rPr>
          <w:delText>22</w:delText>
        </w:r>
      </w:del>
      <w:r w:rsidR="00C51F7C">
        <w:rPr>
          <w:noProof/>
        </w:rPr>
        <w:fldChar w:fldCharType="end"/>
      </w:r>
      <w:r w:rsidRPr="00A91101">
        <w:rPr>
          <w:noProof/>
        </w:rPr>
        <w:t xml:space="preserve">: Referenciar </w:t>
      </w:r>
      <w:r>
        <w:rPr>
          <w:noProof/>
        </w:rPr>
        <w:t>TreeTable</w:t>
      </w:r>
      <w:r w:rsidRPr="00A91101">
        <w:rPr>
          <w:noProof/>
        </w:rPr>
        <w:t xml:space="preserve"> en una aplicació Grails</w:t>
      </w:r>
      <w:bookmarkEnd w:id="1546"/>
    </w:p>
    <w:p w:rsidR="00A44266" w:rsidRDefault="00A44266" w:rsidP="00A44266">
      <w:pPr>
        <w:pStyle w:val="Ttol3"/>
      </w:pPr>
      <w:bookmarkStart w:id="1549" w:name="_Toc421086060"/>
      <w:r>
        <w:t>Ús del plugin TreeTable</w:t>
      </w:r>
      <w:bookmarkEnd w:id="1549"/>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1550" w:name="_Toc421086061"/>
      <w:r>
        <w:t>Exemple bàsic</w:t>
      </w:r>
      <w:bookmarkEnd w:id="1550"/>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C7514C">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lastRenderedPageBreak/>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1551" w:name="_Toc421086186"/>
      <w:r>
        <w:lastRenderedPageBreak/>
        <w:t xml:space="preserve">Figura </w:t>
      </w:r>
      <w:r w:rsidR="00C51F7C">
        <w:fldChar w:fldCharType="begin"/>
      </w:r>
      <w:r w:rsidR="00C51F7C">
        <w:instrText xml:space="preserve"> SEQ Figura \* ARABIC </w:instrText>
      </w:r>
      <w:r w:rsidR="00C51F7C">
        <w:fldChar w:fldCharType="separate"/>
      </w:r>
      <w:ins w:id="1552" w:author="UPC" w:date="2015-06-03T09:11:00Z">
        <w:r w:rsidR="008D50D6">
          <w:rPr>
            <w:noProof/>
          </w:rPr>
          <w:t>24</w:t>
        </w:r>
      </w:ins>
      <w:del w:id="1553" w:author="UPC" w:date="2015-05-06T10:51:00Z">
        <w:r w:rsidR="007254CB" w:rsidDel="00D367B5">
          <w:rPr>
            <w:noProof/>
          </w:rPr>
          <w:delText>23</w:delText>
        </w:r>
      </w:del>
      <w:r w:rsidR="00C51F7C">
        <w:rPr>
          <w:noProof/>
        </w:rPr>
        <w:fldChar w:fldCharType="end"/>
      </w:r>
      <w:r>
        <w:t>: Codi exemple senzill amb TreeTable</w:t>
      </w:r>
      <w:bookmarkEnd w:id="1551"/>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2C49D3A2" wp14:editId="2748B26A">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1554" w:name="_Toc421086143"/>
      <w:r>
        <w:t xml:space="preserve">Imatge </w:t>
      </w:r>
      <w:r w:rsidR="00C51F7C">
        <w:fldChar w:fldCharType="begin"/>
      </w:r>
      <w:r w:rsidR="00C51F7C">
        <w:instrText xml:space="preserve"> SEQ Imatge \* ARABIC </w:instrText>
      </w:r>
      <w:r w:rsidR="00C51F7C">
        <w:fldChar w:fldCharType="separate"/>
      </w:r>
      <w:r w:rsidR="008D50D6">
        <w:rPr>
          <w:noProof/>
        </w:rPr>
        <w:t>5</w:t>
      </w:r>
      <w:r w:rsidR="00C51F7C">
        <w:rPr>
          <w:noProof/>
        </w:rPr>
        <w:fldChar w:fldCharType="end"/>
      </w:r>
      <w:r w:rsidRPr="00F03CD7">
        <w:t>: Exemple sencill amb TreeTable. Vista 1</w:t>
      </w:r>
      <w:bookmarkEnd w:id="1554"/>
    </w:p>
    <w:p w:rsidR="00172AFF" w:rsidRDefault="000D0CD7" w:rsidP="00123B73">
      <w:r>
        <w:lastRenderedPageBreak/>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2AF147B4" wp14:editId="05588AE7">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1555" w:name="_Toc421086144"/>
      <w:r>
        <w:t xml:space="preserve">Imatge </w:t>
      </w:r>
      <w:r w:rsidR="00C51F7C">
        <w:fldChar w:fldCharType="begin"/>
      </w:r>
      <w:r w:rsidR="00C51F7C">
        <w:instrText xml:space="preserve"> SEQ Imatge \* ARABIC </w:instrText>
      </w:r>
      <w:r w:rsidR="00C51F7C">
        <w:fldChar w:fldCharType="separate"/>
      </w:r>
      <w:r w:rsidR="008D50D6">
        <w:rPr>
          <w:noProof/>
        </w:rPr>
        <w:t>6</w:t>
      </w:r>
      <w:r w:rsidR="00C51F7C">
        <w:rPr>
          <w:noProof/>
        </w:rPr>
        <w:fldChar w:fldCharType="end"/>
      </w:r>
      <w:r w:rsidRPr="00496C2D">
        <w:t>: Exemple sencill amb TreeTable. Vista 2</w:t>
      </w:r>
      <w:bookmarkEnd w:id="1555"/>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w:t>
      </w:r>
      <w:r w:rsidR="00A15E6F">
        <w:t>això</w:t>
      </w:r>
      <w:r>
        <w:t xml:space="preserve">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hyperlink r:id="rId28" w:history="1">
        <w:r w:rsidRPr="005317BF">
          <w:rPr>
            <w:rStyle w:val="Enlla"/>
          </w:rPr>
          <w:t>http://ludo.cubicphuse.nl/jquery-treetable/</w:t>
        </w:r>
      </w:hyperlink>
    </w:p>
    <w:p w:rsidR="00CF5639" w:rsidRDefault="00CF5639" w:rsidP="00AA7EE3">
      <w:pPr>
        <w:pStyle w:val="Ttol4"/>
      </w:pPr>
      <w:bookmarkStart w:id="1556" w:name="_Toc421086062"/>
      <w:r>
        <w:t>Exemple complex</w:t>
      </w:r>
      <w:bookmarkEnd w:id="1556"/>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lastRenderedPageBreak/>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1557" w:name="_Toc421086187"/>
      <w:r>
        <w:lastRenderedPageBreak/>
        <w:t xml:space="preserve">Figura </w:t>
      </w:r>
      <w:r w:rsidR="00C51F7C">
        <w:fldChar w:fldCharType="begin"/>
      </w:r>
      <w:r w:rsidR="00C51F7C">
        <w:instrText xml:space="preserve"> SEQ Figura \* ARABIC </w:instrText>
      </w:r>
      <w:r w:rsidR="00C51F7C">
        <w:fldChar w:fldCharType="separate"/>
      </w:r>
      <w:ins w:id="1558" w:author="UPC" w:date="2015-06-03T09:11:00Z">
        <w:r w:rsidR="008D50D6">
          <w:rPr>
            <w:noProof/>
          </w:rPr>
          <w:t>25</w:t>
        </w:r>
      </w:ins>
      <w:del w:id="1559" w:author="UPC" w:date="2015-05-06T10:51:00Z">
        <w:r w:rsidR="007254CB" w:rsidDel="00D367B5">
          <w:rPr>
            <w:noProof/>
          </w:rPr>
          <w:delText>24</w:delText>
        </w:r>
      </w:del>
      <w:r w:rsidR="00C51F7C">
        <w:rPr>
          <w:noProof/>
        </w:rPr>
        <w:fldChar w:fldCharType="end"/>
      </w:r>
      <w:r>
        <w:t>: Crida al template que construeix el TreeTable</w:t>
      </w:r>
      <w:bookmarkEnd w:id="1557"/>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A84FDA" w:rsidTr="00C7514C">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8177"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1560" w:name="_Toc421086188"/>
      <w:r>
        <w:t xml:space="preserve">Figura </w:t>
      </w:r>
      <w:r w:rsidR="00C51F7C">
        <w:fldChar w:fldCharType="begin"/>
      </w:r>
      <w:r w:rsidR="00C51F7C">
        <w:instrText xml:space="preserve"> SEQ Figura \* ARABIC </w:instrText>
      </w:r>
      <w:r w:rsidR="00C51F7C">
        <w:fldChar w:fldCharType="separate"/>
      </w:r>
      <w:ins w:id="1561" w:author="UPC" w:date="2015-06-03T09:11:00Z">
        <w:r w:rsidR="008D50D6">
          <w:rPr>
            <w:noProof/>
          </w:rPr>
          <w:t>26</w:t>
        </w:r>
      </w:ins>
      <w:del w:id="1562" w:author="UPC" w:date="2015-05-06T10:51:00Z">
        <w:r w:rsidR="007254CB" w:rsidDel="00D367B5">
          <w:rPr>
            <w:noProof/>
          </w:rPr>
          <w:delText>25</w:delText>
        </w:r>
      </w:del>
      <w:r w:rsidR="00C51F7C">
        <w:rPr>
          <w:noProof/>
        </w:rPr>
        <w:fldChar w:fldCharType="end"/>
      </w:r>
      <w:r>
        <w:t>: Codi Javascript per executar TreeTable</w:t>
      </w:r>
      <w:bookmarkEnd w:id="1560"/>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1563" w:name="_Ref419188234"/>
      <w:bookmarkStart w:id="1564" w:name="_Ref419188238"/>
      <w:bookmarkStart w:id="1565" w:name="_Toc421086063"/>
      <w:r>
        <w:lastRenderedPageBreak/>
        <w:t>CKEditor</w:t>
      </w:r>
      <w:bookmarkEnd w:id="1563"/>
      <w:bookmarkEnd w:id="1564"/>
      <w:bookmarkEnd w:id="1565"/>
    </w:p>
    <w:p w:rsidR="003F06C8" w:rsidRDefault="003F06C8" w:rsidP="003F06C8">
      <w:r>
        <w:t xml:space="preserve">Plugin que serveix per editar el contingut en mode </w:t>
      </w:r>
      <w:hyperlink r:id="rId29" w:history="1">
        <w:r w:rsidRPr="00494115">
          <w:rPr>
            <w:rStyle w:val="Enlla"/>
          </w:rPr>
          <w:t>WYSIWYG</w:t>
        </w:r>
      </w:hyperlink>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8D50D6">
        <w:rPr>
          <w:b/>
        </w:rPr>
        <w:t>3.2.7.2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ins w:id="1566" w:author="UPC" w:date="2015-06-03T09:11:00Z">
        <w:r w:rsidR="008D50D6" w:rsidRPr="008D50D6">
          <w:rPr>
            <w:b/>
            <w:rPrChange w:id="1567" w:author="UPC" w:date="2015-06-03T09:11:00Z">
              <w:rPr/>
            </w:rPrChange>
          </w:rPr>
          <w:t>CKEditor esborra els estils i atributs dels elements HTML</w:t>
        </w:r>
      </w:ins>
      <w:del w:id="1568" w:author="UPC" w:date="2015-04-29T07:58:00Z">
        <w:r w:rsidR="00DD31AB" w:rsidRPr="00DD31AB" w:rsidDel="00154CE0">
          <w:rPr>
            <w:b/>
          </w:rPr>
          <w:delText>CKEditor esborra els estils i atributs dels elements HTML</w:delText>
        </w:r>
      </w:del>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8D50D6">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ins w:id="1569" w:author="UPC" w:date="2015-06-03T09:11:00Z">
        <w:r w:rsidR="008D50D6" w:rsidRPr="008D50D6">
          <w:rPr>
            <w:b/>
            <w:rPrChange w:id="1570" w:author="UPC" w:date="2015-06-03T09:11:00Z">
              <w:rPr/>
            </w:rPrChange>
          </w:rPr>
          <w:t>CKEditor esborra els estils i atributs dels elements HTML</w:t>
        </w:r>
      </w:ins>
      <w:del w:id="1571" w:author="UPC" w:date="2015-04-29T07:58:00Z">
        <w:r w:rsidR="00DD31AB" w:rsidRPr="00DD31AB" w:rsidDel="00154CE0">
          <w:rPr>
            <w:b/>
          </w:rPr>
          <w:delText>CKEditor esborra els estils i atributs dels elements HTML</w:delText>
        </w:r>
      </w:del>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ins w:id="1572" w:author="UPC" w:date="2015-06-03T09:11:00Z">
        <w:r w:rsidR="008D50D6">
          <w:rPr>
            <w:b/>
          </w:rPr>
          <w:t>6.4</w:t>
        </w:r>
      </w:ins>
      <w:del w:id="1573" w:author="UPC" w:date="2015-04-29T07:35:00Z">
        <w:r w:rsidR="00DD31AB" w:rsidDel="00C612FA">
          <w:rPr>
            <w:b/>
          </w:rPr>
          <w:delText>6.4</w:delText>
        </w:r>
      </w:del>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ins w:id="1574" w:author="UPC" w:date="2015-06-03T09:11:00Z">
        <w:r w:rsidR="008D50D6" w:rsidRPr="008D50D6">
          <w:rPr>
            <w:b/>
            <w:rPrChange w:id="1575" w:author="UPC" w:date="2015-06-03T09:11:00Z">
              <w:rPr/>
            </w:rPrChange>
          </w:rPr>
          <w:t>Configuració ràpida del plugin CKEditor per a l’aplicació Editor</w:t>
        </w:r>
      </w:ins>
      <w:del w:id="1576" w:author="UPC" w:date="2015-04-29T07:58:00Z">
        <w:r w:rsidR="00DD31AB" w:rsidRPr="00DD31AB" w:rsidDel="00154CE0">
          <w:rPr>
            <w:b/>
          </w:rPr>
          <w:delText>Configuració ràpida del plugin CKEditor per a l’aplicació Editor</w:delText>
        </w:r>
      </w:del>
      <w:r w:rsidR="00EF6597" w:rsidRPr="00EF6597">
        <w:rPr>
          <w:b/>
        </w:rPr>
        <w:fldChar w:fldCharType="end"/>
      </w:r>
      <w:r>
        <w:t>).</w:t>
      </w:r>
    </w:p>
    <w:p w:rsidR="00D009A4" w:rsidRDefault="00D009A4" w:rsidP="00D009A4">
      <w:pPr>
        <w:pStyle w:val="Ttol3"/>
      </w:pPr>
      <w:bookmarkStart w:id="1577" w:name="_Toc421086064"/>
      <w:r>
        <w:t xml:space="preserve">Instal·lació </w:t>
      </w:r>
      <w:r w:rsidR="004E06B8">
        <w:t xml:space="preserve">i configuració </w:t>
      </w:r>
      <w:r>
        <w:t>del plugin CKEditor</w:t>
      </w:r>
      <w:bookmarkEnd w:id="1577"/>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1578" w:name="_Toc421086189"/>
      <w:r>
        <w:t xml:space="preserve">Figura </w:t>
      </w:r>
      <w:r w:rsidR="00C51F7C">
        <w:fldChar w:fldCharType="begin"/>
      </w:r>
      <w:r w:rsidR="00C51F7C">
        <w:instrText xml:space="preserve"> SEQ Figura \* ARABIC </w:instrText>
      </w:r>
      <w:r w:rsidR="00C51F7C">
        <w:fldChar w:fldCharType="separate"/>
      </w:r>
      <w:ins w:id="1579" w:author="UPC" w:date="2015-06-03T09:11:00Z">
        <w:r w:rsidR="008D50D6">
          <w:rPr>
            <w:noProof/>
          </w:rPr>
          <w:t>27</w:t>
        </w:r>
      </w:ins>
      <w:del w:id="1580" w:author="UPC" w:date="2015-05-06T10:51:00Z">
        <w:r w:rsidR="007254CB" w:rsidDel="00D367B5">
          <w:rPr>
            <w:noProof/>
          </w:rPr>
          <w:delText>26</w:delText>
        </w:r>
      </w:del>
      <w:r w:rsidR="00C51F7C">
        <w:rPr>
          <w:noProof/>
        </w:rPr>
        <w:fldChar w:fldCharType="end"/>
      </w:r>
      <w:r w:rsidRPr="000313D8">
        <w:t xml:space="preserve">: Instal·lació del plugin </w:t>
      </w:r>
      <w:r>
        <w:t>CKEditor</w:t>
      </w:r>
      <w:bookmarkEnd w:id="1578"/>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008D50D6">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ins w:id="1581" w:author="UPC" w:date="2015-06-03T09:11:00Z">
        <w:r w:rsidR="008D50D6" w:rsidRPr="008D50D6">
          <w:rPr>
            <w:b/>
            <w:rPrChange w:id="1582" w:author="UPC" w:date="2015-06-03T09:11:00Z">
              <w:rPr/>
            </w:rPrChange>
          </w:rPr>
          <w:t>Generació de l’arxiu WAR</w:t>
        </w:r>
      </w:ins>
      <w:del w:id="1583" w:author="UPC" w:date="2015-04-29T07:58:00Z">
        <w:r w:rsidR="00DD31AB" w:rsidRPr="00DD31AB" w:rsidDel="00154CE0">
          <w:rPr>
            <w:b/>
          </w:rPr>
          <w:delText>Generació de l’arxiu WAR</w:delText>
        </w:r>
      </w:del>
      <w:r w:rsidRPr="00862280">
        <w:rPr>
          <w:b/>
        </w:rPr>
        <w:fldChar w:fldCharType="end"/>
      </w:r>
      <w:r>
        <w:t>.</w:t>
      </w:r>
    </w:p>
    <w:p w:rsidR="005304D2" w:rsidRDefault="005304D2" w:rsidP="00C5276C">
      <w:r>
        <w:lastRenderedPageBreak/>
        <w:t xml:space="preserve">Amb </w:t>
      </w:r>
      <w:r w:rsidR="00A15E6F">
        <w:t>això</w:t>
      </w:r>
      <w:r>
        <w:t>,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1584" w:name="_Ref419188324"/>
      <w:bookmarkStart w:id="1585" w:name="_Toc421086190"/>
      <w:r>
        <w:t xml:space="preserve">Figura </w:t>
      </w:r>
      <w:r w:rsidR="00C51F7C">
        <w:fldChar w:fldCharType="begin"/>
      </w:r>
      <w:r w:rsidR="00C51F7C">
        <w:instrText xml:space="preserve"> SEQ Figura \* ARABIC </w:instrText>
      </w:r>
      <w:r w:rsidR="00C51F7C">
        <w:fldChar w:fldCharType="separate"/>
      </w:r>
      <w:ins w:id="1586" w:author="UPC" w:date="2015-06-03T09:11:00Z">
        <w:r w:rsidR="008D50D6">
          <w:rPr>
            <w:noProof/>
          </w:rPr>
          <w:t>28</w:t>
        </w:r>
      </w:ins>
      <w:del w:id="1587" w:author="UPC" w:date="2015-05-06T10:51:00Z">
        <w:r w:rsidR="007254CB" w:rsidDel="00D367B5">
          <w:rPr>
            <w:noProof/>
          </w:rPr>
          <w:delText>27</w:delText>
        </w:r>
      </w:del>
      <w:r w:rsidR="00C51F7C">
        <w:rPr>
          <w:noProof/>
        </w:rPr>
        <w:fldChar w:fldCharType="end"/>
      </w:r>
      <w:r>
        <w:t>: Codi GSP per incloure CKEditor</w:t>
      </w:r>
      <w:bookmarkEnd w:id="1584"/>
      <w:bookmarkEnd w:id="1585"/>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1588" w:name="_Toc421086191"/>
      <w:r>
        <w:t xml:space="preserve">Figura </w:t>
      </w:r>
      <w:r w:rsidR="00C51F7C">
        <w:fldChar w:fldCharType="begin"/>
      </w:r>
      <w:r w:rsidR="00C51F7C">
        <w:instrText xml:space="preserve"> SEQ Figura \* ARABIC </w:instrText>
      </w:r>
      <w:r w:rsidR="00C51F7C">
        <w:fldChar w:fldCharType="separate"/>
      </w:r>
      <w:ins w:id="1589" w:author="UPC" w:date="2015-06-03T09:11:00Z">
        <w:r w:rsidR="008D50D6">
          <w:rPr>
            <w:noProof/>
          </w:rPr>
          <w:t>29</w:t>
        </w:r>
      </w:ins>
      <w:del w:id="1590" w:author="UPC" w:date="2015-05-06T10:51:00Z">
        <w:r w:rsidR="007254CB" w:rsidDel="00D367B5">
          <w:rPr>
            <w:noProof/>
          </w:rPr>
          <w:delText>28</w:delText>
        </w:r>
      </w:del>
      <w:r w:rsidR="00C51F7C">
        <w:rPr>
          <w:noProof/>
        </w:rPr>
        <w:fldChar w:fldCharType="end"/>
      </w:r>
      <w:r>
        <w:t>: Tractar el text escrit al CKEditor</w:t>
      </w:r>
      <w:bookmarkEnd w:id="1588"/>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1D30B1FC" wp14:editId="7028E0A5">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1591" w:name="_Toc421086145"/>
      <w:r>
        <w:lastRenderedPageBreak/>
        <w:t xml:space="preserve">Imatge </w:t>
      </w:r>
      <w:r w:rsidR="00C51F7C">
        <w:fldChar w:fldCharType="begin"/>
      </w:r>
      <w:r w:rsidR="00C51F7C">
        <w:instrText xml:space="preserve"> SEQ Imatge \* ARABIC </w:instrText>
      </w:r>
      <w:r w:rsidR="00C51F7C">
        <w:fldChar w:fldCharType="separate"/>
      </w:r>
      <w:r w:rsidR="008D50D6">
        <w:rPr>
          <w:noProof/>
        </w:rPr>
        <w:t>7</w:t>
      </w:r>
      <w:r w:rsidR="00C51F7C">
        <w:rPr>
          <w:noProof/>
        </w:rPr>
        <w:fldChar w:fldCharType="end"/>
      </w:r>
      <w:r>
        <w:t>: Aparença del CKEditor amb configuració ràpida</w:t>
      </w:r>
      <w:bookmarkEnd w:id="1591"/>
    </w:p>
    <w:p w:rsidR="005304D2" w:rsidRDefault="001E3324" w:rsidP="001E3324">
      <w:pPr>
        <w:pStyle w:val="Ttol3"/>
      </w:pPr>
      <w:bookmarkStart w:id="1592" w:name="_Toc421086065"/>
      <w:r>
        <w:t>Arxiu de configuració config.js</w:t>
      </w:r>
      <w:bookmarkEnd w:id="1592"/>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1593" w:name="_Toc421086192"/>
      <w:r>
        <w:t xml:space="preserve">Figura </w:t>
      </w:r>
      <w:r w:rsidR="00C51F7C">
        <w:fldChar w:fldCharType="begin"/>
      </w:r>
      <w:r w:rsidR="00C51F7C">
        <w:instrText xml:space="preserve"> SEQ Figura \* ARABIC </w:instrText>
      </w:r>
      <w:r w:rsidR="00C51F7C">
        <w:fldChar w:fldCharType="separate"/>
      </w:r>
      <w:ins w:id="1594" w:author="UPC" w:date="2015-06-03T09:11:00Z">
        <w:r w:rsidR="008D50D6">
          <w:rPr>
            <w:noProof/>
          </w:rPr>
          <w:t>30</w:t>
        </w:r>
      </w:ins>
      <w:del w:id="1595" w:author="UPC" w:date="2015-05-06T10:51:00Z">
        <w:r w:rsidR="007254CB" w:rsidDel="00D367B5">
          <w:rPr>
            <w:noProof/>
          </w:rPr>
          <w:delText>29</w:delText>
        </w:r>
      </w:del>
      <w:r w:rsidR="00C51F7C">
        <w:rPr>
          <w:noProof/>
        </w:rPr>
        <w:fldChar w:fldCharType="end"/>
      </w:r>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1593"/>
    </w:p>
    <w:p w:rsidR="001E3324" w:rsidRDefault="001E3324" w:rsidP="001E3324">
      <w:r>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596" w:author="UPC" w:date="2015-06-03T09:11:00Z">
        <w:r w:rsidR="008D50D6">
          <w:rPr>
            <w:b/>
          </w:rPr>
          <w:t>6.2</w:t>
        </w:r>
      </w:ins>
      <w:del w:id="1597" w:author="UPC" w:date="2015-04-29T07:35:00Z">
        <w:r w:rsidR="00DD31AB" w:rsidDel="00C612FA">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598" w:author="UPC" w:date="2015-06-03T09:11:00Z">
        <w:r w:rsidR="008D50D6" w:rsidRPr="008D50D6">
          <w:rPr>
            <w:b/>
            <w:rPrChange w:id="1599" w:author="UPC" w:date="2015-06-03T09:11:00Z">
              <w:rPr/>
            </w:rPrChange>
          </w:rPr>
          <w:t xml:space="preserve">Activar pestanya </w:t>
        </w:r>
        <w:r w:rsidR="008D50D6" w:rsidRPr="008D50D6">
          <w:rPr>
            <w:b/>
            <w:i/>
            <w:rPrChange w:id="1600" w:author="UPC" w:date="2015-06-03T09:11:00Z">
              <w:rPr>
                <w:i/>
              </w:rPr>
            </w:rPrChange>
          </w:rPr>
          <w:t>Navigator</w:t>
        </w:r>
      </w:ins>
      <w:del w:id="1601"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1602" w:name="_Toc421086193"/>
      <w:r>
        <w:t xml:space="preserve">Figura </w:t>
      </w:r>
      <w:r w:rsidR="00C51F7C">
        <w:fldChar w:fldCharType="begin"/>
      </w:r>
      <w:r w:rsidR="00C51F7C">
        <w:instrText xml:space="preserve"> SEQ Figura \* ARABIC </w:instrText>
      </w:r>
      <w:r w:rsidR="00C51F7C">
        <w:fldChar w:fldCharType="separate"/>
      </w:r>
      <w:ins w:id="1603" w:author="UPC" w:date="2015-06-03T09:11:00Z">
        <w:r w:rsidR="008D50D6">
          <w:rPr>
            <w:noProof/>
          </w:rPr>
          <w:t>31</w:t>
        </w:r>
      </w:ins>
      <w:del w:id="1604" w:author="UPC" w:date="2015-05-06T10:51:00Z">
        <w:r w:rsidR="007254CB" w:rsidDel="00D367B5">
          <w:rPr>
            <w:noProof/>
          </w:rPr>
          <w:delText>30</w:delText>
        </w:r>
      </w:del>
      <w:r w:rsidR="00C51F7C">
        <w:rPr>
          <w:noProof/>
        </w:rPr>
        <w:fldChar w:fldCharType="end"/>
      </w:r>
      <w:r>
        <w:t xml:space="preserve">: Ruta arxiu de configuració </w:t>
      </w:r>
      <w:r w:rsidRPr="00DA79D7">
        <w:rPr>
          <w:i/>
        </w:rPr>
        <w:t>config.js</w:t>
      </w:r>
      <w:r>
        <w:rPr>
          <w:noProof/>
        </w:rPr>
        <w:t xml:space="preserve"> del CKEditor</w:t>
      </w:r>
      <w:r>
        <w:t xml:space="preserve"> al sistema de fitxers</w:t>
      </w:r>
      <w:bookmarkEnd w:id="1602"/>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1605" w:name="_Toc421086194"/>
      <w:r w:rsidR="006A29D8">
        <w:t xml:space="preserve">Figura </w:t>
      </w:r>
      <w:r w:rsidR="00C51F7C">
        <w:fldChar w:fldCharType="begin"/>
      </w:r>
      <w:r w:rsidR="00C51F7C">
        <w:instrText xml:space="preserve"> SEQ Figura \* ARABIC </w:instrText>
      </w:r>
      <w:r w:rsidR="00C51F7C">
        <w:fldChar w:fldCharType="separate"/>
      </w:r>
      <w:ins w:id="1606" w:author="UPC" w:date="2015-06-03T09:11:00Z">
        <w:r w:rsidR="008D50D6">
          <w:rPr>
            <w:noProof/>
          </w:rPr>
          <w:t>32</w:t>
        </w:r>
      </w:ins>
      <w:del w:id="1607" w:author="UPC" w:date="2015-05-06T10:51:00Z">
        <w:r w:rsidR="007254CB" w:rsidDel="00D367B5">
          <w:rPr>
            <w:noProof/>
          </w:rPr>
          <w:delText>31</w:delText>
        </w:r>
      </w:del>
      <w:r w:rsidR="00C51F7C">
        <w:rPr>
          <w:noProof/>
        </w:rPr>
        <w:fldChar w:fldCharType="end"/>
      </w:r>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1605"/>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1608" w:name="_Toc421086195"/>
      <w:r>
        <w:t xml:space="preserve">Figura </w:t>
      </w:r>
      <w:r w:rsidR="00C51F7C">
        <w:fldChar w:fldCharType="begin"/>
      </w:r>
      <w:r w:rsidR="00C51F7C">
        <w:instrText xml:space="preserve"> SEQ Figura \* ARABIC </w:instrText>
      </w:r>
      <w:r w:rsidR="00C51F7C">
        <w:fldChar w:fldCharType="separate"/>
      </w:r>
      <w:ins w:id="1609" w:author="UPC" w:date="2015-06-03T09:11:00Z">
        <w:r w:rsidR="008D50D6">
          <w:rPr>
            <w:noProof/>
          </w:rPr>
          <w:t>33</w:t>
        </w:r>
      </w:ins>
      <w:del w:id="1610" w:author="UPC" w:date="2015-05-06T10:51:00Z">
        <w:r w:rsidR="007254CB" w:rsidDel="00D367B5">
          <w:rPr>
            <w:noProof/>
          </w:rPr>
          <w:delText>32</w:delText>
        </w:r>
      </w:del>
      <w:r w:rsidR="00C51F7C">
        <w:rPr>
          <w:noProof/>
        </w:rPr>
        <w:fldChar w:fldCharType="end"/>
      </w:r>
      <w:r>
        <w:t>: A</w:t>
      </w:r>
      <w:r w:rsidRPr="00D46471">
        <w:t xml:space="preserve">rxiu </w:t>
      </w:r>
      <w:r w:rsidRPr="00DA79D7">
        <w:rPr>
          <w:i/>
        </w:rPr>
        <w:t>config.js</w:t>
      </w:r>
      <w:r w:rsidRPr="00D46471">
        <w:t xml:space="preserve"> </w:t>
      </w:r>
      <w:r>
        <w:t>original</w:t>
      </w:r>
      <w:bookmarkEnd w:id="1608"/>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lastRenderedPageBreak/>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lastRenderedPageBreak/>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lastRenderedPageBreak/>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1611" w:name="_Toc421086196"/>
      <w:r>
        <w:lastRenderedPageBreak/>
        <w:t xml:space="preserve">Figura </w:t>
      </w:r>
      <w:r w:rsidR="00C51F7C">
        <w:fldChar w:fldCharType="begin"/>
      </w:r>
      <w:r w:rsidR="00C51F7C">
        <w:instrText xml:space="preserve"> SEQ Figura \* ARABIC </w:instrText>
      </w:r>
      <w:r w:rsidR="00C51F7C">
        <w:fldChar w:fldCharType="separate"/>
      </w:r>
      <w:ins w:id="1612" w:author="UPC" w:date="2015-06-03T09:11:00Z">
        <w:r w:rsidR="008D50D6">
          <w:rPr>
            <w:noProof/>
          </w:rPr>
          <w:t>34</w:t>
        </w:r>
      </w:ins>
      <w:del w:id="1613" w:author="UPC" w:date="2015-05-06T10:51:00Z">
        <w:r w:rsidR="007254CB" w:rsidDel="00D367B5">
          <w:rPr>
            <w:noProof/>
          </w:rPr>
          <w:delText>33</w:delText>
        </w:r>
      </w:del>
      <w:r w:rsidR="00C51F7C">
        <w:rPr>
          <w:noProof/>
        </w:rPr>
        <w:fldChar w:fldCharType="end"/>
      </w:r>
      <w:r>
        <w:t>: A</w:t>
      </w:r>
      <w:r w:rsidRPr="004251C2">
        <w:t xml:space="preserve">rxiu </w:t>
      </w:r>
      <w:r w:rsidRPr="00DA79D7">
        <w:rPr>
          <w:i/>
        </w:rPr>
        <w:t>config.js</w:t>
      </w:r>
      <w:r w:rsidRPr="004251C2">
        <w:t xml:space="preserve"> </w:t>
      </w:r>
      <w:r>
        <w:t>modificat</w:t>
      </w:r>
      <w:bookmarkEnd w:id="1611"/>
    </w:p>
    <w:p w:rsidR="00BC30FC" w:rsidRDefault="00BC30FC" w:rsidP="001E3324">
      <w:r>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6B3EFA72" wp14:editId="6A1AE5D1">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1614" w:name="_Toc421086197"/>
      <w:r>
        <w:t xml:space="preserve">Figura </w:t>
      </w:r>
      <w:r w:rsidR="00C51F7C">
        <w:fldChar w:fldCharType="begin"/>
      </w:r>
      <w:r w:rsidR="00C51F7C">
        <w:instrText xml:space="preserve"> SEQ Figura \* ARABIC </w:instrText>
      </w:r>
      <w:r w:rsidR="00C51F7C">
        <w:fldChar w:fldCharType="separate"/>
      </w:r>
      <w:ins w:id="1615" w:author="UPC" w:date="2015-06-03T09:11:00Z">
        <w:r w:rsidR="008D50D6">
          <w:rPr>
            <w:noProof/>
          </w:rPr>
          <w:t>35</w:t>
        </w:r>
      </w:ins>
      <w:del w:id="1616" w:author="UPC" w:date="2015-05-06T10:51:00Z">
        <w:r w:rsidR="007254CB" w:rsidDel="00D367B5">
          <w:rPr>
            <w:noProof/>
          </w:rPr>
          <w:delText>34</w:delText>
        </w:r>
      </w:del>
      <w:r w:rsidR="00C51F7C">
        <w:rPr>
          <w:noProof/>
        </w:rPr>
        <w:fldChar w:fldCharType="end"/>
      </w:r>
      <w:r>
        <w:t xml:space="preserve">: </w:t>
      </w:r>
      <w:r w:rsidRPr="00676B42">
        <w:t xml:space="preserve">Aparença del CKEditor amb </w:t>
      </w:r>
      <w:r>
        <w:t xml:space="preserve">l’arxiu </w:t>
      </w:r>
      <w:r w:rsidRPr="005A67EB">
        <w:rPr>
          <w:i/>
        </w:rPr>
        <w:t>config.js</w:t>
      </w:r>
      <w:r>
        <w:t xml:space="preserve"> modificat</w:t>
      </w:r>
      <w:bookmarkEnd w:id="1614"/>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w:t>
      </w:r>
      <w:r w:rsidR="00A15E6F">
        <w:t>això</w:t>
      </w:r>
      <w:r w:rsidR="00746156">
        <w:t xml:space="preserve">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w:t>
      </w:r>
      <w:r w:rsidR="000747EB">
        <w:lastRenderedPageBreak/>
        <w:t xml:space="preserve">configuració, controladors o vistes, molt millor. </w:t>
      </w:r>
      <w:r w:rsidR="00B21A20">
        <w:t xml:space="preserve">Tot </w:t>
      </w:r>
      <w:r w:rsidR="00A15E6F">
        <w:t>això</w:t>
      </w:r>
      <w:r w:rsidR="00B21A20">
        <w:t xml:space="preserve">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1617" w:name="_Toc421086198"/>
      <w:r>
        <w:t xml:space="preserve">Figura </w:t>
      </w:r>
      <w:r w:rsidR="00C51F7C">
        <w:fldChar w:fldCharType="begin"/>
      </w:r>
      <w:r w:rsidR="00C51F7C">
        <w:instrText xml:space="preserve"> SEQ Figura \* ARABIC </w:instrText>
      </w:r>
      <w:r w:rsidR="00C51F7C">
        <w:fldChar w:fldCharType="separate"/>
      </w:r>
      <w:ins w:id="1618" w:author="UPC" w:date="2015-06-03T09:11:00Z">
        <w:r w:rsidR="008D50D6">
          <w:rPr>
            <w:noProof/>
          </w:rPr>
          <w:t>36</w:t>
        </w:r>
      </w:ins>
      <w:del w:id="1619" w:author="UPC" w:date="2015-05-06T10:51:00Z">
        <w:r w:rsidR="007254CB" w:rsidDel="00D367B5">
          <w:rPr>
            <w:noProof/>
          </w:rPr>
          <w:delText>35</w:delText>
        </w:r>
      </w:del>
      <w:r w:rsidR="00C51F7C">
        <w:rPr>
          <w:noProof/>
        </w:rPr>
        <w:fldChar w:fldCharType="end"/>
      </w:r>
      <w:r>
        <w:t xml:space="preserve">: Reubicació de l'arxiu </w:t>
      </w:r>
      <w:r w:rsidRPr="00513308">
        <w:rPr>
          <w:i/>
        </w:rPr>
        <w:t>config.js</w:t>
      </w:r>
      <w:bookmarkEnd w:id="1617"/>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ins w:id="1620" w:author="UPC" w:date="2015-06-03T09:11:00Z">
        <w:r w:rsidR="008D50D6">
          <w:rPr>
            <w:b/>
          </w:rPr>
          <w:t>6.5</w:t>
        </w:r>
      </w:ins>
      <w:del w:id="1621" w:author="UPC" w:date="2015-04-29T07:58:00Z">
        <w:r w:rsidR="00DD31AB" w:rsidDel="00154CE0">
          <w:rPr>
            <w:b/>
          </w:rPr>
          <w:delText>6.5</w:delText>
        </w:r>
      </w:del>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ins w:id="1622" w:author="UPC" w:date="2015-06-03T09:11:00Z">
        <w:r w:rsidR="008D50D6" w:rsidRPr="008D50D6">
          <w:rPr>
            <w:b/>
            <w:rPrChange w:id="1623" w:author="UPC" w:date="2015-06-03T09:11:00Z">
              <w:rPr/>
            </w:rPrChange>
          </w:rPr>
          <w:t xml:space="preserve">Arxiu </w:t>
        </w:r>
        <w:r w:rsidR="008D50D6" w:rsidRPr="008D50D6">
          <w:rPr>
            <w:b/>
            <w:i/>
            <w:rPrChange w:id="1624" w:author="UPC" w:date="2015-06-03T09:11:00Z">
              <w:rPr>
                <w:i/>
              </w:rPr>
            </w:rPrChange>
          </w:rPr>
          <w:t>config.js</w:t>
        </w:r>
        <w:r w:rsidR="008D50D6" w:rsidRPr="008D50D6">
          <w:rPr>
            <w:b/>
            <w:rPrChange w:id="1625" w:author="UPC" w:date="2015-06-03T09:11:00Z">
              <w:rPr/>
            </w:rPrChange>
          </w:rPr>
          <w:t xml:space="preserve"> (CKEditor) de l’aplicació Editor (gcrrhh)</w:t>
        </w:r>
      </w:ins>
      <w:del w:id="1626" w:author="UPC" w:date="2015-04-29T07:58:00Z">
        <w:r w:rsidR="00DD31AB" w:rsidRPr="00DD31AB" w:rsidDel="00154CE0">
          <w:rPr>
            <w:b/>
          </w:rPr>
          <w:delText xml:space="preserve">Arxiu </w:delText>
        </w:r>
        <w:r w:rsidR="00DD31AB" w:rsidRPr="00DD31AB" w:rsidDel="00154CE0">
          <w:rPr>
            <w:b/>
            <w:i/>
          </w:rPr>
          <w:delText>config.js</w:delText>
        </w:r>
        <w:r w:rsidR="00DD31AB" w:rsidRPr="00DD31AB" w:rsidDel="00154CE0">
          <w:rPr>
            <w:b/>
          </w:rPr>
          <w:delText xml:space="preserve"> (CKEditor) de l’aplicació Editor (gcrrhh)</w:delText>
        </w:r>
      </w:del>
      <w:r w:rsidR="001847E5" w:rsidRPr="00DA0FD0">
        <w:rPr>
          <w:b/>
        </w:rPr>
        <w:fldChar w:fldCharType="end"/>
      </w:r>
      <w:r>
        <w:t>.</w:t>
      </w:r>
    </w:p>
    <w:p w:rsidR="00646927" w:rsidRDefault="00646927" w:rsidP="005F0005">
      <w:pPr>
        <w:pStyle w:val="Ttol4"/>
      </w:pPr>
      <w:bookmarkStart w:id="1627" w:name="_Toc421086066"/>
      <w:r>
        <w:t>Personalitzar l'idioma</w:t>
      </w:r>
      <w:bookmarkEnd w:id="1627"/>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9734EA" w:rsidTr="0082583A">
        <w:tc>
          <w:tcPr>
            <w:tcW w:w="8755"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1628" w:name="_Toc421086199"/>
      <w:r>
        <w:t xml:space="preserve">Figura </w:t>
      </w:r>
      <w:r w:rsidR="00C51F7C">
        <w:fldChar w:fldCharType="begin"/>
      </w:r>
      <w:r w:rsidR="00C51F7C">
        <w:instrText xml:space="preserve"> SEQ Figura \* ARABIC </w:instrText>
      </w:r>
      <w:r w:rsidR="00C51F7C">
        <w:fldChar w:fldCharType="separate"/>
      </w:r>
      <w:ins w:id="1629" w:author="UPC" w:date="2015-06-03T09:11:00Z">
        <w:r w:rsidR="008D50D6">
          <w:rPr>
            <w:noProof/>
          </w:rPr>
          <w:t>37</w:t>
        </w:r>
      </w:ins>
      <w:del w:id="1630" w:author="UPC" w:date="2015-05-06T10:51:00Z">
        <w:r w:rsidR="007254CB" w:rsidDel="00D367B5">
          <w:rPr>
            <w:noProof/>
          </w:rPr>
          <w:delText>36</w:delText>
        </w:r>
      </w:del>
      <w:r w:rsidR="00C51F7C">
        <w:rPr>
          <w:noProof/>
        </w:rPr>
        <w:fldChar w:fldCharType="end"/>
      </w:r>
      <w:r>
        <w:t xml:space="preserve">: Canviar idioma CKEditor a l'arxiu </w:t>
      </w:r>
      <w:r w:rsidRPr="00136AA9">
        <w:rPr>
          <w:i/>
        </w:rPr>
        <w:t>config.js</w:t>
      </w:r>
      <w:bookmarkEnd w:id="1628"/>
    </w:p>
    <w:p w:rsidR="00646927" w:rsidRDefault="00646927" w:rsidP="005F0005">
      <w:pPr>
        <w:pStyle w:val="Ttol4"/>
      </w:pPr>
      <w:bookmarkStart w:id="1631" w:name="_Toc421086067"/>
      <w:r>
        <w:t xml:space="preserve">Personalitzar </w:t>
      </w:r>
      <w:r w:rsidR="0049207D">
        <w:t xml:space="preserve">la </w:t>
      </w:r>
      <w:r>
        <w:t>barra d'eines</w:t>
      </w:r>
      <w:bookmarkEnd w:id="1631"/>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lastRenderedPageBreak/>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1632" w:name="_Toc421086200"/>
      <w:r>
        <w:lastRenderedPageBreak/>
        <w:t xml:space="preserve">Figura </w:t>
      </w:r>
      <w:r w:rsidR="00C51F7C">
        <w:fldChar w:fldCharType="begin"/>
      </w:r>
      <w:r w:rsidR="00C51F7C">
        <w:instrText xml:space="preserve"> SEQ Figura \* ARABIC </w:instrText>
      </w:r>
      <w:r w:rsidR="00C51F7C">
        <w:fldChar w:fldCharType="separate"/>
      </w:r>
      <w:ins w:id="1633" w:author="UPC" w:date="2015-06-03T09:11:00Z">
        <w:r w:rsidR="008D50D6">
          <w:rPr>
            <w:noProof/>
          </w:rPr>
          <w:t>38</w:t>
        </w:r>
      </w:ins>
      <w:del w:id="1634" w:author="UPC" w:date="2015-05-06T10:51:00Z">
        <w:r w:rsidR="007254CB" w:rsidDel="00D367B5">
          <w:rPr>
            <w:noProof/>
          </w:rPr>
          <w:delText>37</w:delText>
        </w:r>
      </w:del>
      <w:r w:rsidR="00C51F7C">
        <w:rPr>
          <w:noProof/>
        </w:rPr>
        <w:fldChar w:fldCharType="end"/>
      </w:r>
      <w:r>
        <w:t xml:space="preserve">: </w:t>
      </w:r>
      <w:r w:rsidR="00185252">
        <w:t>Personalitzar la barra d’eines de</w:t>
      </w:r>
      <w:r>
        <w:t xml:space="preserve"> CKEditor a l'arxiu </w:t>
      </w:r>
      <w:r w:rsidRPr="00136AA9">
        <w:rPr>
          <w:i/>
        </w:rPr>
        <w:t>config.js</w:t>
      </w:r>
      <w:bookmarkEnd w:id="1632"/>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C51F7C" w:rsidP="005F0005">
      <w:pPr>
        <w:pStyle w:val="Ttol4"/>
      </w:pPr>
      <w:bookmarkStart w:id="1635" w:name="_Toc421086068"/>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32" o:title=""/>
            <w10:wrap type="through"/>
          </v:shape>
          <o:OLEObject Type="Embed" ProgID="PBrush" ShapeID="_x0000_s1030" DrawAspect="Content" ObjectID="_1498643142" r:id="rId33"/>
        </w:pict>
      </w:r>
      <w:r w:rsidR="00646927">
        <w:t>Botó de indentació</w:t>
      </w:r>
      <w:bookmarkEnd w:id="1635"/>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E13075" w:rsidTr="0082583A">
        <w:tc>
          <w:tcPr>
            <w:tcW w:w="8755"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1636" w:name="_Toc421086201"/>
      <w:r>
        <w:t xml:space="preserve">Figura </w:t>
      </w:r>
      <w:r w:rsidR="00C51F7C">
        <w:fldChar w:fldCharType="begin"/>
      </w:r>
      <w:r w:rsidR="00C51F7C">
        <w:instrText xml:space="preserve"> SEQ Figura \* ARABIC </w:instrText>
      </w:r>
      <w:r w:rsidR="00C51F7C">
        <w:fldChar w:fldCharType="separate"/>
      </w:r>
      <w:ins w:id="1637" w:author="UPC" w:date="2015-06-03T09:11:00Z">
        <w:r w:rsidR="008D50D6">
          <w:rPr>
            <w:noProof/>
          </w:rPr>
          <w:t>39</w:t>
        </w:r>
      </w:ins>
      <w:del w:id="1638" w:author="UPC" w:date="2015-05-06T10:51:00Z">
        <w:r w:rsidR="007254CB" w:rsidDel="00D367B5">
          <w:rPr>
            <w:noProof/>
          </w:rPr>
          <w:delText>38</w:delText>
        </w:r>
      </w:del>
      <w:r w:rsidR="00C51F7C">
        <w:rPr>
          <w:noProof/>
        </w:rPr>
        <w:fldChar w:fldCharType="end"/>
      </w:r>
      <w:r>
        <w:t xml:space="preserve">: Canviar idioma CKEditor a l'arxiu </w:t>
      </w:r>
      <w:r w:rsidRPr="00136AA9">
        <w:rPr>
          <w:i/>
        </w:rPr>
        <w:t>config.js</w:t>
      </w:r>
      <w:bookmarkEnd w:id="1636"/>
    </w:p>
    <w:p w:rsidR="00AE1C6A" w:rsidRDefault="00AE1C6A" w:rsidP="00AE1C6A">
      <w:r>
        <w:t>Refer</w:t>
      </w:r>
      <w:r w:rsidR="00526AF1">
        <w:t xml:space="preserve">ència: </w:t>
      </w:r>
      <w:hyperlink r:id="rId34" w:anchor=".indentOffset" w:history="1">
        <w:r w:rsidR="00526AF1" w:rsidRPr="00641375">
          <w:rPr>
            <w:rStyle w:val="Enlla"/>
          </w:rPr>
          <w:t>http://docs.cksource.com/ckeditor_api/symbols/CKEDITOR.config.html#.indentOffset</w:t>
        </w:r>
      </w:hyperlink>
    </w:p>
    <w:p w:rsidR="00646927" w:rsidRDefault="00646927" w:rsidP="005F0005">
      <w:pPr>
        <w:pStyle w:val="Ttol4"/>
      </w:pPr>
      <w:bookmarkStart w:id="1639" w:name="_Ref417392183"/>
      <w:bookmarkStart w:id="1640" w:name="_Ref417392186"/>
      <w:bookmarkStart w:id="1641" w:name="_Toc421086069"/>
      <w:r>
        <w:lastRenderedPageBreak/>
        <w:t>Fulles d'estils</w:t>
      </w:r>
      <w:r w:rsidR="005F0005">
        <w:t xml:space="preserve"> aplicades a l’àrea d’edició</w:t>
      </w:r>
      <w:bookmarkEnd w:id="1639"/>
      <w:bookmarkEnd w:id="1640"/>
      <w:bookmarkEnd w:id="1641"/>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613"/>
      </w:tblGrid>
      <w:tr w:rsidR="00A44277" w:rsidTr="0082583A">
        <w:tc>
          <w:tcPr>
            <w:tcW w:w="8613"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1642" w:name="_Toc421086202"/>
      <w:r>
        <w:t xml:space="preserve">Figura </w:t>
      </w:r>
      <w:r w:rsidR="00C51F7C">
        <w:fldChar w:fldCharType="begin"/>
      </w:r>
      <w:r w:rsidR="00C51F7C">
        <w:instrText xml:space="preserve"> SEQ Figura \* ARABIC </w:instrText>
      </w:r>
      <w:r w:rsidR="00C51F7C">
        <w:fldChar w:fldCharType="separate"/>
      </w:r>
      <w:ins w:id="1643" w:author="UPC" w:date="2015-06-03T09:11:00Z">
        <w:r w:rsidR="008D50D6">
          <w:rPr>
            <w:noProof/>
          </w:rPr>
          <w:t>40</w:t>
        </w:r>
      </w:ins>
      <w:del w:id="1644" w:author="UPC" w:date="2015-05-06T10:51:00Z">
        <w:r w:rsidR="007254CB" w:rsidDel="00D367B5">
          <w:rPr>
            <w:noProof/>
          </w:rPr>
          <w:delText>39</w:delText>
        </w:r>
      </w:del>
      <w:r w:rsidR="00C51F7C">
        <w:rPr>
          <w:noProof/>
        </w:rPr>
        <w:fldChar w:fldCharType="end"/>
      </w:r>
      <w:r>
        <w:t xml:space="preserve">: Canviar idioma CKEditor a l'arxiu </w:t>
      </w:r>
      <w:r w:rsidRPr="00136AA9">
        <w:rPr>
          <w:i/>
        </w:rPr>
        <w:t>config.js</w:t>
      </w:r>
      <w:bookmarkEnd w:id="1642"/>
    </w:p>
    <w:p w:rsidR="00A44277" w:rsidRDefault="00A44277" w:rsidP="00A44277">
      <w:r>
        <w:t>Llavors ara els estils que es carregaran seran els que es troben en aquesta fulla d’estils CSS.</w:t>
      </w:r>
    </w:p>
    <w:p w:rsidR="005136EE" w:rsidRDefault="00A44277" w:rsidP="005136EE">
      <w:r>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24EF6D40" wp14:editId="103F006D">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5">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1645" w:name="_Toc421086146"/>
      <w:r>
        <w:t xml:space="preserve">Imatge </w:t>
      </w:r>
      <w:r w:rsidR="00C51F7C">
        <w:fldChar w:fldCharType="begin"/>
      </w:r>
      <w:r w:rsidR="00C51F7C">
        <w:instrText xml:space="preserve"> SEQ Imatge \* ARABIC </w:instrText>
      </w:r>
      <w:r w:rsidR="00C51F7C">
        <w:fldChar w:fldCharType="separate"/>
      </w:r>
      <w:r w:rsidR="008D50D6">
        <w:rPr>
          <w:noProof/>
        </w:rPr>
        <w:t>8</w:t>
      </w:r>
      <w:r w:rsidR="00C51F7C">
        <w:rPr>
          <w:noProof/>
        </w:rPr>
        <w:fldChar w:fldCharType="end"/>
      </w:r>
      <w:r>
        <w:t>: Fulles d'estils a fer servir en l'àrea d'edició del CKEditor</w:t>
      </w:r>
      <w:bookmarkEnd w:id="1645"/>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lastRenderedPageBreak/>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1646" w:name="_Toc421086203"/>
      <w:r>
        <w:lastRenderedPageBreak/>
        <w:t xml:space="preserve">Figura </w:t>
      </w:r>
      <w:r w:rsidR="00C51F7C">
        <w:fldChar w:fldCharType="begin"/>
      </w:r>
      <w:r w:rsidR="00C51F7C">
        <w:instrText xml:space="preserve"> SEQ Figura \* ARABIC </w:instrText>
      </w:r>
      <w:r w:rsidR="00C51F7C">
        <w:fldChar w:fldCharType="separate"/>
      </w:r>
      <w:ins w:id="1647" w:author="UPC" w:date="2015-06-03T09:11:00Z">
        <w:r w:rsidR="008D50D6">
          <w:rPr>
            <w:noProof/>
          </w:rPr>
          <w:t>41</w:t>
        </w:r>
      </w:ins>
      <w:del w:id="1648" w:author="UPC" w:date="2015-05-06T10:51:00Z">
        <w:r w:rsidR="007254CB" w:rsidDel="00D367B5">
          <w:rPr>
            <w:noProof/>
          </w:rPr>
          <w:delText>40</w:delText>
        </w:r>
      </w:del>
      <w:r w:rsidR="00C51F7C">
        <w:rPr>
          <w:noProof/>
        </w:rPr>
        <w:fldChar w:fldCharType="end"/>
      </w:r>
      <w:r>
        <w:t xml:space="preserve">: Canviar idioma CKEditor a l'arxiu </w:t>
      </w:r>
      <w:r w:rsidRPr="00136AA9">
        <w:rPr>
          <w:i/>
        </w:rPr>
        <w:t>config.js</w:t>
      </w:r>
      <w:bookmarkEnd w:id="1646"/>
    </w:p>
    <w:p w:rsidR="00646927" w:rsidRDefault="00646927" w:rsidP="005F0005">
      <w:pPr>
        <w:pStyle w:val="Ttol4"/>
      </w:pPr>
      <w:bookmarkStart w:id="1649" w:name="_Ref416956011"/>
      <w:bookmarkStart w:id="1650" w:name="_Ref416956014"/>
      <w:bookmarkStart w:id="1651" w:name="_Toc421086070"/>
      <w:r>
        <w:t>Indentació del codi HTML a l'enviar les dade</w:t>
      </w:r>
      <w:r w:rsidR="00D2656E">
        <w:t>s al controlador</w:t>
      </w:r>
      <w:bookmarkEnd w:id="1649"/>
      <w:bookmarkEnd w:id="1650"/>
      <w:bookmarkEnd w:id="1651"/>
    </w:p>
    <w:p w:rsidR="00D2656E" w:rsidRDefault="00D2656E" w:rsidP="00D2656E">
      <w:r>
        <w:t>Donat el següent exemple de disseny de pàgina web:</w:t>
      </w:r>
    </w:p>
    <w:p w:rsidR="00D2656E" w:rsidRDefault="00A01162" w:rsidP="00D2656E">
      <w:r>
        <w:rPr>
          <w:noProof/>
          <w:lang w:eastAsia="ca-ES"/>
        </w:rPr>
        <w:drawing>
          <wp:inline distT="0" distB="0" distL="0" distR="0" wp14:anchorId="5C0016B5" wp14:editId="0A74180A">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1652" w:name="_Toc421086147"/>
      <w:r>
        <w:t xml:space="preserve">Imatge </w:t>
      </w:r>
      <w:r w:rsidR="00C51F7C">
        <w:fldChar w:fldCharType="begin"/>
      </w:r>
      <w:r w:rsidR="00C51F7C">
        <w:instrText xml:space="preserve"> SEQ Imatge \* ARABIC </w:instrText>
      </w:r>
      <w:r w:rsidR="00C51F7C">
        <w:fldChar w:fldCharType="separate"/>
      </w:r>
      <w:r w:rsidR="008D50D6">
        <w:rPr>
          <w:noProof/>
        </w:rPr>
        <w:t>9</w:t>
      </w:r>
      <w:r w:rsidR="00C51F7C">
        <w:rPr>
          <w:noProof/>
        </w:rPr>
        <w:fldChar w:fldCharType="end"/>
      </w:r>
      <w:r>
        <w:t>: indentació codi HTML del CKEditor a l'enviar dades al controlador</w:t>
      </w:r>
      <w:bookmarkEnd w:id="1652"/>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1653" w:name="_Toc421086204"/>
      <w:r>
        <w:t xml:space="preserve">Figura </w:t>
      </w:r>
      <w:r w:rsidR="00C51F7C">
        <w:fldChar w:fldCharType="begin"/>
      </w:r>
      <w:r w:rsidR="00C51F7C">
        <w:instrText xml:space="preserve"> SEQ Figura \* ARABIC </w:instrText>
      </w:r>
      <w:r w:rsidR="00C51F7C">
        <w:fldChar w:fldCharType="separate"/>
      </w:r>
      <w:ins w:id="1654" w:author="UPC" w:date="2015-06-03T09:11:00Z">
        <w:r w:rsidR="008D50D6">
          <w:rPr>
            <w:noProof/>
          </w:rPr>
          <w:t>42</w:t>
        </w:r>
      </w:ins>
      <w:del w:id="1655" w:author="UPC" w:date="2015-05-06T10:51:00Z">
        <w:r w:rsidR="007254CB" w:rsidDel="00D367B5">
          <w:rPr>
            <w:noProof/>
          </w:rPr>
          <w:delText>41</w:delText>
        </w:r>
      </w:del>
      <w:r w:rsidR="00C51F7C">
        <w:rPr>
          <w:noProof/>
        </w:rPr>
        <w:fldChar w:fldCharType="end"/>
      </w:r>
      <w:r>
        <w:t>: Formatat de les dades per defecte de la versió 4.4.1.0 del CKEditor</w:t>
      </w:r>
      <w:bookmarkEnd w:id="1653"/>
    </w:p>
    <w:p w:rsidR="00DA4246" w:rsidRDefault="00DA4246" w:rsidP="00D2656E">
      <w:r>
        <w:t xml:space="preserve">En principi </w:t>
      </w:r>
      <w:r w:rsidR="00A15E6F">
        <w:t>això</w:t>
      </w:r>
      <w:r>
        <w:t xml:space="preserve"> no representa cap problema. El contratemps d’aquest situació és que si volem fer un </w:t>
      </w:r>
      <w:hyperlink w:anchor="_Codemirror_per_a" w:history="1">
        <w:r w:rsidRPr="00C32C85">
          <w:rPr>
            <w:rStyle w:val="Enlla"/>
          </w:rPr>
          <w:t>editor de codi HTML/GSP a partir d’un Text</w:t>
        </w:r>
        <w:r w:rsidR="005B621A" w:rsidRPr="00C32C85">
          <w:rPr>
            <w:rStyle w:val="Enlla"/>
          </w:rPr>
          <w:t xml:space="preserve"> </w:t>
        </w:r>
        <w:r w:rsidRPr="00C32C85">
          <w:rPr>
            <w:rStyle w:val="Enlla"/>
          </w:rPr>
          <w:t>Area</w:t>
        </w:r>
      </w:hyperlink>
      <w:r>
        <w:t xml:space="preserve"> no tindrem indentació </w:t>
      </w:r>
      <w:r>
        <w:lastRenderedPageBreak/>
        <w:t xml:space="preserve">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1656" w:name="_Toc421086205"/>
      <w:r>
        <w:t xml:space="preserve">Figura </w:t>
      </w:r>
      <w:r w:rsidR="00C51F7C">
        <w:fldChar w:fldCharType="begin"/>
      </w:r>
      <w:r w:rsidR="00C51F7C">
        <w:instrText xml:space="preserve"> SEQ Figura \* ARABIC </w:instrText>
      </w:r>
      <w:r w:rsidR="00C51F7C">
        <w:fldChar w:fldCharType="separate"/>
      </w:r>
      <w:ins w:id="1657" w:author="UPC" w:date="2015-06-03T09:11:00Z">
        <w:r w:rsidR="008D50D6">
          <w:rPr>
            <w:noProof/>
          </w:rPr>
          <w:t>43</w:t>
        </w:r>
      </w:ins>
      <w:del w:id="1658" w:author="UPC" w:date="2015-05-06T10:51:00Z">
        <w:r w:rsidR="007254CB" w:rsidDel="00D367B5">
          <w:rPr>
            <w:noProof/>
          </w:rPr>
          <w:delText>42</w:delText>
        </w:r>
      </w:del>
      <w:r w:rsidR="00C51F7C">
        <w:rPr>
          <w:noProof/>
        </w:rPr>
        <w:fldChar w:fldCharType="end"/>
      </w:r>
      <w:r>
        <w:t xml:space="preserve">: Formatat de les dades per defecte de la versió </w:t>
      </w:r>
      <w:r w:rsidR="00FA6649">
        <w:t>3.6.6</w:t>
      </w:r>
      <w:r>
        <w:t>.1.0 del CKEditor</w:t>
      </w:r>
      <w:bookmarkEnd w:id="1656"/>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613" w:type="dxa"/>
        <w:tblLayout w:type="fixed"/>
        <w:tblLook w:val="04A0" w:firstRow="1" w:lastRow="0" w:firstColumn="1" w:lastColumn="0" w:noHBand="0" w:noVBand="1"/>
      </w:tblPr>
      <w:tblGrid>
        <w:gridCol w:w="817"/>
        <w:gridCol w:w="7796"/>
      </w:tblGrid>
      <w:tr w:rsidR="00FE0BF7" w:rsidTr="0082583A">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lastRenderedPageBreak/>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796"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lastRenderedPageBreak/>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1659" w:name="_Toc421086206"/>
      <w:r>
        <w:lastRenderedPageBreak/>
        <w:t xml:space="preserve">Figura </w:t>
      </w:r>
      <w:r w:rsidR="00C51F7C">
        <w:fldChar w:fldCharType="begin"/>
      </w:r>
      <w:r w:rsidR="00C51F7C">
        <w:instrText xml:space="preserve"> SEQ Figura \* ARABIC </w:instrText>
      </w:r>
      <w:r w:rsidR="00C51F7C">
        <w:fldChar w:fldCharType="separate"/>
      </w:r>
      <w:ins w:id="1660" w:author="UPC" w:date="2015-06-03T09:11:00Z">
        <w:r w:rsidR="008D50D6">
          <w:rPr>
            <w:noProof/>
          </w:rPr>
          <w:t>44</w:t>
        </w:r>
      </w:ins>
      <w:del w:id="1661" w:author="UPC" w:date="2015-05-06T10:51:00Z">
        <w:r w:rsidR="007254CB" w:rsidDel="00D367B5">
          <w:rPr>
            <w:noProof/>
          </w:rPr>
          <w:delText>43</w:delText>
        </w:r>
      </w:del>
      <w:r w:rsidR="00C51F7C">
        <w:rPr>
          <w:noProof/>
        </w:rPr>
        <w:fldChar w:fldCharType="end"/>
      </w:r>
      <w:r>
        <w:t xml:space="preserve">: Canviar el format de tractament del text HTML del CKEditor a l'arxiu </w:t>
      </w:r>
      <w:r w:rsidRPr="00136AA9">
        <w:rPr>
          <w:i/>
        </w:rPr>
        <w:t>config.js</w:t>
      </w:r>
      <w:bookmarkEnd w:id="1659"/>
    </w:p>
    <w:p w:rsidR="00646927" w:rsidRDefault="005F0005" w:rsidP="005F0005">
      <w:pPr>
        <w:pStyle w:val="Ttol4"/>
      </w:pPr>
      <w:bookmarkStart w:id="1662" w:name="_Toc421086071"/>
      <w:r>
        <w:t>Evitar que els e</w:t>
      </w:r>
      <w:r w:rsidR="00646927">
        <w:t>stils i atrib</w:t>
      </w:r>
      <w:r>
        <w:t>ut</w:t>
      </w:r>
      <w:r w:rsidR="00646927">
        <w:t xml:space="preserve">s </w:t>
      </w:r>
      <w:r>
        <w:t>desapareguin</w:t>
      </w:r>
      <w:bookmarkEnd w:id="1662"/>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008D50D6">
        <w:rPr>
          <w:b/>
        </w:rPr>
        <w:t>3.2.7.2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ins w:id="1663" w:author="UPC" w:date="2015-06-03T09:11:00Z">
        <w:r w:rsidR="008D50D6" w:rsidRPr="008D50D6">
          <w:rPr>
            <w:b/>
            <w:rPrChange w:id="1664" w:author="UPC" w:date="2015-06-03T09:11:00Z">
              <w:rPr/>
            </w:rPrChange>
          </w:rPr>
          <w:t>CKEditor esborra els estils i atributs dels elements HTML</w:t>
        </w:r>
      </w:ins>
      <w:del w:id="1665" w:author="UPC" w:date="2015-04-29T07:58:00Z">
        <w:r w:rsidR="00DD31AB" w:rsidRPr="00DD31AB" w:rsidDel="00154CE0">
          <w:rPr>
            <w:b/>
          </w:rPr>
          <w:delText>CKEditor esborra els estils i atributs dels elements HTML</w:delText>
        </w:r>
      </w:del>
      <w:r w:rsidRPr="008F52E6">
        <w:rPr>
          <w:b/>
        </w:rPr>
        <w:fldChar w:fldCharType="end"/>
      </w:r>
      <w:r>
        <w:t>.</w:t>
      </w:r>
    </w:p>
    <w:p w:rsidR="009800E0" w:rsidRDefault="009800E0" w:rsidP="009800E0">
      <w:pPr>
        <w:pStyle w:val="Ttol3"/>
      </w:pPr>
      <w:bookmarkStart w:id="1666" w:name="_Toc421086072"/>
      <w:r>
        <w:lastRenderedPageBreak/>
        <w:t>Arxiu Config.groovy</w:t>
      </w:r>
      <w:bookmarkEnd w:id="1666"/>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1667" w:name="_Toc421086207"/>
      <w:r>
        <w:t xml:space="preserve">Figura </w:t>
      </w:r>
      <w:r w:rsidR="00C51F7C">
        <w:fldChar w:fldCharType="begin"/>
      </w:r>
      <w:r w:rsidR="00C51F7C">
        <w:instrText xml:space="preserve"> SEQ Figura \* ARABIC </w:instrText>
      </w:r>
      <w:r w:rsidR="00C51F7C">
        <w:fldChar w:fldCharType="separate"/>
      </w:r>
      <w:ins w:id="1668" w:author="UPC" w:date="2015-06-03T09:11:00Z">
        <w:r w:rsidR="008D50D6">
          <w:rPr>
            <w:noProof/>
          </w:rPr>
          <w:t>45</w:t>
        </w:r>
      </w:ins>
      <w:del w:id="1669" w:author="UPC" w:date="2015-05-06T10:51:00Z">
        <w:r w:rsidR="007254CB" w:rsidDel="00D367B5">
          <w:rPr>
            <w:noProof/>
          </w:rPr>
          <w:delText>44</w:delText>
        </w:r>
      </w:del>
      <w:r w:rsidR="00C51F7C">
        <w:rPr>
          <w:noProof/>
        </w:rPr>
        <w:fldChar w:fldCharType="end"/>
      </w:r>
      <w:r>
        <w:t xml:space="preserve">: Configuració del CKEditor a l'arxiu </w:t>
      </w:r>
      <w:r w:rsidRPr="00631EB5">
        <w:rPr>
          <w:i/>
        </w:rPr>
        <w:t>Config.groovy</w:t>
      </w:r>
      <w:bookmarkEnd w:id="1667"/>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lastRenderedPageBreak/>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ins w:id="1670" w:author="UPC" w:date="2015-06-03T09:11:00Z">
        <w:r w:rsidR="008D50D6">
          <w:rPr>
            <w:b/>
          </w:rPr>
          <w:t>6.6</w:t>
        </w:r>
      </w:ins>
      <w:del w:id="1671" w:author="UPC" w:date="2015-04-29T07:36:00Z">
        <w:r w:rsidR="00DD31AB" w:rsidDel="00C612FA">
          <w:rPr>
            <w:b/>
          </w:rPr>
          <w:delText>6.6</w:delText>
        </w:r>
      </w:del>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ins w:id="1672" w:author="UPC" w:date="2015-06-03T09:11:00Z">
        <w:r w:rsidR="008D50D6" w:rsidRPr="008D50D6">
          <w:rPr>
            <w:b/>
            <w:rPrChange w:id="1673" w:author="UPC" w:date="2015-06-03T09:11:00Z">
              <w:rPr/>
            </w:rPrChange>
          </w:rPr>
          <w:t xml:space="preserve">CKEditor: configuració del plugin al </w:t>
        </w:r>
        <w:r w:rsidR="008D50D6" w:rsidRPr="008D50D6">
          <w:rPr>
            <w:b/>
            <w:i/>
            <w:rPrChange w:id="1674" w:author="UPC" w:date="2015-06-03T09:11:00Z">
              <w:rPr>
                <w:i/>
              </w:rPr>
            </w:rPrChange>
          </w:rPr>
          <w:t>Config.groovy</w:t>
        </w:r>
        <w:r w:rsidR="008D50D6" w:rsidRPr="008D50D6">
          <w:rPr>
            <w:b/>
            <w:rPrChange w:id="1675" w:author="UPC" w:date="2015-06-03T09:11:00Z">
              <w:rPr/>
            </w:rPrChange>
          </w:rPr>
          <w:t xml:space="preserve"> del gcrrhh</w:t>
        </w:r>
      </w:ins>
      <w:del w:id="1676" w:author="UPC" w:date="2015-04-29T07:58:00Z">
        <w:r w:rsidR="00DD31AB" w:rsidRPr="00DD31AB" w:rsidDel="00154CE0">
          <w:rPr>
            <w:b/>
          </w:rPr>
          <w:delText xml:space="preserve">CKEditor: configuració del plugin al </w:delText>
        </w:r>
        <w:r w:rsidR="00DD31AB" w:rsidRPr="00DD31AB" w:rsidDel="00154CE0">
          <w:rPr>
            <w:b/>
            <w:i/>
          </w:rPr>
          <w:delText>Config.groovy</w:delText>
        </w:r>
        <w:r w:rsidR="00DD31AB" w:rsidRPr="00DD31AB" w:rsidDel="00154CE0">
          <w:rPr>
            <w:b/>
          </w:rPr>
          <w:delText xml:space="preserve"> del gcrrhh</w:delText>
        </w:r>
      </w:del>
      <w:r w:rsidRPr="00F8628C">
        <w:rPr>
          <w:b/>
        </w:rPr>
        <w:fldChar w:fldCharType="end"/>
      </w:r>
      <w:r>
        <w:t>.</w:t>
      </w:r>
    </w:p>
    <w:p w:rsidR="00054AFC" w:rsidRDefault="00054AFC" w:rsidP="00054AFC">
      <w:pPr>
        <w:pStyle w:val="Ttol3"/>
      </w:pPr>
      <w:bookmarkStart w:id="1677" w:name="_Toc421086073"/>
      <w:r>
        <w:t>Pujar arxius al servidor amb CKEditor</w:t>
      </w:r>
      <w:bookmarkEnd w:id="1677"/>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1678" w:name="_Toc421086208"/>
      <w:r>
        <w:t xml:space="preserve">Figura </w:t>
      </w:r>
      <w:r w:rsidR="00C51F7C">
        <w:fldChar w:fldCharType="begin"/>
      </w:r>
      <w:r w:rsidR="00C51F7C">
        <w:instrText xml:space="preserve"> SEQ Figura \* ARABIC </w:instrText>
      </w:r>
      <w:r w:rsidR="00C51F7C">
        <w:fldChar w:fldCharType="separate"/>
      </w:r>
      <w:ins w:id="1679" w:author="UPC" w:date="2015-06-03T09:11:00Z">
        <w:r w:rsidR="008D50D6">
          <w:rPr>
            <w:noProof/>
          </w:rPr>
          <w:t>46</w:t>
        </w:r>
      </w:ins>
      <w:del w:id="1680" w:author="UPC" w:date="2015-05-06T10:51:00Z">
        <w:r w:rsidR="007254CB" w:rsidDel="00D367B5">
          <w:rPr>
            <w:noProof/>
          </w:rPr>
          <w:delText>45</w:delText>
        </w:r>
      </w:del>
      <w:r w:rsidR="00C51F7C">
        <w:rPr>
          <w:noProof/>
        </w:rPr>
        <w:fldChar w:fldCharType="end"/>
      </w:r>
      <w:r>
        <w:t xml:space="preserve">: </w:t>
      </w:r>
      <w:r w:rsidRPr="00631EB5">
        <w:rPr>
          <w:i/>
        </w:rPr>
        <w:t>Config.groovy</w:t>
      </w:r>
      <w:r>
        <w:t xml:space="preserve"> bàsic per pujar arxius al servidor amb CKEditor</w:t>
      </w:r>
      <w:bookmarkEnd w:id="1678"/>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lastRenderedPageBreak/>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pPr>
        <w:rPr>
          <w:ins w:id="1681" w:author="UPC" w:date="2015-04-29T07:42:00Z"/>
        </w:rPr>
      </w:pPr>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A9639F" w:rsidRDefault="0077780B" w:rsidP="00F8628C">
      <w:ins w:id="1682" w:author="UPC" w:date="2015-04-29T07:42:00Z">
        <w:r>
          <w:t>Llavors</w:t>
        </w:r>
        <w:r w:rsidR="00A9639F">
          <w:t xml:space="preserve"> com que les dues aplicacions han de tenir acc</w:t>
        </w:r>
      </w:ins>
      <w:ins w:id="1683" w:author="UPC" w:date="2015-04-29T07:43:00Z">
        <w:r w:rsidR="00A9639F">
          <w:t>és</w:t>
        </w:r>
      </w:ins>
      <w:ins w:id="1684" w:author="UPC" w:date="2015-04-29T07:44:00Z">
        <w:r w:rsidR="00A9639F">
          <w:t xml:space="preserve"> a una carpeta que es troba fora de</w:t>
        </w:r>
      </w:ins>
      <w:ins w:id="1685" w:author="UPC" w:date="2015-04-29T07:49:00Z">
        <w:r w:rsidR="00746696">
          <w:t xml:space="preserve">l directori </w:t>
        </w:r>
        <w:r w:rsidR="00746696" w:rsidRPr="00746696">
          <w:rPr>
            <w:i/>
            <w:rPrChange w:id="1686" w:author="UPC" w:date="2015-04-29T07:50:00Z">
              <w:rPr/>
            </w:rPrChange>
          </w:rPr>
          <w:t>webapps</w:t>
        </w:r>
        <w:r w:rsidR="00746696">
          <w:t xml:space="preserve"> del servidor, </w:t>
        </w:r>
      </w:ins>
      <w:ins w:id="1687" w:author="UPC" w:date="2015-04-29T07:50:00Z">
        <w:r w:rsidR="00746696">
          <w:t xml:space="preserve">cosa que a priori no es pot, </w:t>
        </w:r>
        <w:r>
          <w:t xml:space="preserve">es </w:t>
        </w:r>
      </w:ins>
      <w:ins w:id="1688" w:author="UPC" w:date="2015-05-06T08:10:00Z">
        <w:r w:rsidR="00CC7093">
          <w:t>fa servir l’aplicació Visor com a servidor de recursos</w:t>
        </w:r>
      </w:ins>
      <w:ins w:id="1689" w:author="UPC" w:date="2015-05-06T08:11:00Z">
        <w:r w:rsidR="00CC7093">
          <w:t xml:space="preserve"> </w:t>
        </w:r>
      </w:ins>
      <w:ins w:id="1690" w:author="UPC" w:date="2015-04-29T07:50:00Z">
        <w:r>
          <w:t xml:space="preserve">per </w:t>
        </w:r>
      </w:ins>
      <w:ins w:id="1691" w:author="UPC" w:date="2015-04-29T07:54:00Z">
        <w:r>
          <w:t xml:space="preserve">oferir </w:t>
        </w:r>
      </w:ins>
      <w:ins w:id="1692" w:author="UPC" w:date="2015-04-29T07:50:00Z">
        <w:r>
          <w:t>a</w:t>
        </w:r>
      </w:ins>
      <w:ins w:id="1693" w:author="UPC" w:date="2015-04-29T07:53:00Z">
        <w:r>
          <w:t xml:space="preserve">ccés </w:t>
        </w:r>
      </w:ins>
      <w:ins w:id="1694" w:author="UPC" w:date="2015-04-29T07:54:00Z">
        <w:r w:rsidR="00AF397C">
          <w:t xml:space="preserve">a </w:t>
        </w:r>
      </w:ins>
      <w:ins w:id="1695" w:author="UPC" w:date="2015-04-29T07:55:00Z">
        <w:r w:rsidR="00AF397C">
          <w:t xml:space="preserve">l’Editor </w:t>
        </w:r>
      </w:ins>
      <w:ins w:id="1696" w:author="UPC" w:date="2015-04-29T07:53:00Z">
        <w:r>
          <w:t>de manera segura</w:t>
        </w:r>
      </w:ins>
      <w:ins w:id="1697" w:author="UPC" w:date="2015-04-29T07:54:00Z">
        <w:r>
          <w:t xml:space="preserve"> a la carpeta </w:t>
        </w:r>
      </w:ins>
      <w:ins w:id="1698" w:author="UPC" w:date="2015-04-29T07:55:00Z">
        <w:r w:rsidR="00AF397C" w:rsidRPr="00AF397C">
          <w:rPr>
            <w:i/>
            <w:rPrChange w:id="1699" w:author="UPC" w:date="2015-04-29T07:55:00Z">
              <w:rPr/>
            </w:rPrChange>
          </w:rPr>
          <w:t>/app/rrhh_resources</w:t>
        </w:r>
        <w:r w:rsidR="00AF397C">
          <w:t>.</w:t>
        </w:r>
      </w:ins>
      <w:ins w:id="1700" w:author="UPC" w:date="2015-04-29T07:56:00Z">
        <w:r w:rsidR="008A2CB7">
          <w:t xml:space="preserve"> Més detalls a </w:t>
        </w:r>
        <w:r w:rsidR="008A2CB7" w:rsidRPr="008A2CB7">
          <w:rPr>
            <w:b/>
            <w:rPrChange w:id="1701" w:author="UPC" w:date="2015-04-29T07:56:00Z">
              <w:rPr/>
            </w:rPrChange>
          </w:rPr>
          <w:fldChar w:fldCharType="begin"/>
        </w:r>
        <w:r w:rsidR="008A2CB7" w:rsidRPr="008A2CB7">
          <w:rPr>
            <w:b/>
            <w:rPrChange w:id="1702" w:author="UPC" w:date="2015-04-29T07:56:00Z">
              <w:rPr/>
            </w:rPrChange>
          </w:rPr>
          <w:instrText xml:space="preserve"> REF _Ref418057530 \r \h </w:instrText>
        </w:r>
      </w:ins>
      <w:r w:rsidR="008A2CB7">
        <w:rPr>
          <w:b/>
        </w:rPr>
        <w:instrText xml:space="preserve"> \* MERGEFORMAT </w:instrText>
      </w:r>
      <w:r w:rsidR="008A2CB7" w:rsidRPr="008A2CB7">
        <w:rPr>
          <w:b/>
          <w:rPrChange w:id="1703" w:author="UPC" w:date="2015-04-29T07:56:00Z">
            <w:rPr>
              <w:b/>
            </w:rPr>
          </w:rPrChange>
        </w:rPr>
      </w:r>
      <w:r w:rsidR="008A2CB7" w:rsidRPr="008A2CB7">
        <w:rPr>
          <w:b/>
          <w:rPrChange w:id="1704" w:author="UPC" w:date="2015-04-29T07:56:00Z">
            <w:rPr/>
          </w:rPrChange>
        </w:rPr>
        <w:fldChar w:fldCharType="separate"/>
      </w:r>
      <w:ins w:id="1705" w:author="UPC" w:date="2015-06-03T09:11:00Z">
        <w:r w:rsidR="008D50D6">
          <w:rPr>
            <w:b/>
          </w:rPr>
          <w:t>4.5</w:t>
        </w:r>
      </w:ins>
      <w:ins w:id="1706" w:author="UPC" w:date="2015-04-29T07:56:00Z">
        <w:r w:rsidR="008A2CB7" w:rsidRPr="008A2CB7">
          <w:rPr>
            <w:b/>
            <w:rPrChange w:id="1707" w:author="UPC" w:date="2015-04-29T07:56:00Z">
              <w:rPr/>
            </w:rPrChange>
          </w:rPr>
          <w:fldChar w:fldCharType="end"/>
        </w:r>
        <w:r w:rsidR="008A2CB7" w:rsidRPr="008A2CB7">
          <w:rPr>
            <w:b/>
            <w:rPrChange w:id="1708" w:author="UPC" w:date="2015-04-29T07:56:00Z">
              <w:rPr/>
            </w:rPrChange>
          </w:rPr>
          <w:t xml:space="preserve"> </w:t>
        </w:r>
        <w:r w:rsidR="008A2CB7" w:rsidRPr="00CC7093">
          <w:rPr>
            <w:b/>
            <w:rPrChange w:id="1709" w:author="UPC" w:date="2015-05-06T08:11:00Z">
              <w:rPr/>
            </w:rPrChange>
          </w:rPr>
          <w:fldChar w:fldCharType="begin"/>
        </w:r>
        <w:r w:rsidR="008A2CB7" w:rsidRPr="00CC7093">
          <w:rPr>
            <w:b/>
            <w:rPrChange w:id="1710" w:author="UPC" w:date="2015-05-06T08:11:00Z">
              <w:rPr/>
            </w:rPrChange>
          </w:rPr>
          <w:instrText xml:space="preserve"> REF _Ref418057532 \h </w:instrText>
        </w:r>
      </w:ins>
      <w:r w:rsidR="008A2CB7" w:rsidRPr="00CC7093">
        <w:rPr>
          <w:b/>
        </w:rPr>
        <w:instrText xml:space="preserve"> \* MERGEFORMAT </w:instrText>
      </w:r>
      <w:r w:rsidR="008A2CB7" w:rsidRPr="00CC7093">
        <w:rPr>
          <w:b/>
          <w:rPrChange w:id="1711" w:author="UPC" w:date="2015-05-06T08:11:00Z">
            <w:rPr>
              <w:b/>
            </w:rPr>
          </w:rPrChange>
        </w:rPr>
      </w:r>
      <w:r w:rsidR="008A2CB7" w:rsidRPr="00CC7093">
        <w:rPr>
          <w:b/>
          <w:rPrChange w:id="1712" w:author="UPC" w:date="2015-05-06T08:11:00Z">
            <w:rPr/>
          </w:rPrChange>
        </w:rPr>
        <w:fldChar w:fldCharType="separate"/>
      </w:r>
      <w:ins w:id="1713" w:author="UPC" w:date="2015-06-03T09:11:00Z">
        <w:r w:rsidR="008D50D6" w:rsidRPr="008D50D6">
          <w:rPr>
            <w:b/>
            <w:rPrChange w:id="1714" w:author="UPC" w:date="2015-06-03T09:11:00Z">
              <w:rPr/>
            </w:rPrChange>
          </w:rPr>
          <w:t>Aplicació Visor com a servidor de recursos</w:t>
        </w:r>
      </w:ins>
      <w:ins w:id="1715" w:author="UPC" w:date="2015-04-29T07:56:00Z">
        <w:r w:rsidR="008A2CB7" w:rsidRPr="00CC7093">
          <w:rPr>
            <w:b/>
            <w:rPrChange w:id="1716" w:author="UPC" w:date="2015-05-06T08:11:00Z">
              <w:rPr/>
            </w:rPrChange>
          </w:rPr>
          <w:fldChar w:fldCharType="end"/>
        </w:r>
      </w:ins>
      <w:ins w:id="1717" w:author="UPC" w:date="2015-05-06T08:12:00Z">
        <w:r w:rsidR="00760D4F">
          <w:rPr>
            <w:b/>
          </w:rPr>
          <w:t xml:space="preserve"> </w:t>
        </w:r>
        <w:r w:rsidR="00760D4F">
          <w:t>que serveixen per entender millor la definici</w:t>
        </w:r>
      </w:ins>
      <w:ins w:id="1718" w:author="UPC" w:date="2015-05-06T08:13:00Z">
        <w:r w:rsidR="00760D4F">
          <w:t xml:space="preserve">ó de </w:t>
        </w:r>
        <w:r w:rsidR="00760D4F" w:rsidRPr="00760D4F">
          <w:rPr>
            <w:i/>
            <w:rPrChange w:id="1719" w:author="UPC" w:date="2015-05-06T08:13:00Z">
              <w:rPr/>
            </w:rPrChange>
          </w:rPr>
          <w:t>baseurl</w:t>
        </w:r>
        <w:r w:rsidR="00760D4F">
          <w:t xml:space="preserve"> del següent fragment de codi</w:t>
        </w:r>
      </w:ins>
      <w:ins w:id="1720" w:author="UPC" w:date="2015-04-29T07:56:00Z">
        <w:r w:rsidR="008A2CB7">
          <w:t>.</w:t>
        </w:r>
      </w:ins>
      <w:ins w:id="1721" w:author="UPC" w:date="2015-05-06T08:11:00Z">
        <w:r w:rsidR="00760D4F">
          <w:t xml:space="preserve"> </w:t>
        </w:r>
      </w:ins>
    </w:p>
    <w:p w:rsidR="00334E57" w:rsidDel="00A9639F" w:rsidRDefault="00334E57" w:rsidP="00F8628C">
      <w:pPr>
        <w:rPr>
          <w:del w:id="1722" w:author="UPC" w:date="2015-04-29T07:40:00Z"/>
        </w:rPr>
      </w:pPr>
      <w:del w:id="1723" w:author="UPC" w:date="2015-04-29T07:40:00Z">
        <w:r w:rsidDel="00A9639F">
          <w:delText xml:space="preserve">Llavors al servidor </w:delText>
        </w:r>
        <w:r w:rsidR="00AB758E" w:rsidDel="00A9639F">
          <w:delText xml:space="preserve">(sistema de fitxers) </w:delText>
        </w:r>
        <w:r w:rsidDel="00A9639F">
          <w:delText>tenim la següent situació</w:delText>
        </w:r>
        <w:r w:rsidR="001464A9" w:rsidDel="00A9639F">
          <w:delText xml:space="preserve"> a la carpeta </w:delText>
        </w:r>
        <w:r w:rsidR="001464A9" w:rsidRPr="001464A9" w:rsidDel="00A9639F">
          <w:rPr>
            <w:i/>
          </w:rPr>
          <w:delText>webapps</w:delText>
        </w:r>
        <w:r w:rsidDel="00A9639F">
          <w:delText>:</w:delText>
        </w:r>
      </w:del>
    </w:p>
    <w:p w:rsidR="00334E57" w:rsidDel="00A9639F" w:rsidRDefault="00334E57" w:rsidP="00334E57">
      <w:pPr>
        <w:jc w:val="center"/>
        <w:rPr>
          <w:del w:id="1724" w:author="UPC" w:date="2015-04-29T07:40:00Z"/>
        </w:rPr>
      </w:pPr>
      <w:del w:id="1725" w:author="UPC" w:date="2015-04-29T07:40:00Z">
        <w:r w:rsidDel="00A9639F">
          <w:rPr>
            <w:noProof/>
            <w:lang w:eastAsia="ca-ES"/>
          </w:rPr>
          <w:drawing>
            <wp:inline distT="0" distB="0" distL="0" distR="0" wp14:anchorId="22CAFBE5" wp14:editId="602E45E0">
              <wp:extent cx="1295400" cy="2105025"/>
              <wp:effectExtent l="0" t="0" r="0" b="952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7">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del>
    </w:p>
    <w:p w:rsidR="00334E57" w:rsidDel="006B5605" w:rsidRDefault="00334E57" w:rsidP="00334E57">
      <w:pPr>
        <w:pStyle w:val="Llegenda"/>
        <w:rPr>
          <w:del w:id="1726" w:author="UPC" w:date="2015-04-28T16:46:00Z"/>
        </w:rPr>
      </w:pPr>
      <w:del w:id="1727" w:author="UPC" w:date="2015-04-28T16:46:00Z">
        <w:r w:rsidDel="006B5605">
          <w:delText xml:space="preserve">Figura </w:delText>
        </w:r>
        <w:r w:rsidR="00373C1E" w:rsidDel="006B5605">
          <w:fldChar w:fldCharType="begin"/>
        </w:r>
        <w:r w:rsidR="00373C1E" w:rsidDel="006B5605">
          <w:delInstrText xml:space="preserve"> SEQ Figura \* ARABIC </w:delInstrText>
        </w:r>
        <w:r w:rsidR="00373C1E" w:rsidDel="006B5605">
          <w:fldChar w:fldCharType="separate"/>
        </w:r>
        <w:r w:rsidR="00DD31AB" w:rsidDel="006B5605">
          <w:rPr>
            <w:noProof/>
          </w:rPr>
          <w:delText>46</w:delText>
        </w:r>
        <w:r w:rsidR="00373C1E" w:rsidDel="006B5605">
          <w:rPr>
            <w:noProof/>
          </w:rPr>
          <w:fldChar w:fldCharType="end"/>
        </w:r>
        <w:r w:rsidDel="006B5605">
          <w:delText>: Carpeta del servidor</w:delText>
        </w:r>
      </w:del>
    </w:p>
    <w:p w:rsidR="00334E57" w:rsidDel="00A9639F" w:rsidRDefault="00334E57" w:rsidP="00334E57">
      <w:pPr>
        <w:rPr>
          <w:del w:id="1728" w:author="UPC" w:date="2015-04-29T07:40:00Z"/>
        </w:rPr>
      </w:pPr>
      <w:del w:id="1729" w:author="UPC" w:date="2015-04-29T07:40:00Z">
        <w:r w:rsidDel="00A9639F">
          <w:delText>Com es pot comprovar, tenim l’aplicació de l’Editor desplegada (gcrrhh.war) amb la seva corresponent carpeta (</w:delText>
        </w:r>
        <w:r w:rsidR="009A4451" w:rsidDel="00A9639F">
          <w:delText>/</w:delText>
        </w:r>
        <w:r w:rsidDel="00A9639F">
          <w:delText>gcrrhh), i la mateixa situació amb el Visor (</w:delText>
        </w:r>
        <w:r w:rsidR="009B3543" w:rsidDel="00A9639F">
          <w:delText xml:space="preserve">aplicació </w:delText>
        </w:r>
        <w:r w:rsidDel="00A9639F">
          <w:delText>rrhh)</w:delText>
        </w:r>
        <w:r w:rsidR="00CD5537" w:rsidDel="00A9639F">
          <w:delText xml:space="preserve">. A més tenim una carpeta anomenada </w:delText>
        </w:r>
        <w:r w:rsidR="00CD5537" w:rsidRPr="000450C9" w:rsidDel="00A9639F">
          <w:rPr>
            <w:i/>
          </w:rPr>
          <w:delText>rrhh_resources</w:delText>
        </w:r>
        <w:r w:rsidR="00CD5537" w:rsidDel="00A9639F">
          <w:delText xml:space="preserve">, que no és ni més ni menys que un enllaç simbòlic a una carpeta ubicada a </w:delText>
        </w:r>
        <w:r w:rsidR="00CD5537" w:rsidRPr="00CD5537" w:rsidDel="00A9639F">
          <w:rPr>
            <w:i/>
          </w:rPr>
          <w:delText>/app/rrhh_resources</w:delText>
        </w:r>
        <w:r w:rsidR="00CD5537" w:rsidDel="00A9639F">
          <w:delText xml:space="preserve">, és a dir, fora de la carpeta </w:delText>
        </w:r>
        <w:r w:rsidR="00CD5537" w:rsidRPr="00CD5537" w:rsidDel="00A9639F">
          <w:rPr>
            <w:i/>
          </w:rPr>
          <w:delText>webapps</w:delText>
        </w:r>
        <w:r w:rsidR="00CD5537" w:rsidDel="00A9639F">
          <w:delText xml:space="preserve"> del servidor.</w:delText>
        </w:r>
        <w:r w:rsidR="00C4137D" w:rsidDel="00A9639F">
          <w:delText xml:space="preserve"> Aixó significa que quan l’aplicació hagi de pujar un arxiu, baixarà un nivell jeràrquic i entrarà a la carpeta </w:delText>
        </w:r>
        <w:r w:rsidR="00C4137D" w:rsidRPr="00C4137D" w:rsidDel="00A9639F">
          <w:rPr>
            <w:i/>
          </w:rPr>
          <w:delText>rrhh_resources</w:delText>
        </w:r>
        <w:r w:rsidR="00C4137D" w:rsidDel="00A9639F">
          <w:delText xml:space="preserve">, i quan deixi un arxiu en aquesta ubicació, realment ho farà a </w:delText>
        </w:r>
        <w:r w:rsidR="00C4137D" w:rsidRPr="00CD5537" w:rsidDel="00A9639F">
          <w:rPr>
            <w:i/>
          </w:rPr>
          <w:delText>/app/rrhh_resources</w:delText>
        </w:r>
        <w:r w:rsidR="00C4137D" w:rsidDel="00A9639F">
          <w:delText>.</w:delText>
        </w:r>
      </w:del>
    </w:p>
    <w:p w:rsidR="00C4137D" w:rsidDel="00A9639F" w:rsidRDefault="00C4137D" w:rsidP="00334E57">
      <w:pPr>
        <w:rPr>
          <w:del w:id="1730" w:author="UPC" w:date="2015-04-29T07:40:00Z"/>
        </w:rPr>
      </w:pPr>
      <w:del w:id="1731" w:author="UPC" w:date="2015-04-29T07:40:00Z">
        <w:r w:rsidDel="00A9639F">
          <w:delText>Per què no fer que direct</w:delText>
        </w:r>
        <w:r w:rsidR="00675E4B" w:rsidDel="00A9639F">
          <w:delText>a</w:delText>
        </w:r>
        <w:r w:rsidDel="00A9639F">
          <w:delText>m</w:delText>
        </w:r>
        <w:r w:rsidR="00675E4B" w:rsidDel="00A9639F">
          <w:delText>e</w:delText>
        </w:r>
        <w:r w:rsidDel="00A9639F">
          <w:delText xml:space="preserve">nt l’editor del CKEditor deixi els arxius a </w:delText>
        </w:r>
        <w:r w:rsidRPr="00CD5537" w:rsidDel="00A9639F">
          <w:rPr>
            <w:i/>
          </w:rPr>
          <w:delText>/app/rrhh_resources</w:delText>
        </w:r>
        <w:r w:rsidDel="00A9639F">
          <w:delText>?</w:delText>
        </w:r>
      </w:del>
    </w:p>
    <w:p w:rsidR="00C4137D" w:rsidDel="00A9639F" w:rsidRDefault="00C4137D" w:rsidP="00334E57">
      <w:pPr>
        <w:rPr>
          <w:del w:id="1732" w:author="UPC" w:date="2015-04-29T07:40:00Z"/>
        </w:rPr>
      </w:pPr>
      <w:del w:id="1733" w:author="UPC" w:date="2015-04-29T07:40:00Z">
        <w:r w:rsidDel="00A9639F">
          <w:delText xml:space="preserve">Un aspecte són els permisos </w:delText>
        </w:r>
        <w:r w:rsidR="00833FBC" w:rsidDel="00A9639F">
          <w:delText xml:space="preserve">(esborrar i renombrar un arxiu) </w:delText>
        </w:r>
        <w:r w:rsidDel="00A9639F">
          <w:delText>i altre és que si no es fa servir aquest si</w:delText>
        </w:r>
        <w:r w:rsidR="00675E4B" w:rsidDel="00A9639F">
          <w:delText xml:space="preserve">stema, quan es puja una imatge </w:delText>
        </w:r>
        <w:r w:rsidDel="00A9639F">
          <w:delText>es pugui visualitzar correctament amb el Visor, però en el moment de l’edició de la pàgina amb el CKEditor, es veu un enllaç trencat.</w:delText>
        </w:r>
        <w:r w:rsidR="00AB167E" w:rsidDel="00A9639F">
          <w:delText xml:space="preserve"> Per </w:delText>
        </w:r>
        <w:r w:rsidR="00A15E6F" w:rsidDel="00A9639F">
          <w:delText>això</w:delText>
        </w:r>
        <w:r w:rsidR="00AB167E" w:rsidDel="00A9639F">
          <w:delText xml:space="preserve"> fa falta un paràmetre extra situat dintre de la closure </w:delText>
        </w:r>
        <w:r w:rsidR="00AB167E" w:rsidRPr="00AB167E" w:rsidDel="00A9639F">
          <w:rPr>
            <w:rFonts w:ascii="Consolas" w:hAnsi="Consolas" w:cs="Consolas"/>
          </w:rPr>
          <w:delText>ckeditor.config.upload</w:delText>
        </w:r>
        <w:r w:rsidR="00AB167E" w:rsidDel="00A9639F">
          <w:delText xml:space="preserve"> que és </w:delText>
        </w:r>
        <w:r w:rsidR="00AB167E" w:rsidRPr="00AB167E" w:rsidDel="00A9639F">
          <w:rPr>
            <w:i/>
          </w:rPr>
          <w:delText>baseurl</w:delText>
        </w:r>
        <w:r w:rsidR="00AB167E" w:rsidDel="00A9639F">
          <w:delText>, que és on el CKEditor anirà a buscar les imatges.</w:delText>
        </w:r>
        <w:r w:rsidR="00015BFC" w:rsidDel="00A9639F">
          <w:delText xml:space="preserve"> Aquest paràmetre necessita estar referenciat a la carpeta relacionada amb l’aplicació dintre de </w:delText>
        </w:r>
        <w:r w:rsidR="00015BFC" w:rsidRPr="00015BFC" w:rsidDel="00A9639F">
          <w:rPr>
            <w:i/>
          </w:rPr>
          <w:delText>webapps</w:delText>
        </w:r>
        <w:r w:rsidR="00D73096" w:rsidDel="00A9639F">
          <w:delText xml:space="preserve">, per exemple si es vol fixar baseurl a </w:delText>
        </w:r>
        <w:r w:rsidR="00D73096" w:rsidRPr="00D73096" w:rsidDel="00A9639F">
          <w:rPr>
            <w:i/>
          </w:rPr>
          <w:delText>/apache-tomcat-7.0.57/webapps/rrhh_resources/</w:delText>
        </w:r>
        <w:r w:rsidR="00D73096" w:rsidDel="00A9639F">
          <w:delText xml:space="preserve"> s’hauria de fer </w:delText>
        </w:r>
        <w:r w:rsidR="00D73096" w:rsidRPr="00D73096" w:rsidDel="00A9639F">
          <w:rPr>
            <w:i/>
          </w:rPr>
          <w:delText>/gcrrhh/../rrhh_resources/</w:delText>
        </w:r>
        <w:r w:rsidR="00015BFC" w:rsidDel="00A9639F">
          <w:delText>.</w:delText>
        </w:r>
      </w:del>
    </w:p>
    <w:p w:rsidR="00AC3F4A" w:rsidRDefault="00AC3F4A" w:rsidP="00334E57">
      <w:r>
        <w:t xml:space="preserve">Tenint tot </w:t>
      </w:r>
      <w:r w:rsidR="00A15E6F">
        <w:t>això</w:t>
      </w:r>
      <w:r>
        <w:t xml:space="preserve">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pPr>
              <w:pStyle w:val="Codi"/>
              <w:ind w:left="709"/>
              <w:pPrChange w:id="1734" w:author="UPC" w:date="2015-04-29T07:38:00Z">
                <w:pPr>
                  <w:pStyle w:val="Codi"/>
                  <w:ind w:left="993" w:hanging="283"/>
                </w:pPr>
              </w:pPrChange>
            </w:pPr>
            <w:r>
              <w:t>baseurl =</w:t>
            </w:r>
            <w:r>
              <w:rPr>
                <w:color w:val="FF00CC"/>
              </w:rPr>
              <w:t>"/${grails.util.Metadata.</w:t>
            </w:r>
            <w:r>
              <w:rPr>
                <w:i/>
                <w:iCs/>
              </w:rPr>
              <w:t>current</w:t>
            </w:r>
            <w:r>
              <w:rPr>
                <w:color w:val="FF00CC"/>
              </w:rPr>
              <w:t>.'app.name'}</w:t>
            </w:r>
            <w:r>
              <w:rPr>
                <w:i/>
                <w:iCs/>
                <w:color w:val="FF00CC"/>
              </w:rPr>
              <w:t>/../rrhh</w:t>
            </w:r>
            <w:del w:id="1735" w:author="UPC" w:date="2015-05-06T08:09:00Z">
              <w:r w:rsidDel="00CC7093">
                <w:rPr>
                  <w:i/>
                  <w:iCs/>
                  <w:color w:val="FF00CC"/>
                </w:rPr>
                <w:delText>_resources</w:delText>
              </w:r>
            </w:del>
            <w:r>
              <w:rPr>
                <w:i/>
                <w:iCs/>
                <w:color w:val="FF00CC"/>
              </w:rPr>
              <w:t>/</w:t>
            </w:r>
            <w:ins w:id="1736" w:author="UPC" w:date="2015-04-29T07:38:00Z">
              <w:r w:rsidR="00C612FA">
                <w:rPr>
                  <w:i/>
                  <w:iCs/>
                  <w:color w:val="FF00CC"/>
                </w:rPr>
                <w:t>files</w:t>
              </w:r>
            </w:ins>
            <w:r>
              <w:rPr>
                <w:i/>
                <w:iCs/>
                <w:color w:val="FF00CC"/>
              </w:rPr>
              <w:t>"</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lastRenderedPageBreak/>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1737" w:name="_Toc421086209"/>
      <w:r>
        <w:lastRenderedPageBreak/>
        <w:t xml:space="preserve">Figura </w:t>
      </w:r>
      <w:r w:rsidR="00C51F7C">
        <w:fldChar w:fldCharType="begin"/>
      </w:r>
      <w:r w:rsidR="00C51F7C">
        <w:instrText xml:space="preserve"> SEQ Figura \* ARABIC </w:instrText>
      </w:r>
      <w:r w:rsidR="00C51F7C">
        <w:fldChar w:fldCharType="separate"/>
      </w:r>
      <w:ins w:id="1738" w:author="UPC" w:date="2015-06-03T09:11:00Z">
        <w:r w:rsidR="008D50D6">
          <w:rPr>
            <w:noProof/>
          </w:rPr>
          <w:t>47</w:t>
        </w:r>
      </w:ins>
      <w:del w:id="1739" w:author="UPC" w:date="2015-04-29T07:58:00Z">
        <w:r w:rsidR="00DD31AB" w:rsidDel="00154CE0">
          <w:rPr>
            <w:noProof/>
          </w:rPr>
          <w:delText>47</w:delText>
        </w:r>
      </w:del>
      <w:r w:rsidR="00C51F7C">
        <w:rPr>
          <w:noProof/>
        </w:rPr>
        <w:fldChar w:fldCharType="end"/>
      </w:r>
      <w:r>
        <w:t xml:space="preserve">: Arxiu </w:t>
      </w:r>
      <w:r w:rsidRPr="00CE1C47">
        <w:rPr>
          <w:i/>
        </w:rPr>
        <w:t>Config.groovy</w:t>
      </w:r>
      <w:r>
        <w:t xml:space="preserve"> per pujar arxius al servidor aplicació gcrrhh</w:t>
      </w:r>
      <w:bookmarkEnd w:id="1737"/>
    </w:p>
    <w:p w:rsidR="00ED4ECA" w:rsidRDefault="00ED4ECA" w:rsidP="00ED4ECA">
      <w:r>
        <w:t xml:space="preserve">Amb </w:t>
      </w:r>
      <w:r w:rsidR="00A15E6F">
        <w:t>això</w:t>
      </w:r>
      <w:r>
        <w:t xml:space="preserve">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1740" w:name="_Toc421086210"/>
      <w:r>
        <w:t xml:space="preserve">Figura </w:t>
      </w:r>
      <w:r w:rsidR="00C51F7C">
        <w:fldChar w:fldCharType="begin"/>
      </w:r>
      <w:r w:rsidR="00C51F7C">
        <w:instrText xml:space="preserve"> SEQ Figura \* ARABIC </w:instrText>
      </w:r>
      <w:r w:rsidR="00C51F7C">
        <w:fldChar w:fldCharType="separate"/>
      </w:r>
      <w:ins w:id="1741" w:author="UPC" w:date="2015-06-03T09:11:00Z">
        <w:r w:rsidR="008D50D6">
          <w:rPr>
            <w:noProof/>
          </w:rPr>
          <w:t>48</w:t>
        </w:r>
      </w:ins>
      <w:del w:id="1742" w:author="UPC" w:date="2015-04-29T07:58:00Z">
        <w:r w:rsidR="00DD31AB" w:rsidDel="00154CE0">
          <w:rPr>
            <w:noProof/>
          </w:rPr>
          <w:delText>48</w:delText>
        </w:r>
      </w:del>
      <w:r w:rsidR="00C51F7C">
        <w:rPr>
          <w:noProof/>
        </w:rPr>
        <w:fldChar w:fldCharType="end"/>
      </w:r>
      <w:r>
        <w:t>: Codi GSP per incloure l'espai en la ruta del servidor</w:t>
      </w:r>
      <w:bookmarkEnd w:id="1740"/>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hyperlink r:id="rId38" w:history="1">
        <w:r w:rsidR="00526AF1" w:rsidRPr="00641375">
          <w:rPr>
            <w:rStyle w:val="Enlla"/>
          </w:rPr>
          <w:t>http://ckeditor.com/forums/Support/Having-problems-integrating-Filemanager</w:t>
        </w:r>
      </w:hyperlink>
    </w:p>
    <w:p w:rsidR="006A7FE0" w:rsidRDefault="006A7FE0" w:rsidP="006A7FE0">
      <w:pPr>
        <w:pStyle w:val="Ttol4"/>
      </w:pPr>
      <w:bookmarkStart w:id="1743" w:name="_Ref416854126"/>
      <w:bookmarkStart w:id="1744" w:name="_Ref416854127"/>
      <w:bookmarkStart w:id="1745" w:name="_Toc421086074"/>
      <w:r>
        <w:t xml:space="preserve">Modificació </w:t>
      </w:r>
      <w:r w:rsidR="00C57824">
        <w:t xml:space="preserve">al plugin </w:t>
      </w:r>
      <w:r>
        <w:t>de la ruta de pujada d’arxius al servidor</w:t>
      </w:r>
      <w:bookmarkEnd w:id="1743"/>
      <w:bookmarkEnd w:id="1744"/>
      <w:bookmarkEnd w:id="1745"/>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746" w:name="_Toc421086211"/>
      <w:r>
        <w:lastRenderedPageBreak/>
        <w:t xml:space="preserve">Figura </w:t>
      </w:r>
      <w:r w:rsidR="00C51F7C">
        <w:fldChar w:fldCharType="begin"/>
      </w:r>
      <w:r w:rsidR="00C51F7C">
        <w:instrText xml:space="preserve"> SEQ Figura \* ARABIC </w:instrText>
      </w:r>
      <w:r w:rsidR="00C51F7C">
        <w:fldChar w:fldCharType="separate"/>
      </w:r>
      <w:ins w:id="1747" w:author="UPC" w:date="2015-06-03T09:11:00Z">
        <w:r w:rsidR="008D50D6">
          <w:rPr>
            <w:noProof/>
          </w:rPr>
          <w:t>49</w:t>
        </w:r>
      </w:ins>
      <w:del w:id="1748" w:author="UPC" w:date="2015-04-29T07:58:00Z">
        <w:r w:rsidR="00DD31AB" w:rsidDel="00154CE0">
          <w:rPr>
            <w:noProof/>
          </w:rPr>
          <w:delText>49</w:delText>
        </w:r>
      </w:del>
      <w:r w:rsidR="00C51F7C">
        <w:rPr>
          <w:noProof/>
        </w:rPr>
        <w:fldChar w:fldCharType="end"/>
      </w:r>
      <w:r>
        <w:t xml:space="preserve">: Ubicació </w:t>
      </w:r>
      <w:r w:rsidRPr="00CE1C47">
        <w:rPr>
          <w:i/>
        </w:rPr>
        <w:t>PathUtils.groovy</w:t>
      </w:r>
      <w:r>
        <w:t xml:space="preserve"> del CKEditor amb la pestanya Navigator</w:t>
      </w:r>
      <w:bookmarkEnd w:id="1746"/>
    </w:p>
    <w:p w:rsidR="00B26871" w:rsidRDefault="00B26871" w:rsidP="00B26871">
      <w:r>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749" w:author="UPC" w:date="2015-06-03T09:11:00Z">
        <w:r w:rsidR="008D50D6">
          <w:rPr>
            <w:b/>
          </w:rPr>
          <w:t>6.2</w:t>
        </w:r>
      </w:ins>
      <w:del w:id="1750" w:author="UPC" w:date="2015-04-29T07:58:00Z">
        <w:r w:rsidR="00DD31AB" w:rsidDel="00154CE0">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751" w:author="UPC" w:date="2015-06-03T09:11:00Z">
        <w:r w:rsidR="008D50D6" w:rsidRPr="008D50D6">
          <w:rPr>
            <w:b/>
            <w:rPrChange w:id="1752" w:author="UPC" w:date="2015-06-03T09:11:00Z">
              <w:rPr/>
            </w:rPrChange>
          </w:rPr>
          <w:t xml:space="preserve">Activar pestanya </w:t>
        </w:r>
        <w:r w:rsidR="008D50D6" w:rsidRPr="008D50D6">
          <w:rPr>
            <w:b/>
            <w:i/>
            <w:rPrChange w:id="1753" w:author="UPC" w:date="2015-06-03T09:11:00Z">
              <w:rPr>
                <w:i/>
              </w:rPr>
            </w:rPrChange>
          </w:rPr>
          <w:t>Navigator</w:t>
        </w:r>
      </w:ins>
      <w:del w:id="1754"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755" w:name="_Toc421086212"/>
      <w:r>
        <w:t xml:space="preserve">Figura </w:t>
      </w:r>
      <w:r w:rsidR="00C51F7C">
        <w:fldChar w:fldCharType="begin"/>
      </w:r>
      <w:r w:rsidR="00C51F7C">
        <w:instrText xml:space="preserve"> SEQ Figura \* ARABIC </w:instrText>
      </w:r>
      <w:r w:rsidR="00C51F7C">
        <w:fldChar w:fldCharType="separate"/>
      </w:r>
      <w:ins w:id="1756" w:author="UPC" w:date="2015-06-03T09:11:00Z">
        <w:r w:rsidR="008D50D6">
          <w:rPr>
            <w:noProof/>
          </w:rPr>
          <w:t>50</w:t>
        </w:r>
      </w:ins>
      <w:del w:id="1757" w:author="UPC" w:date="2015-04-29T07:58:00Z">
        <w:r w:rsidR="00DD31AB" w:rsidDel="00154CE0">
          <w:rPr>
            <w:noProof/>
          </w:rPr>
          <w:delText>50</w:delText>
        </w:r>
      </w:del>
      <w:r w:rsidR="00C51F7C">
        <w:rPr>
          <w:noProof/>
        </w:rPr>
        <w:fldChar w:fldCharType="end"/>
      </w:r>
      <w:r>
        <w:t xml:space="preserve">: </w:t>
      </w:r>
      <w:r w:rsidRPr="00F31877">
        <w:t xml:space="preserve">Ubicació </w:t>
      </w:r>
      <w:r w:rsidRPr="00CE1C47">
        <w:rPr>
          <w:i/>
        </w:rPr>
        <w:t>PathUtils.groovy</w:t>
      </w:r>
      <w:r w:rsidRPr="00F31877">
        <w:t xml:space="preserve"> del CKEditor </w:t>
      </w:r>
      <w:r>
        <w:t>en el sistema de fitxers</w:t>
      </w:r>
      <w:bookmarkEnd w:id="1755"/>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758" w:name="_Toc421086213"/>
      <w:r>
        <w:t xml:space="preserve">Figura </w:t>
      </w:r>
      <w:r w:rsidR="00C51F7C">
        <w:fldChar w:fldCharType="begin"/>
      </w:r>
      <w:r w:rsidR="00C51F7C">
        <w:instrText xml:space="preserve"> SEQ Figura \* ARABIC </w:instrText>
      </w:r>
      <w:r w:rsidR="00C51F7C">
        <w:fldChar w:fldCharType="separate"/>
      </w:r>
      <w:ins w:id="1759" w:author="UPC" w:date="2015-06-03T09:11:00Z">
        <w:r w:rsidR="008D50D6">
          <w:rPr>
            <w:noProof/>
          </w:rPr>
          <w:t>51</w:t>
        </w:r>
      </w:ins>
      <w:del w:id="1760" w:author="UPC" w:date="2015-04-29T07:58:00Z">
        <w:r w:rsidR="00DD31AB" w:rsidDel="00154CE0">
          <w:rPr>
            <w:noProof/>
          </w:rPr>
          <w:delText>51</w:delText>
        </w:r>
      </w:del>
      <w:r w:rsidR="00C51F7C">
        <w:rPr>
          <w:noProof/>
        </w:rPr>
        <w:fldChar w:fldCharType="end"/>
      </w:r>
      <w:r>
        <w:t xml:space="preserve">: Modificació al fitxer </w:t>
      </w:r>
      <w:r w:rsidRPr="00CE1C47">
        <w:rPr>
          <w:i/>
        </w:rPr>
        <w:t>PathUtils.groovy</w:t>
      </w:r>
      <w:r>
        <w:t xml:space="preserve"> per eliminar la capeta </w:t>
      </w:r>
      <w:r w:rsidRPr="005E1C7A">
        <w:rPr>
          <w:i/>
        </w:rPr>
        <w:t>File/Image</w:t>
      </w:r>
      <w:bookmarkEnd w:id="1758"/>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w:t>
      </w:r>
      <w:r w:rsidR="00A15E6F">
        <w:t>això</w:t>
      </w:r>
      <w:r>
        <w:t xml:space="preserve">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761" w:name="_Ref416854128"/>
      <w:bookmarkStart w:id="1762" w:name="_Ref416854129"/>
      <w:bookmarkStart w:id="1763" w:name="_Toc421086075"/>
      <w:r>
        <w:t>Codemirror per a rich editor</w:t>
      </w:r>
      <w:bookmarkEnd w:id="1761"/>
      <w:bookmarkEnd w:id="1762"/>
      <w:bookmarkEnd w:id="1763"/>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FA74A4" w:rsidRDefault="005A165C" w:rsidP="005A165C">
      <w:pPr>
        <w:pStyle w:val="Pargrafdellista"/>
        <w:numPr>
          <w:ilvl w:val="0"/>
          <w:numId w:val="29"/>
        </w:numPr>
      </w:pPr>
      <w:r>
        <w:lastRenderedPageBreak/>
        <w:t xml:space="preserve">Descarregar el plugin de: </w:t>
      </w:r>
      <w:hyperlink r:id="rId39" w:history="1">
        <w:r w:rsidRPr="005179C4">
          <w:rPr>
            <w:rStyle w:val="Enlla"/>
          </w:rPr>
          <w:t>http://ckeditor.com/addon/codemirror</w:t>
        </w:r>
      </w:hyperlink>
      <w:r>
        <w:t xml:space="preserve"> o bé fer servir directament </w:t>
      </w:r>
      <w:r w:rsidR="00FA74A4">
        <w:t>el seg</w:t>
      </w:r>
      <w:r w:rsidR="004A4FEA">
        <w:t>üent zip:</w:t>
      </w:r>
    </w:p>
    <w:p w:rsidR="005A165C" w:rsidRDefault="005A165C" w:rsidP="00FA74A4">
      <w:pPr>
        <w:pStyle w:val="Pargrafdellista"/>
      </w:pPr>
      <w:r>
        <w:object w:dxaOrig="1550" w:dyaOrig="991">
          <v:shape id="_x0000_i1030" type="#_x0000_t75" style="width:77.25pt;height:49.5pt" o:ole="">
            <v:imagedata r:id="rId40" o:title=""/>
          </v:shape>
          <o:OLEObject Type="Embed" ProgID="Package" ShapeID="_x0000_i1030" DrawAspect="Icon" ObjectID="_1498643137" r:id="rId41"/>
        </w:objec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hyperlink w:anchor="_Activar_pestanya_Navigator" w:history="1">
        <w:r w:rsidR="005A165C" w:rsidRPr="009B111D">
          <w:rPr>
            <w:rStyle w:val="Enlla"/>
            <w:i/>
          </w:rPr>
          <w:t>Navigator</w:t>
        </w:r>
      </w:hyperlink>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764" w:name="_Toc421086214"/>
      <w:r>
        <w:t xml:space="preserve">Figura </w:t>
      </w:r>
      <w:r w:rsidR="00C51F7C">
        <w:fldChar w:fldCharType="begin"/>
      </w:r>
      <w:r w:rsidR="00C51F7C">
        <w:instrText xml:space="preserve"> SEQ Figura \* ARABIC </w:instrText>
      </w:r>
      <w:r w:rsidR="00C51F7C">
        <w:fldChar w:fldCharType="separate"/>
      </w:r>
      <w:ins w:id="1765" w:author="UPC" w:date="2015-06-03T09:11:00Z">
        <w:r w:rsidR="008D50D6">
          <w:rPr>
            <w:noProof/>
          </w:rPr>
          <w:t>52</w:t>
        </w:r>
      </w:ins>
      <w:del w:id="1766" w:author="UPC" w:date="2015-04-29T07:58:00Z">
        <w:r w:rsidR="00DD31AB" w:rsidDel="00154CE0">
          <w:rPr>
            <w:noProof/>
          </w:rPr>
          <w:delText>52</w:delText>
        </w:r>
      </w:del>
      <w:r w:rsidR="00C51F7C">
        <w:rPr>
          <w:noProof/>
        </w:rPr>
        <w:fldChar w:fldCharType="end"/>
      </w:r>
      <w:r>
        <w:t>: Arxiu config.js per fer servir Codemirror al CKEditor</w:t>
      </w:r>
      <w:bookmarkEnd w:id="1764"/>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w:t>
      </w:r>
      <w:r w:rsidR="00A15E6F">
        <w:t>això</w:t>
      </w:r>
      <w:r>
        <w:t xml:space="preserve">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lastRenderedPageBreak/>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bookmarkStart w:id="1767" w:name="_Toc421086215"/>
      <w:r>
        <w:t xml:space="preserve">Figura </w:t>
      </w:r>
      <w:r w:rsidR="00C51F7C">
        <w:fldChar w:fldCharType="begin"/>
      </w:r>
      <w:r w:rsidR="00C51F7C">
        <w:instrText xml:space="preserve"> SEQ Figura \* ARABIC </w:instrText>
      </w:r>
      <w:r w:rsidR="00C51F7C">
        <w:fldChar w:fldCharType="separate"/>
      </w:r>
      <w:ins w:id="1768" w:author="UPC" w:date="2015-06-03T09:11:00Z">
        <w:r w:rsidR="008D50D6">
          <w:rPr>
            <w:noProof/>
          </w:rPr>
          <w:t>53</w:t>
        </w:r>
      </w:ins>
      <w:del w:id="1769" w:author="UPC" w:date="2015-04-29T07:58:00Z">
        <w:r w:rsidR="00DD31AB" w:rsidDel="00154CE0">
          <w:rPr>
            <w:noProof/>
          </w:rPr>
          <w:delText>53</w:delText>
        </w:r>
      </w:del>
      <w:r w:rsidR="00C51F7C">
        <w:rPr>
          <w:noProof/>
        </w:rPr>
        <w:fldChar w:fldCharType="end"/>
      </w:r>
      <w:r>
        <w:t>: Botons adicionals a CKEditor deguts a Codemirror</w:t>
      </w:r>
      <w:bookmarkEnd w:id="1767"/>
    </w:p>
    <w:p w:rsidR="008E6C56" w:rsidRDefault="008E6C56" w:rsidP="008E6C56">
      <w:pPr>
        <w:pStyle w:val="Ttol3"/>
      </w:pPr>
      <w:bookmarkStart w:id="1770" w:name="_Codemirror_per_a"/>
      <w:bookmarkStart w:id="1771" w:name="_Toc421086076"/>
      <w:bookmarkEnd w:id="1770"/>
      <w:r w:rsidRPr="008E6C56">
        <w:t xml:space="preserve">Codemirror </w:t>
      </w:r>
      <w:r w:rsidR="0072477E">
        <w:t>per a</w:t>
      </w:r>
      <w:r w:rsidRPr="008E6C56">
        <w:t xml:space="preserve"> non-rich editor</w:t>
      </w:r>
      <w:bookmarkEnd w:id="1771"/>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w:t>
      </w:r>
      <w:r w:rsidR="00A15E6F">
        <w:t>això</w:t>
      </w:r>
      <w:r w:rsidR="00A81349">
        <w:t xml:space="preserve"> per </w:t>
      </w:r>
      <w:r w:rsidR="00A94E60">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008D50D6">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ins w:id="1772" w:author="UPC" w:date="2015-06-03T09:11:00Z">
        <w:r w:rsidR="008D50D6" w:rsidRPr="008D50D6">
          <w:rPr>
            <w:b/>
            <w:rPrChange w:id="1773" w:author="UPC" w:date="2015-06-03T09:11:00Z">
              <w:rPr/>
            </w:rPrChange>
          </w:rPr>
          <w:t>Indentació del codi HTML a l'enviar les dades al controlador</w:t>
        </w:r>
      </w:ins>
      <w:del w:id="1774" w:author="UPC" w:date="2015-04-29T07:58:00Z">
        <w:r w:rsidR="00DD31AB" w:rsidRPr="00DD31AB" w:rsidDel="00154CE0">
          <w:rPr>
            <w:b/>
          </w:rPr>
          <w:delText>Indentació del codi HTML a l'enviar les dades al controlador</w:delText>
        </w:r>
      </w:del>
      <w:r w:rsidRPr="0030262E">
        <w:rPr>
          <w:b/>
        </w:rPr>
        <w:fldChar w:fldCharType="end"/>
      </w:r>
      <w:r>
        <w:t>.</w:t>
      </w:r>
    </w:p>
    <w:p w:rsidR="00A81349" w:rsidRDefault="00A81349" w:rsidP="00A81349">
      <w:pPr>
        <w:pStyle w:val="Ttol4"/>
      </w:pPr>
      <w:bookmarkStart w:id="1775" w:name="_Toc421086077"/>
      <w:r>
        <w:t xml:space="preserve">Instal·lació </w:t>
      </w:r>
      <w:r w:rsidR="00927473">
        <w:t xml:space="preserve">de </w:t>
      </w:r>
      <w:r>
        <w:t>Codemirror per a non-rich editor</w:t>
      </w:r>
      <w:bookmarkEnd w:id="1775"/>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t xml:space="preserve">Descarregar el codi de </w:t>
      </w:r>
      <w:hyperlink r:id="rId42" w:history="1">
        <w:r w:rsidRPr="00641375">
          <w:rPr>
            <w:rStyle w:val="Enlla"/>
          </w:rPr>
          <w:t>https://codemirror.net/</w:t>
        </w:r>
      </w:hyperlink>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776" w:name="_Toc421086216"/>
      <w:r>
        <w:t xml:space="preserve">Figura </w:t>
      </w:r>
      <w:r w:rsidR="00C51F7C">
        <w:fldChar w:fldCharType="begin"/>
      </w:r>
      <w:r w:rsidR="00C51F7C">
        <w:instrText xml:space="preserve"> SEQ Figura \* ARABIC </w:instrText>
      </w:r>
      <w:r w:rsidR="00C51F7C">
        <w:fldChar w:fldCharType="separate"/>
      </w:r>
      <w:ins w:id="1777" w:author="UPC" w:date="2015-06-03T09:11:00Z">
        <w:r w:rsidR="008D50D6">
          <w:rPr>
            <w:noProof/>
          </w:rPr>
          <w:t>54</w:t>
        </w:r>
      </w:ins>
      <w:del w:id="1778" w:author="UPC" w:date="2015-04-29T07:58:00Z">
        <w:r w:rsidR="00DD31AB" w:rsidDel="00154CE0">
          <w:rPr>
            <w:noProof/>
          </w:rPr>
          <w:delText>54</w:delText>
        </w:r>
      </w:del>
      <w:r w:rsidR="00C51F7C">
        <w:rPr>
          <w:noProof/>
        </w:rPr>
        <w:fldChar w:fldCharType="end"/>
      </w:r>
      <w:r>
        <w:t>: Afegir llibreries Codemirror</w:t>
      </w:r>
      <w:r>
        <w:rPr>
          <w:noProof/>
        </w:rPr>
        <w:t xml:space="preserve"> non-rich editor</w:t>
      </w:r>
      <w:bookmarkEnd w:id="1776"/>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lastRenderedPageBreak/>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779" w:name="_Toc421086217"/>
      <w:r>
        <w:lastRenderedPageBreak/>
        <w:t xml:space="preserve">Figura </w:t>
      </w:r>
      <w:r w:rsidR="00C51F7C">
        <w:fldChar w:fldCharType="begin"/>
      </w:r>
      <w:r w:rsidR="00C51F7C">
        <w:instrText xml:space="preserve"> SEQ Figura \* ARABIC </w:instrText>
      </w:r>
      <w:r w:rsidR="00C51F7C">
        <w:fldChar w:fldCharType="separate"/>
      </w:r>
      <w:ins w:id="1780" w:author="UPC" w:date="2015-06-03T09:11:00Z">
        <w:r w:rsidR="008D50D6">
          <w:rPr>
            <w:noProof/>
          </w:rPr>
          <w:t>55</w:t>
        </w:r>
      </w:ins>
      <w:del w:id="1781" w:author="UPC" w:date="2015-04-29T07:58:00Z">
        <w:r w:rsidR="00DD31AB" w:rsidDel="00154CE0">
          <w:rPr>
            <w:noProof/>
          </w:rPr>
          <w:delText>55</w:delText>
        </w:r>
      </w:del>
      <w:r w:rsidR="00C51F7C">
        <w:rPr>
          <w:noProof/>
        </w:rPr>
        <w:fldChar w:fldCharType="end"/>
      </w:r>
      <w:r>
        <w:t>: Codi Javascript per a Codemirror non-rich editor</w:t>
      </w:r>
      <w:bookmarkEnd w:id="1779"/>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782" w:name="_Toc421086218"/>
      <w:r>
        <w:t xml:space="preserve">Figura </w:t>
      </w:r>
      <w:r w:rsidR="00C51F7C">
        <w:fldChar w:fldCharType="begin"/>
      </w:r>
      <w:r w:rsidR="00C51F7C">
        <w:instrText xml:space="preserve"> SEQ Figura \* ARABIC </w:instrText>
      </w:r>
      <w:r w:rsidR="00C51F7C">
        <w:fldChar w:fldCharType="separate"/>
      </w:r>
      <w:ins w:id="1783" w:author="UPC" w:date="2015-06-03T09:11:00Z">
        <w:r w:rsidR="008D50D6">
          <w:rPr>
            <w:noProof/>
          </w:rPr>
          <w:t>56</w:t>
        </w:r>
      </w:ins>
      <w:del w:id="1784" w:author="UPC" w:date="2015-04-29T07:58:00Z">
        <w:r w:rsidR="00DD31AB" w:rsidDel="00154CE0">
          <w:rPr>
            <w:noProof/>
          </w:rPr>
          <w:delText>56</w:delText>
        </w:r>
      </w:del>
      <w:r w:rsidR="00C51F7C">
        <w:rPr>
          <w:noProof/>
        </w:rPr>
        <w:fldChar w:fldCharType="end"/>
      </w:r>
      <w:r>
        <w:t xml:space="preserve">: Afegir un </w:t>
      </w:r>
      <w:r w:rsidRPr="00C32769">
        <w:rPr>
          <w:i/>
        </w:rPr>
        <w:t>theme</w:t>
      </w:r>
      <w:r>
        <w:t xml:space="preserve"> a Codemirror non-rich editor</w:t>
      </w:r>
      <w:bookmarkEnd w:id="1782"/>
    </w:p>
    <w:p w:rsidR="00A81349" w:rsidRDefault="00A81349" w:rsidP="00A81349">
      <w:pPr>
        <w:pStyle w:val="Ttol4"/>
      </w:pPr>
      <w:bookmarkStart w:id="1785" w:name="_Toc421086078"/>
      <w:r>
        <w:t>Exemple bàsic de Codemirror per a non-rich editor</w:t>
      </w:r>
      <w:bookmarkEnd w:id="1785"/>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ayout w:type="fixed"/>
        <w:tblLook w:val="04A0" w:firstRow="1" w:lastRow="0" w:firstColumn="1" w:lastColumn="0" w:noHBand="0" w:noVBand="1"/>
      </w:tblPr>
      <w:tblGrid>
        <w:gridCol w:w="8613"/>
      </w:tblGrid>
      <w:tr w:rsidR="00857D29" w:rsidTr="00813E9D">
        <w:tc>
          <w:tcPr>
            <w:tcW w:w="8613"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lastRenderedPageBreak/>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786" w:name="_Toc421086219"/>
      <w:r>
        <w:lastRenderedPageBreak/>
        <w:t xml:space="preserve">Figura </w:t>
      </w:r>
      <w:r w:rsidR="00C51F7C">
        <w:fldChar w:fldCharType="begin"/>
      </w:r>
      <w:r w:rsidR="00C51F7C">
        <w:instrText xml:space="preserve"> SEQ Figura \* ARABIC </w:instrText>
      </w:r>
      <w:r w:rsidR="00C51F7C">
        <w:fldChar w:fldCharType="separate"/>
      </w:r>
      <w:ins w:id="1787" w:author="UPC" w:date="2015-06-03T09:11:00Z">
        <w:r w:rsidR="008D50D6">
          <w:rPr>
            <w:noProof/>
          </w:rPr>
          <w:t>57</w:t>
        </w:r>
      </w:ins>
      <w:del w:id="1788" w:author="UPC" w:date="2015-04-29T07:58:00Z">
        <w:r w:rsidR="00DD31AB" w:rsidDel="00154CE0">
          <w:rPr>
            <w:noProof/>
          </w:rPr>
          <w:delText>57</w:delText>
        </w:r>
      </w:del>
      <w:r w:rsidR="00C51F7C">
        <w:rPr>
          <w:noProof/>
        </w:rPr>
        <w:fldChar w:fldCharType="end"/>
      </w:r>
      <w:r>
        <w:t xml:space="preserve">: </w:t>
      </w:r>
      <w:r w:rsidRPr="00DE41B7">
        <w:t>Exemple bàsic de Codemirror per a non-rich editor</w:t>
      </w:r>
      <w:bookmarkEnd w:id="1786"/>
    </w:p>
    <w:p w:rsidR="00780EC2" w:rsidRDefault="00780EC2" w:rsidP="00857D29">
      <w:r>
        <w:t xml:space="preserve">Dintre del codi Javascript es poden afegir més opcions que es poden consultar a </w:t>
      </w:r>
      <w:hyperlink r:id="rId43" w:anchor="config" w:history="1">
        <w:r w:rsidRPr="00641375">
          <w:rPr>
            <w:rStyle w:val="Enlla"/>
          </w:rPr>
          <w:t>https://codemirror.net/doc/manual.html#config</w:t>
        </w:r>
      </w:hyperlink>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6F453D" w:rsidTr="00813E9D">
        <w:tc>
          <w:tcPr>
            <w:tcW w:w="8613"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789" w:name="_Toc421086220"/>
      <w:r>
        <w:t xml:space="preserve">Figura </w:t>
      </w:r>
      <w:r w:rsidR="00C51F7C">
        <w:fldChar w:fldCharType="begin"/>
      </w:r>
      <w:r w:rsidR="00C51F7C">
        <w:instrText xml:space="preserve"> SEQ Figura \* ARABIC </w:instrText>
      </w:r>
      <w:r w:rsidR="00C51F7C">
        <w:fldChar w:fldCharType="separate"/>
      </w:r>
      <w:ins w:id="1790" w:author="UPC" w:date="2015-06-03T09:11:00Z">
        <w:r w:rsidR="008D50D6">
          <w:rPr>
            <w:noProof/>
          </w:rPr>
          <w:t>58</w:t>
        </w:r>
      </w:ins>
      <w:del w:id="1791" w:author="UPC" w:date="2015-04-29T07:58:00Z">
        <w:r w:rsidR="00DD31AB" w:rsidDel="00154CE0">
          <w:rPr>
            <w:noProof/>
          </w:rPr>
          <w:delText>58</w:delText>
        </w:r>
      </w:del>
      <w:r w:rsidR="00C51F7C">
        <w:rPr>
          <w:noProof/>
        </w:rPr>
        <w:fldChar w:fldCharType="end"/>
      </w:r>
      <w:r>
        <w:t xml:space="preserve">: </w:t>
      </w:r>
      <w:r w:rsidRPr="00DE41B7">
        <w:t>Exemple bàsic de Codemirror per a non-rich editor</w:t>
      </w:r>
      <w:r>
        <w:t xml:space="preserve"> en un Text Area</w:t>
      </w:r>
      <w:bookmarkEnd w:id="1789"/>
    </w:p>
    <w:p w:rsidR="00A81349" w:rsidRDefault="00A81349" w:rsidP="00A81349">
      <w:pPr>
        <w:pStyle w:val="Ttol4"/>
      </w:pPr>
      <w:bookmarkStart w:id="1792" w:name="_Toc421086079"/>
      <w:r>
        <w:t>Ús de Codemirror per a non-rich editor en l’aplicació Editor</w:t>
      </w:r>
      <w:bookmarkEnd w:id="1792"/>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E22A31" w:rsidTr="00813E9D">
        <w:tc>
          <w:tcPr>
            <w:tcW w:w="8613"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lastRenderedPageBreak/>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793" w:name="_Toc421086221"/>
      <w:r>
        <w:lastRenderedPageBreak/>
        <w:t xml:space="preserve">Figura </w:t>
      </w:r>
      <w:r w:rsidR="00C51F7C">
        <w:fldChar w:fldCharType="begin"/>
      </w:r>
      <w:r w:rsidR="00C51F7C">
        <w:instrText xml:space="preserve"> SEQ Figura \* ARABIC </w:instrText>
      </w:r>
      <w:r w:rsidR="00C51F7C">
        <w:fldChar w:fldCharType="separate"/>
      </w:r>
      <w:ins w:id="1794" w:author="UPC" w:date="2015-06-03T09:11:00Z">
        <w:r w:rsidR="008D50D6">
          <w:rPr>
            <w:noProof/>
          </w:rPr>
          <w:t>59</w:t>
        </w:r>
      </w:ins>
      <w:del w:id="1795" w:author="UPC" w:date="2015-04-29T07:58:00Z">
        <w:r w:rsidR="00DD31AB" w:rsidDel="00154CE0">
          <w:rPr>
            <w:noProof/>
          </w:rPr>
          <w:delText>59</w:delText>
        </w:r>
      </w:del>
      <w:r w:rsidR="00C51F7C">
        <w:rPr>
          <w:noProof/>
        </w:rPr>
        <w:fldChar w:fldCharType="end"/>
      </w:r>
      <w:r>
        <w:t>: Codemirror en non-rich editor per l'aplicació gcrrhh</w:t>
      </w:r>
      <w:bookmarkEnd w:id="1793"/>
    </w:p>
    <w:p w:rsidR="00E26F07" w:rsidRDefault="008F52E6" w:rsidP="00C54727">
      <w:pPr>
        <w:pStyle w:val="Ttol3"/>
      </w:pPr>
      <w:bookmarkStart w:id="1796" w:name="_Toc421086080"/>
      <w:r>
        <w:t>S</w:t>
      </w:r>
      <w:r w:rsidR="00E26F07">
        <w:t>olució de problemes</w:t>
      </w:r>
      <w:bookmarkEnd w:id="1796"/>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797" w:name="_Ref416934104"/>
      <w:bookmarkStart w:id="1798" w:name="_Ref416934108"/>
      <w:bookmarkStart w:id="1799" w:name="_Toc421086081"/>
      <w:r>
        <w:lastRenderedPageBreak/>
        <w:t>Generació de</w:t>
      </w:r>
      <w:r w:rsidR="00157F42">
        <w:t xml:space="preserve"> </w:t>
      </w:r>
      <w:r>
        <w:t>l</w:t>
      </w:r>
      <w:r w:rsidR="00157F42">
        <w:t xml:space="preserve">’arxiu </w:t>
      </w:r>
      <w:r>
        <w:t>WAR</w:t>
      </w:r>
      <w:bookmarkEnd w:id="1797"/>
      <w:bookmarkEnd w:id="1798"/>
      <w:bookmarkEnd w:id="1799"/>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t>}</w:t>
            </w:r>
          </w:p>
        </w:tc>
      </w:tr>
    </w:tbl>
    <w:p w:rsidR="008638C6" w:rsidRDefault="00BB01D5" w:rsidP="0014326F">
      <w:pPr>
        <w:pStyle w:val="Llegenda"/>
      </w:pPr>
      <w:r>
        <w:t xml:space="preserve"> </w:t>
      </w:r>
      <w:bookmarkStart w:id="1800" w:name="_Toc421086222"/>
      <w:r w:rsidR="0014326F">
        <w:t xml:space="preserve">Figura </w:t>
      </w:r>
      <w:r w:rsidR="00C51F7C">
        <w:fldChar w:fldCharType="begin"/>
      </w:r>
      <w:r w:rsidR="00C51F7C">
        <w:instrText xml:space="preserve"> SEQ Figura \* ARABIC </w:instrText>
      </w:r>
      <w:r w:rsidR="00C51F7C">
        <w:fldChar w:fldCharType="separate"/>
      </w:r>
      <w:ins w:id="1801" w:author="UPC" w:date="2015-06-03T09:11:00Z">
        <w:r w:rsidR="008D50D6">
          <w:rPr>
            <w:noProof/>
          </w:rPr>
          <w:t>60</w:t>
        </w:r>
      </w:ins>
      <w:del w:id="1802" w:author="UPC" w:date="2015-04-29T07:58:00Z">
        <w:r w:rsidR="00DD31AB" w:rsidDel="00154CE0">
          <w:rPr>
            <w:noProof/>
          </w:rPr>
          <w:delText>60</w:delText>
        </w:r>
      </w:del>
      <w:r w:rsidR="00C51F7C">
        <w:rPr>
          <w:noProof/>
        </w:rPr>
        <w:fldChar w:fldCharType="end"/>
      </w:r>
      <w:r w:rsidR="0014326F">
        <w:t xml:space="preserve">: Arxiu </w:t>
      </w:r>
      <w:r w:rsidR="0014326F" w:rsidRPr="003A4053">
        <w:rPr>
          <w:i/>
        </w:rPr>
        <w:t>BuildConfig.groovy</w:t>
      </w:r>
      <w:r w:rsidR="0014326F">
        <w:t xml:space="preserve"> per generar el WAR amb un projecte amb CKEditor</w:t>
      </w:r>
      <w:bookmarkEnd w:id="1800"/>
    </w:p>
    <w:p w:rsidR="004B4C50" w:rsidRDefault="004B4C50" w:rsidP="004B4C50">
      <w:pPr>
        <w:pStyle w:val="Ttol4"/>
      </w:pPr>
      <w:bookmarkStart w:id="1803" w:name="_Ref416864438"/>
      <w:bookmarkStart w:id="1804" w:name="_Ref416864441"/>
      <w:bookmarkStart w:id="1805" w:name="_Toc421086082"/>
      <w:r>
        <w:t xml:space="preserve">CKEditor esborra </w:t>
      </w:r>
      <w:r w:rsidR="004F1617">
        <w:t xml:space="preserve">els </w:t>
      </w:r>
      <w:r>
        <w:t xml:space="preserve">estils </w:t>
      </w:r>
      <w:r w:rsidR="004F1617">
        <w:t xml:space="preserve">i atributs </w:t>
      </w:r>
      <w:r>
        <w:t>dels elements HTML</w:t>
      </w:r>
      <w:bookmarkEnd w:id="1803"/>
      <w:bookmarkEnd w:id="1804"/>
      <w:bookmarkEnd w:id="1805"/>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806" w:name="_Toc421086223"/>
      <w:r>
        <w:t xml:space="preserve">Figura </w:t>
      </w:r>
      <w:r w:rsidR="00C51F7C">
        <w:fldChar w:fldCharType="begin"/>
      </w:r>
      <w:r w:rsidR="00C51F7C">
        <w:instrText xml:space="preserve"> SEQ Figura \* ARABIC </w:instrText>
      </w:r>
      <w:r w:rsidR="00C51F7C">
        <w:fldChar w:fldCharType="separate"/>
      </w:r>
      <w:ins w:id="1807" w:author="UPC" w:date="2015-06-03T09:11:00Z">
        <w:r w:rsidR="008D50D6">
          <w:rPr>
            <w:noProof/>
          </w:rPr>
          <w:t>61</w:t>
        </w:r>
      </w:ins>
      <w:del w:id="1808" w:author="UPC" w:date="2015-04-29T07:58:00Z">
        <w:r w:rsidR="00DD31AB" w:rsidDel="00154CE0">
          <w:rPr>
            <w:noProof/>
          </w:rPr>
          <w:delText>61</w:delText>
        </w:r>
      </w:del>
      <w:r w:rsidR="00C51F7C">
        <w:rPr>
          <w:noProof/>
        </w:rPr>
        <w:fldChar w:fldCharType="end"/>
      </w:r>
      <w:r>
        <w:t>: Exemple codi HTML/GSP amb estils i atributs que es perden per culpa de CKEditor</w:t>
      </w:r>
      <w:bookmarkEnd w:id="1806"/>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809" w:name="_Toc421086224"/>
      <w:r>
        <w:t xml:space="preserve">Figura </w:t>
      </w:r>
      <w:r w:rsidR="00C51F7C">
        <w:fldChar w:fldCharType="begin"/>
      </w:r>
      <w:r w:rsidR="00C51F7C">
        <w:instrText xml:space="preserve"> SEQ Figura \* ARABIC </w:instrText>
      </w:r>
      <w:r w:rsidR="00C51F7C">
        <w:fldChar w:fldCharType="separate"/>
      </w:r>
      <w:ins w:id="1810" w:author="UPC" w:date="2015-06-03T09:11:00Z">
        <w:r w:rsidR="008D50D6">
          <w:rPr>
            <w:noProof/>
          </w:rPr>
          <w:t>62</w:t>
        </w:r>
      </w:ins>
      <w:del w:id="1811" w:author="UPC" w:date="2015-04-29T07:58:00Z">
        <w:r w:rsidR="00DD31AB" w:rsidDel="00154CE0">
          <w:rPr>
            <w:noProof/>
          </w:rPr>
          <w:delText>62</w:delText>
        </w:r>
      </w:del>
      <w:r w:rsidR="00C51F7C">
        <w:rPr>
          <w:noProof/>
        </w:rPr>
        <w:fldChar w:fldCharType="end"/>
      </w:r>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809"/>
    </w:p>
    <w:p w:rsidR="0079512D" w:rsidRDefault="0079512D" w:rsidP="00202D45">
      <w:pPr>
        <w:rPr>
          <w:rStyle w:val="Enlla"/>
        </w:rPr>
      </w:pPr>
      <w:r>
        <w:t xml:space="preserve">Referència: </w:t>
      </w:r>
      <w:hyperlink r:id="rId44" w:history="1">
        <w:r w:rsidRPr="005317BF">
          <w:rPr>
            <w:rStyle w:val="Enlla"/>
          </w:rPr>
          <w:t>http://stackoverflow.com/questions/15659390/ckeditor-automatically-strips-classes-from-div</w:t>
        </w:r>
      </w:hyperlink>
    </w:p>
    <w:p w:rsidR="00ED4ECA" w:rsidRDefault="00ED4ECA" w:rsidP="00ED4ECA">
      <w:pPr>
        <w:pStyle w:val="Ttol4"/>
      </w:pPr>
      <w:bookmarkStart w:id="1812" w:name="_Toc421086083"/>
      <w:r>
        <w:lastRenderedPageBreak/>
        <w:t>CKEditor/Text</w:t>
      </w:r>
      <w:r w:rsidR="005B621A">
        <w:t xml:space="preserve"> </w:t>
      </w:r>
      <w:r>
        <w:t>Area afegeix espais i tabulacions</w:t>
      </w:r>
      <w:bookmarkEnd w:id="1812"/>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14:anchorId="6A3B795D" wp14:editId="06ABE092">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45">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813" w:name="_Toc421086148"/>
      <w:r>
        <w:t xml:space="preserve">Imatge </w:t>
      </w:r>
      <w:r w:rsidR="00C51F7C">
        <w:fldChar w:fldCharType="begin"/>
      </w:r>
      <w:r w:rsidR="00C51F7C">
        <w:instrText xml:space="preserve"> SEQ Imatge \* ARABIC </w:instrText>
      </w:r>
      <w:r w:rsidR="00C51F7C">
        <w:fldChar w:fldCharType="separate"/>
      </w:r>
      <w:ins w:id="1814" w:author="UPC" w:date="2015-06-03T09:11:00Z">
        <w:r w:rsidR="008D50D6">
          <w:rPr>
            <w:noProof/>
          </w:rPr>
          <w:t>10</w:t>
        </w:r>
      </w:ins>
      <w:del w:id="1815" w:author="UPC" w:date="2015-04-28T16:46:00Z">
        <w:r w:rsidR="00AF455E" w:rsidDel="006B5605">
          <w:rPr>
            <w:noProof/>
          </w:rPr>
          <w:delText>10</w:delText>
        </w:r>
      </w:del>
      <w:r w:rsidR="00C51F7C">
        <w:rPr>
          <w:noProof/>
        </w:rPr>
        <w:fldChar w:fldCharType="end"/>
      </w:r>
      <w:r>
        <w:t>: Espais/tabulacions afegides en l'editor de codi HTML/GSP</w:t>
      </w:r>
      <w:bookmarkEnd w:id="1813"/>
    </w:p>
    <w:p w:rsidR="00A9353D" w:rsidRDefault="003A22C3" w:rsidP="00A9353D">
      <w:r>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t>&lt;/ckeditor:editor&gt;</w:t>
            </w:r>
          </w:p>
        </w:tc>
      </w:tr>
    </w:tbl>
    <w:p w:rsidR="00A9353D" w:rsidRDefault="002F6CF0" w:rsidP="002F6CF0">
      <w:pPr>
        <w:pStyle w:val="Llegenda"/>
      </w:pPr>
      <w:bookmarkStart w:id="1816" w:name="_Toc421086225"/>
      <w:r>
        <w:t xml:space="preserve">Figura </w:t>
      </w:r>
      <w:r w:rsidR="00C51F7C">
        <w:fldChar w:fldCharType="begin"/>
      </w:r>
      <w:r w:rsidR="00C51F7C">
        <w:instrText xml:space="preserve"> SEQ Figura \* ARABIC </w:instrText>
      </w:r>
      <w:r w:rsidR="00C51F7C">
        <w:fldChar w:fldCharType="separate"/>
      </w:r>
      <w:ins w:id="1817" w:author="UPC" w:date="2015-06-03T09:11:00Z">
        <w:r w:rsidR="008D50D6">
          <w:rPr>
            <w:noProof/>
          </w:rPr>
          <w:t>63</w:t>
        </w:r>
      </w:ins>
      <w:del w:id="1818" w:author="UPC" w:date="2015-04-29T07:58:00Z">
        <w:r w:rsidR="00DD31AB" w:rsidDel="00154CE0">
          <w:rPr>
            <w:noProof/>
          </w:rPr>
          <w:delText>63</w:delText>
        </w:r>
      </w:del>
      <w:r w:rsidR="00C51F7C">
        <w:rPr>
          <w:noProof/>
        </w:rPr>
        <w:fldChar w:fldCharType="end"/>
      </w:r>
      <w:r>
        <w:t>: Codi GSP que provoca e</w:t>
      </w:r>
      <w:r w:rsidRPr="00312F9B">
        <w:t>spais/tabulacions afegides en l'editor de codi HTML/GSP</w:t>
      </w:r>
      <w:bookmarkEnd w:id="1816"/>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819" w:name="_Toc421086084"/>
      <w:r>
        <w:t>L’editor del CKEditor no apareix al navegador</w:t>
      </w:r>
      <w:bookmarkEnd w:id="1819"/>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lastRenderedPageBreak/>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F31013" w:rsidDel="004C7A49" w:rsidRDefault="00F31013" w:rsidP="00F31013">
      <w:pPr>
        <w:rPr>
          <w:del w:id="1820" w:author="UPC" w:date="2015-05-12T16:28:00Z"/>
        </w:rPr>
      </w:pPr>
      <w:r>
        <w:t xml:space="preserve">Altres vegades </w:t>
      </w:r>
      <w:r w:rsidR="001435D1">
        <w:t>falta</w:t>
      </w:r>
      <w:r>
        <w:t xml:space="preserve"> incloure la llibreria </w:t>
      </w:r>
      <w:r w:rsidRPr="00E24369">
        <w:rPr>
          <w:rFonts w:ascii="Consolas" w:hAnsi="Consolas" w:cs="Consolas"/>
        </w:rPr>
        <w:t>&lt;ckeditor:resources/&gt;</w:t>
      </w:r>
      <w:r>
        <w:t>.</w:t>
      </w:r>
    </w:p>
    <w:p w:rsidR="008A1460" w:rsidDel="00F22915" w:rsidRDefault="008A1460">
      <w:pPr>
        <w:pPrChange w:id="1821" w:author="UPC" w:date="2015-05-12T16:28:00Z">
          <w:pPr>
            <w:pStyle w:val="Ttol3"/>
          </w:pPr>
        </w:pPrChange>
      </w:pPr>
      <w:moveFromRangeStart w:id="1822" w:author="UPC" w:date="2015-05-12T09:26:00Z" w:name="move419186088"/>
      <w:moveFrom w:id="1823" w:author="UPC" w:date="2015-05-12T09:26:00Z">
        <w:r w:rsidDel="00F22915">
          <w:t>Més opcions per l’arxiu co</w:t>
        </w:r>
        <w:del w:id="1824" w:author="UPC" w:date="2015-05-12T16:28:00Z">
          <w:r w:rsidDel="004C7A49">
            <w:delText>nfig.js</w:delText>
          </w:r>
        </w:del>
      </w:moveFrom>
    </w:p>
    <w:p w:rsidR="008A1460" w:rsidDel="004C7A49" w:rsidRDefault="00A431B2" w:rsidP="00F31013">
      <w:pPr>
        <w:rPr>
          <w:del w:id="1825" w:author="UPC" w:date="2015-05-12T16:29:00Z"/>
        </w:rPr>
      </w:pPr>
      <w:moveFrom w:id="1826" w:author="UPC" w:date="2015-05-12T09:26:00Z">
        <w:r w:rsidDel="00F22915">
          <w:t xml:space="preserve">Es descriuran altres configuracions interessants que es poden afegir a l’arxiu </w:t>
        </w:r>
        <w:r w:rsidRPr="00A431B2" w:rsidDel="00F22915">
          <w:rPr>
            <w:b/>
            <w:i/>
          </w:rPr>
          <w:t>config.js</w:t>
        </w:r>
        <w:r w:rsidDel="00F22915">
          <w:t xml:space="preserve"> o el seu equivale</w:t>
        </w:r>
        <w:del w:id="1827" w:author="UPC" w:date="2015-05-12T16:29:00Z">
          <w:r w:rsidDel="004C7A49">
            <w:delText>nt.</w:delText>
          </w:r>
        </w:del>
      </w:moveFrom>
    </w:p>
    <w:p w:rsidR="00F00CD8" w:rsidDel="00F3146E" w:rsidRDefault="00F00CD8">
      <w:pPr>
        <w:rPr>
          <w:del w:id="1828" w:author="UPC" w:date="2015-05-12T16:29:00Z"/>
        </w:rPr>
        <w:pPrChange w:id="1829" w:author="UPC" w:date="2015-05-12T16:29:00Z">
          <w:pPr>
            <w:pStyle w:val="Ttol3"/>
          </w:pPr>
        </w:pPrChange>
      </w:pPr>
      <w:moveFrom w:id="1830" w:author="UPC" w:date="2015-05-12T09:26:00Z">
        <w:del w:id="1831" w:author="UPC" w:date="2015-05-12T16:29:00Z">
          <w:r w:rsidDel="004C7A49">
            <w:delText>Creació d’un botó de la barra d’eines</w:delText>
          </w:r>
        </w:del>
      </w:moveFrom>
    </w:p>
    <w:moveFromRangeEnd w:id="1822"/>
    <w:p w:rsidR="00020EDD" w:rsidRPr="00F31013" w:rsidDel="00F3146E" w:rsidRDefault="00020EDD" w:rsidP="00F31013">
      <w:pPr>
        <w:rPr>
          <w:del w:id="1832" w:author="UPC" w:date="2015-05-12T16:29:00Z"/>
        </w:rPr>
      </w:pPr>
    </w:p>
    <w:p w:rsidR="000675BA" w:rsidDel="00F3146E" w:rsidRDefault="000675BA" w:rsidP="000675BA">
      <w:pPr>
        <w:pStyle w:val="Pargrafdellista"/>
        <w:ind w:left="1440"/>
        <w:rPr>
          <w:del w:id="1833" w:author="UPC" w:date="2015-05-12T16:29:00Z"/>
        </w:rPr>
      </w:pPr>
    </w:p>
    <w:p w:rsidR="00D96088" w:rsidRPr="00202D45" w:rsidDel="00F3146E" w:rsidRDefault="00D96088" w:rsidP="00202D45">
      <w:pPr>
        <w:rPr>
          <w:del w:id="1834" w:author="UPC" w:date="2015-05-12T16:29:00Z"/>
        </w:rPr>
      </w:pPr>
    </w:p>
    <w:p w:rsidR="00C5276C" w:rsidRDefault="00C5276C" w:rsidP="00C5276C">
      <w:r>
        <w:br w:type="page"/>
      </w:r>
    </w:p>
    <w:p w:rsidR="00C5276C" w:rsidRDefault="00C5276C" w:rsidP="00C5276C">
      <w:pPr>
        <w:pStyle w:val="Ttol1"/>
      </w:pPr>
      <w:bookmarkStart w:id="1835" w:name="_Toc421086085"/>
      <w:r>
        <w:lastRenderedPageBreak/>
        <w:t>Aplicació Visor (rrhh)</w:t>
      </w:r>
      <w:bookmarkEnd w:id="1835"/>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836" w:name="_Toc421086086"/>
      <w:r>
        <w:t>Mapejat del domini</w:t>
      </w:r>
      <w:bookmarkEnd w:id="1836"/>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14:anchorId="0AD2F737" wp14:editId="5A62B8F8">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46">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837" w:name="_Toc421086149"/>
      <w:r>
        <w:t xml:space="preserve">Imatge </w:t>
      </w:r>
      <w:r w:rsidR="00C51F7C">
        <w:fldChar w:fldCharType="begin"/>
      </w:r>
      <w:r w:rsidR="00C51F7C">
        <w:instrText xml:space="preserve"> SEQ Imatge \* ARABIC </w:instrText>
      </w:r>
      <w:r w:rsidR="00C51F7C">
        <w:fldChar w:fldCharType="separate"/>
      </w:r>
      <w:ins w:id="1838" w:author="UPC" w:date="2015-06-03T09:11:00Z">
        <w:r w:rsidR="008D50D6">
          <w:rPr>
            <w:noProof/>
          </w:rPr>
          <w:t>11</w:t>
        </w:r>
      </w:ins>
      <w:del w:id="1839" w:author="UPC" w:date="2015-04-28T16:46:00Z">
        <w:r w:rsidR="00AF455E" w:rsidDel="006B5605">
          <w:rPr>
            <w:noProof/>
          </w:rPr>
          <w:delText>11</w:delText>
        </w:r>
      </w:del>
      <w:r w:rsidR="00C51F7C">
        <w:rPr>
          <w:noProof/>
        </w:rPr>
        <w:fldChar w:fldCharType="end"/>
      </w:r>
      <w:r>
        <w:t>: Taules de Continguts i Templ</w:t>
      </w:r>
      <w:r w:rsidR="00FC435E">
        <w:t>a</w:t>
      </w:r>
      <w:r>
        <w:t>tes</w:t>
      </w:r>
      <w:bookmarkEnd w:id="1837"/>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293704" w:rsidTr="00C77F1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177"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840" w:name="_Ref417028202"/>
      <w:bookmarkStart w:id="1841" w:name="_Toc421086226"/>
      <w:r>
        <w:lastRenderedPageBreak/>
        <w:t xml:space="preserve">Figura </w:t>
      </w:r>
      <w:r w:rsidR="00C51F7C">
        <w:fldChar w:fldCharType="begin"/>
      </w:r>
      <w:r w:rsidR="00C51F7C">
        <w:instrText xml:space="preserve"> SEQ Figura \* ARABIC </w:instrText>
      </w:r>
      <w:r w:rsidR="00C51F7C">
        <w:fldChar w:fldCharType="separate"/>
      </w:r>
      <w:ins w:id="1842" w:author="UPC" w:date="2015-06-03T09:11:00Z">
        <w:r w:rsidR="008D50D6">
          <w:rPr>
            <w:noProof/>
          </w:rPr>
          <w:t>64</w:t>
        </w:r>
      </w:ins>
      <w:del w:id="1843" w:author="UPC" w:date="2015-04-29T07:58:00Z">
        <w:r w:rsidR="00DD31AB" w:rsidDel="00154CE0">
          <w:rPr>
            <w:noProof/>
          </w:rPr>
          <w:delText>64</w:delText>
        </w:r>
      </w:del>
      <w:r w:rsidR="00C51F7C">
        <w:rPr>
          <w:noProof/>
        </w:rPr>
        <w:fldChar w:fldCharType="end"/>
      </w:r>
      <w:r>
        <w:t>: Taula de Continguts mapejada a l'aplicació Visor</w:t>
      </w:r>
      <w:bookmarkEnd w:id="1840"/>
      <w:bookmarkEnd w:id="1841"/>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77471" w:rsidTr="00C77F14">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177"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844" w:name="_Ref417028220"/>
      <w:bookmarkStart w:id="1845" w:name="_Toc421086227"/>
      <w:r>
        <w:lastRenderedPageBreak/>
        <w:t xml:space="preserve">Figura </w:t>
      </w:r>
      <w:r w:rsidR="00C51F7C">
        <w:fldChar w:fldCharType="begin"/>
      </w:r>
      <w:r w:rsidR="00C51F7C">
        <w:instrText xml:space="preserve"> SEQ Figura \* ARABIC </w:instrText>
      </w:r>
      <w:r w:rsidR="00C51F7C">
        <w:fldChar w:fldCharType="separate"/>
      </w:r>
      <w:ins w:id="1846" w:author="UPC" w:date="2015-06-03T09:11:00Z">
        <w:r w:rsidR="008D50D6">
          <w:rPr>
            <w:noProof/>
          </w:rPr>
          <w:t>65</w:t>
        </w:r>
      </w:ins>
      <w:del w:id="1847" w:author="UPC" w:date="2015-04-29T07:58:00Z">
        <w:r w:rsidR="00DD31AB" w:rsidDel="00154CE0">
          <w:rPr>
            <w:noProof/>
          </w:rPr>
          <w:delText>65</w:delText>
        </w:r>
      </w:del>
      <w:r w:rsidR="00C51F7C">
        <w:rPr>
          <w:noProof/>
        </w:rPr>
        <w:fldChar w:fldCharType="end"/>
      </w:r>
      <w:r>
        <w:t>: Taula de Templates mapejada a l'aplicació Visor</w:t>
      </w:r>
      <w:bookmarkEnd w:id="1844"/>
      <w:bookmarkEnd w:id="1845"/>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ins w:id="1848" w:author="UPC" w:date="2015-06-03T09:11:00Z">
        <w:r w:rsidR="008D50D6" w:rsidRPr="008D50D6">
          <w:rPr>
            <w:b/>
            <w:rPrChange w:id="1849" w:author="UPC" w:date="2015-06-03T09:11:00Z">
              <w:rPr/>
            </w:rPrChange>
          </w:rPr>
          <w:t xml:space="preserve">Figura </w:t>
        </w:r>
        <w:r w:rsidR="008D50D6" w:rsidRPr="008D50D6">
          <w:rPr>
            <w:b/>
            <w:noProof/>
            <w:rPrChange w:id="1850" w:author="UPC" w:date="2015-06-03T09:11:00Z">
              <w:rPr>
                <w:noProof/>
              </w:rPr>
            </w:rPrChange>
          </w:rPr>
          <w:t>64</w:t>
        </w:r>
        <w:r w:rsidR="008D50D6" w:rsidRPr="008D50D6">
          <w:rPr>
            <w:b/>
            <w:rPrChange w:id="1851" w:author="UPC" w:date="2015-06-03T09:11:00Z">
              <w:rPr/>
            </w:rPrChange>
          </w:rPr>
          <w:t>: Taula de Continguts mapejada a l'aplicació Visor</w:t>
        </w:r>
      </w:ins>
      <w:del w:id="1852" w:author="UPC" w:date="2015-04-29T07:58:00Z">
        <w:r w:rsidR="00DD31AB" w:rsidRPr="00DD31AB" w:rsidDel="00154CE0">
          <w:rPr>
            <w:b/>
          </w:rPr>
          <w:delText xml:space="preserve">Figura </w:delText>
        </w:r>
        <w:r w:rsidR="00DD31AB" w:rsidRPr="00DD31AB" w:rsidDel="00154CE0">
          <w:rPr>
            <w:b/>
            <w:noProof/>
          </w:rPr>
          <w:delText>64</w:delText>
        </w:r>
        <w:r w:rsidR="00DD31AB" w:rsidRPr="00DD31AB" w:rsidDel="00154CE0">
          <w:rPr>
            <w:b/>
          </w:rPr>
          <w:delText>: Taula de Continguts mapejada a l'aplicació Visor</w:delText>
        </w:r>
      </w:del>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ins w:id="1853" w:author="UPC" w:date="2015-06-03T09:11:00Z">
        <w:r w:rsidR="008D50D6" w:rsidRPr="008D50D6">
          <w:rPr>
            <w:b/>
            <w:rPrChange w:id="1854" w:author="UPC" w:date="2015-06-03T09:11:00Z">
              <w:rPr/>
            </w:rPrChange>
          </w:rPr>
          <w:t xml:space="preserve">Figura </w:t>
        </w:r>
        <w:r w:rsidR="008D50D6" w:rsidRPr="008D50D6">
          <w:rPr>
            <w:b/>
            <w:noProof/>
            <w:rPrChange w:id="1855" w:author="UPC" w:date="2015-06-03T09:11:00Z">
              <w:rPr>
                <w:noProof/>
              </w:rPr>
            </w:rPrChange>
          </w:rPr>
          <w:t>65</w:t>
        </w:r>
        <w:r w:rsidR="008D50D6" w:rsidRPr="008D50D6">
          <w:rPr>
            <w:b/>
            <w:rPrChange w:id="1856" w:author="UPC" w:date="2015-06-03T09:11:00Z">
              <w:rPr/>
            </w:rPrChange>
          </w:rPr>
          <w:t>: Taula de Templates mapejada a l'aplicació Visor</w:t>
        </w:r>
      </w:ins>
      <w:del w:id="1857" w:author="UPC" w:date="2015-04-29T07:58:00Z">
        <w:r w:rsidR="00DD31AB" w:rsidRPr="00DD31AB" w:rsidDel="00154CE0">
          <w:rPr>
            <w:b/>
          </w:rPr>
          <w:delText xml:space="preserve">Figura </w:delText>
        </w:r>
        <w:r w:rsidR="00DD31AB" w:rsidRPr="00DD31AB" w:rsidDel="00154CE0">
          <w:rPr>
            <w:b/>
            <w:noProof/>
          </w:rPr>
          <w:delText>65</w:delText>
        </w:r>
        <w:r w:rsidR="00DD31AB" w:rsidRPr="00DD31AB" w:rsidDel="00154CE0">
          <w:rPr>
            <w:b/>
          </w:rPr>
          <w:delText>: Taula de Templates mapejada a l'aplicació Visor</w:delText>
        </w:r>
      </w:del>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w:t>
      </w:r>
      <w:r w:rsidR="00A15E6F">
        <w:t>això</w:t>
      </w:r>
      <w:r w:rsidR="003E6EC8">
        <w:t xml:space="preserve">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858" w:name="_Toc421086228"/>
      <w:r>
        <w:t xml:space="preserve">Figura </w:t>
      </w:r>
      <w:r w:rsidR="00C51F7C">
        <w:fldChar w:fldCharType="begin"/>
      </w:r>
      <w:r w:rsidR="00C51F7C">
        <w:instrText xml:space="preserve"> SEQ Figura \* ARABIC </w:instrText>
      </w:r>
      <w:r w:rsidR="00C51F7C">
        <w:fldChar w:fldCharType="separate"/>
      </w:r>
      <w:ins w:id="1859" w:author="UPC" w:date="2015-06-03T09:11:00Z">
        <w:r w:rsidR="008D50D6">
          <w:rPr>
            <w:noProof/>
          </w:rPr>
          <w:t>66</w:t>
        </w:r>
      </w:ins>
      <w:del w:id="1860" w:author="UPC" w:date="2015-04-29T07:58:00Z">
        <w:r w:rsidR="00DD31AB" w:rsidDel="00154CE0">
          <w:rPr>
            <w:noProof/>
          </w:rPr>
          <w:delText>66</w:delText>
        </w:r>
      </w:del>
      <w:r w:rsidR="00C51F7C">
        <w:rPr>
          <w:noProof/>
        </w:rPr>
        <w:fldChar w:fldCharType="end"/>
      </w:r>
      <w:r>
        <w:t>: Consulta del contingut d'un Template</w:t>
      </w:r>
      <w:bookmarkEnd w:id="1858"/>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861" w:name="_Toc421086087"/>
      <w:r>
        <w:t>Controlador</w:t>
      </w:r>
      <w:r w:rsidR="003D6AF6">
        <w:t xml:space="preserve"> de visualització</w:t>
      </w:r>
      <w:bookmarkEnd w:id="1861"/>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8D50D6">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ins w:id="1862" w:author="UPC" w:date="2015-06-03T09:11:00Z">
        <w:r w:rsidR="008D50D6" w:rsidRPr="008D50D6">
          <w:rPr>
            <w:b/>
            <w:rPrChange w:id="1863" w:author="UPC" w:date="2015-06-03T09:11:00Z">
              <w:rPr/>
            </w:rPrChange>
          </w:rPr>
          <w:t>TAGs del CMS</w:t>
        </w:r>
      </w:ins>
      <w:del w:id="1864" w:author="UPC" w:date="2015-04-29T07:58:00Z">
        <w:r w:rsidR="00DD31AB" w:rsidRPr="00DD31AB" w:rsidDel="00154CE0">
          <w:rPr>
            <w:b/>
          </w:rPr>
          <w:delText>TAGs del CMS</w:delText>
        </w:r>
      </w:del>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w:t>
      </w:r>
      <w:r w:rsidR="00A15E6F">
        <w:t>això</w:t>
      </w:r>
      <w:r>
        <w:t xml:space="preserve">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ins w:id="1865" w:author="UPC" w:date="2015-06-03T09:11:00Z">
        <w:r w:rsidR="008D50D6">
          <w:rPr>
            <w:b/>
          </w:rPr>
          <w:t>6.8</w:t>
        </w:r>
      </w:ins>
      <w:del w:id="1866" w:author="UPC" w:date="2015-04-29T07:58:00Z">
        <w:r w:rsidR="00DD31AB" w:rsidDel="00154CE0">
          <w:rPr>
            <w:b/>
          </w:rPr>
          <w:delText>6.7</w:delText>
        </w:r>
      </w:del>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ins w:id="1867" w:author="UPC" w:date="2015-06-03T09:11:00Z">
        <w:r w:rsidR="008D50D6" w:rsidRPr="008D50D6">
          <w:rPr>
            <w:b/>
            <w:rPrChange w:id="1868" w:author="UPC" w:date="2015-06-03T09:11:00Z">
              <w:rPr/>
            </w:rPrChange>
          </w:rPr>
          <w:t>Taglib's per renderitzar HTML des del controlador en una vista GSP</w:t>
        </w:r>
      </w:ins>
      <w:del w:id="1869" w:author="UPC" w:date="2015-04-29T07:58:00Z">
        <w:r w:rsidR="00DD31AB" w:rsidRPr="00DD31AB" w:rsidDel="00154CE0">
          <w:rPr>
            <w:b/>
          </w:rPr>
          <w:delText>Taglib's per renderitzar HTML des del controlador en una vista GSP</w:delText>
        </w:r>
      </w:del>
      <w:r w:rsidR="006F3767" w:rsidRPr="006F3767">
        <w:rPr>
          <w:b/>
        </w:rPr>
        <w:fldChar w:fldCharType="end"/>
      </w:r>
      <w:r w:rsidR="006F3767">
        <w:t>)</w:t>
      </w:r>
      <w:r>
        <w:t xml:space="preserve">. </w:t>
      </w:r>
    </w:p>
    <w:p w:rsidR="003D6AF6" w:rsidRDefault="003D6AF6" w:rsidP="003D6AF6">
      <w:pPr>
        <w:pStyle w:val="Ttol3"/>
      </w:pPr>
      <w:bookmarkStart w:id="1870" w:name="_Toc421086088"/>
      <w:r>
        <w:t>Redirecció</w:t>
      </w:r>
      <w:bookmarkEnd w:id="1870"/>
    </w:p>
    <w:p w:rsidR="00FB26CB" w:rsidRDefault="00FB26CB" w:rsidP="00FB26CB">
      <w:r>
        <w:t xml:space="preserve">Si la direcció escrita al navegador web no coincideix amb el nom d’un controlador i una acció, </w:t>
      </w:r>
      <w:r w:rsidR="00A15E6F">
        <w:t>això</w:t>
      </w:r>
      <w:r w:rsidR="006F5833">
        <w:t xml:space="preserve">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871" w:name="_Ref417022992"/>
      <w:bookmarkStart w:id="1872" w:name="_Toc421086229"/>
      <w:r>
        <w:t xml:space="preserve">Figura </w:t>
      </w:r>
      <w:r w:rsidR="00C51F7C">
        <w:fldChar w:fldCharType="begin"/>
      </w:r>
      <w:r w:rsidR="00C51F7C">
        <w:instrText xml:space="preserve"> SEQ Figura \* ARABIC </w:instrText>
      </w:r>
      <w:r w:rsidR="00C51F7C">
        <w:fldChar w:fldCharType="separate"/>
      </w:r>
      <w:ins w:id="1873" w:author="UPC" w:date="2015-06-03T09:11:00Z">
        <w:r w:rsidR="008D50D6">
          <w:rPr>
            <w:noProof/>
          </w:rPr>
          <w:t>67</w:t>
        </w:r>
      </w:ins>
      <w:del w:id="1874" w:author="UPC" w:date="2015-04-29T07:58:00Z">
        <w:r w:rsidR="00DD31AB" w:rsidDel="00154CE0">
          <w:rPr>
            <w:noProof/>
          </w:rPr>
          <w:delText>67</w:delText>
        </w:r>
      </w:del>
      <w:r w:rsidR="00C51F7C">
        <w:rPr>
          <w:noProof/>
        </w:rPr>
        <w:fldChar w:fldCharType="end"/>
      </w:r>
      <w:r>
        <w:t>: Redirecció URL</w:t>
      </w:r>
      <w:bookmarkEnd w:id="1871"/>
      <w:bookmarkEnd w:id="1872"/>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ins w:id="1875" w:author="UPC" w:date="2015-06-03T09:11:00Z">
        <w:r w:rsidR="008D50D6" w:rsidRPr="008D50D6">
          <w:rPr>
            <w:b/>
            <w:rPrChange w:id="1876" w:author="UPC" w:date="2015-06-03T09:11:00Z">
              <w:rPr/>
            </w:rPrChange>
          </w:rPr>
          <w:t xml:space="preserve">Figura </w:t>
        </w:r>
        <w:r w:rsidR="008D50D6" w:rsidRPr="008D50D6">
          <w:rPr>
            <w:b/>
            <w:noProof/>
            <w:rPrChange w:id="1877" w:author="UPC" w:date="2015-06-03T09:11:00Z">
              <w:rPr>
                <w:noProof/>
              </w:rPr>
            </w:rPrChange>
          </w:rPr>
          <w:t>67</w:t>
        </w:r>
        <w:r w:rsidR="008D50D6" w:rsidRPr="008D50D6">
          <w:rPr>
            <w:b/>
            <w:rPrChange w:id="1878" w:author="UPC" w:date="2015-06-03T09:11:00Z">
              <w:rPr/>
            </w:rPrChange>
          </w:rPr>
          <w:t>: Redirecció URL</w:t>
        </w:r>
      </w:ins>
      <w:del w:id="1879" w:author="UPC" w:date="2015-04-29T07:58:00Z">
        <w:r w:rsidR="00DD31AB" w:rsidRPr="00DD31AB" w:rsidDel="00154CE0">
          <w:rPr>
            <w:b/>
          </w:rPr>
          <w:delText xml:space="preserve">Figura </w:delText>
        </w:r>
        <w:r w:rsidR="00DD31AB" w:rsidRPr="00DD31AB" w:rsidDel="00154CE0">
          <w:rPr>
            <w:b/>
            <w:noProof/>
          </w:rPr>
          <w:delText>67</w:delText>
        </w:r>
        <w:r w:rsidR="00DD31AB" w:rsidRPr="00DD31AB" w:rsidDel="00154CE0">
          <w:rPr>
            <w:b/>
          </w:rPr>
          <w:delText>: Redirecció URL</w:delText>
        </w:r>
      </w:del>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880" w:name="_Toc421086230"/>
      <w:r w:rsidR="00402E52">
        <w:t xml:space="preserve">Figura </w:t>
      </w:r>
      <w:r w:rsidR="00C51F7C">
        <w:fldChar w:fldCharType="begin"/>
      </w:r>
      <w:r w:rsidR="00C51F7C">
        <w:instrText xml:space="preserve"> SEQ Figura \* ARABIC </w:instrText>
      </w:r>
      <w:r w:rsidR="00C51F7C">
        <w:fldChar w:fldCharType="separate"/>
      </w:r>
      <w:ins w:id="1881" w:author="UPC" w:date="2015-06-03T09:11:00Z">
        <w:r w:rsidR="008D50D6">
          <w:rPr>
            <w:noProof/>
          </w:rPr>
          <w:t>68</w:t>
        </w:r>
      </w:ins>
      <w:del w:id="1882" w:author="UPC" w:date="2015-04-29T07:58:00Z">
        <w:r w:rsidR="00DD31AB" w:rsidDel="00154CE0">
          <w:rPr>
            <w:noProof/>
          </w:rPr>
          <w:delText>68</w:delText>
        </w:r>
      </w:del>
      <w:r w:rsidR="00C51F7C">
        <w:rPr>
          <w:noProof/>
        </w:rPr>
        <w:fldChar w:fldCharType="end"/>
      </w:r>
      <w:r w:rsidR="00402E52">
        <w:t>: Redirecció al VisulController.groovy en el cas{nom_servidor}/rrhh</w:t>
      </w:r>
      <w:bookmarkEnd w:id="1880"/>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883" w:name="_Toc421086231"/>
      <w:r>
        <w:t xml:space="preserve">Figura </w:t>
      </w:r>
      <w:r w:rsidR="00C51F7C">
        <w:fldChar w:fldCharType="begin"/>
      </w:r>
      <w:r w:rsidR="00C51F7C">
        <w:instrText xml:space="preserve"> SEQ Figura \* ARABIC </w:instrText>
      </w:r>
      <w:r w:rsidR="00C51F7C">
        <w:fldChar w:fldCharType="separate"/>
      </w:r>
      <w:ins w:id="1884" w:author="UPC" w:date="2015-06-03T09:11:00Z">
        <w:r w:rsidR="008D50D6">
          <w:rPr>
            <w:noProof/>
          </w:rPr>
          <w:t>69</w:t>
        </w:r>
      </w:ins>
      <w:del w:id="1885" w:author="UPC" w:date="2015-04-29T07:58:00Z">
        <w:r w:rsidR="00DD31AB" w:rsidDel="00154CE0">
          <w:rPr>
            <w:noProof/>
          </w:rPr>
          <w:delText>69</w:delText>
        </w:r>
      </w:del>
      <w:r w:rsidR="00C51F7C">
        <w:rPr>
          <w:noProof/>
        </w:rPr>
        <w:fldChar w:fldCharType="end"/>
      </w:r>
      <w:r>
        <w:t>: Determinació del perfil de l'usuari</w:t>
      </w:r>
      <w:bookmarkEnd w:id="1883"/>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886" w:name="_Toc421086089"/>
      <w:r>
        <w:t>Mètode render</w:t>
      </w:r>
      <w:bookmarkEnd w:id="1886"/>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887" w:name="_Toc421086232"/>
      <w:r>
        <w:t xml:space="preserve">Figura </w:t>
      </w:r>
      <w:r w:rsidR="00C51F7C">
        <w:fldChar w:fldCharType="begin"/>
      </w:r>
      <w:r w:rsidR="00C51F7C">
        <w:instrText xml:space="preserve"> SEQ Figura \* ARABIC </w:instrText>
      </w:r>
      <w:r w:rsidR="00C51F7C">
        <w:fldChar w:fldCharType="separate"/>
      </w:r>
      <w:ins w:id="1888" w:author="UPC" w:date="2015-06-03T09:11:00Z">
        <w:r w:rsidR="008D50D6">
          <w:rPr>
            <w:noProof/>
          </w:rPr>
          <w:t>70</w:t>
        </w:r>
      </w:ins>
      <w:del w:id="1889" w:author="UPC" w:date="2015-04-29T07:58:00Z">
        <w:r w:rsidR="00DD31AB" w:rsidDel="00154CE0">
          <w:rPr>
            <w:noProof/>
          </w:rPr>
          <w:delText>70</w:delText>
        </w:r>
      </w:del>
      <w:r w:rsidR="00C51F7C">
        <w:rPr>
          <w:noProof/>
        </w:rPr>
        <w:fldChar w:fldCharType="end"/>
      </w:r>
      <w:r>
        <w:t xml:space="preserve">: Renderització de la pàginaweb amb </w:t>
      </w:r>
      <w:r w:rsidRPr="00CE1C47">
        <w:rPr>
          <w:i/>
        </w:rPr>
        <w:t>VisualController.groovy</w:t>
      </w:r>
      <w:bookmarkEnd w:id="1887"/>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890" w:name="_Toc421086090"/>
      <w:r>
        <w:t>Controladors de cerca</w:t>
      </w:r>
      <w:bookmarkEnd w:id="1890"/>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891" w:name="_Toc421086233"/>
      <w:r w:rsidR="000A0ED7">
        <w:t xml:space="preserve">Figura </w:t>
      </w:r>
      <w:r w:rsidR="00C51F7C">
        <w:fldChar w:fldCharType="begin"/>
      </w:r>
      <w:r w:rsidR="00C51F7C">
        <w:instrText xml:space="preserve"> SEQ Figura \* ARABIC </w:instrText>
      </w:r>
      <w:r w:rsidR="00C51F7C">
        <w:fldChar w:fldCharType="separate"/>
      </w:r>
      <w:ins w:id="1892" w:author="UPC" w:date="2015-06-03T09:11:00Z">
        <w:r w:rsidR="008D50D6">
          <w:rPr>
            <w:noProof/>
          </w:rPr>
          <w:t>71</w:t>
        </w:r>
      </w:ins>
      <w:del w:id="1893" w:author="UPC" w:date="2015-04-29T07:58:00Z">
        <w:r w:rsidR="00DD31AB" w:rsidDel="00154CE0">
          <w:rPr>
            <w:noProof/>
          </w:rPr>
          <w:delText>71</w:delText>
        </w:r>
      </w:del>
      <w:r w:rsidR="00C51F7C">
        <w:rPr>
          <w:noProof/>
        </w:rPr>
        <w:fldChar w:fldCharType="end"/>
      </w:r>
      <w:r w:rsidR="000A0ED7">
        <w:t>: Consulta SQL SearcherController.groovy</w:t>
      </w:r>
      <w:bookmarkEnd w:id="1891"/>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894" w:name="_Toc421086234"/>
      <w:r>
        <w:t xml:space="preserve">Figura </w:t>
      </w:r>
      <w:r w:rsidR="00C51F7C">
        <w:fldChar w:fldCharType="begin"/>
      </w:r>
      <w:r w:rsidR="00C51F7C">
        <w:instrText xml:space="preserve"> SEQ Figura \* ARABIC </w:instrText>
      </w:r>
      <w:r w:rsidR="00C51F7C">
        <w:fldChar w:fldCharType="separate"/>
      </w:r>
      <w:ins w:id="1895" w:author="UPC" w:date="2015-06-03T09:11:00Z">
        <w:r w:rsidR="008D50D6">
          <w:rPr>
            <w:noProof/>
          </w:rPr>
          <w:t>72</w:t>
        </w:r>
      </w:ins>
      <w:del w:id="1896" w:author="UPC" w:date="2015-04-29T07:58:00Z">
        <w:r w:rsidR="00DD31AB" w:rsidDel="00154CE0">
          <w:rPr>
            <w:noProof/>
          </w:rPr>
          <w:delText>72</w:delText>
        </w:r>
      </w:del>
      <w:r w:rsidR="00C51F7C">
        <w:rPr>
          <w:noProof/>
        </w:rPr>
        <w:fldChar w:fldCharType="end"/>
      </w:r>
      <w:r>
        <w:t xml:space="preserve">: Consulta SQL </w:t>
      </w:r>
      <w:r w:rsidRPr="00CE1C47">
        <w:rPr>
          <w:i/>
        </w:rPr>
        <w:t>ActualitzionsController.groovy</w:t>
      </w:r>
      <w:bookmarkEnd w:id="1894"/>
    </w:p>
    <w:p w:rsidR="003C4348" w:rsidRDefault="003C4348" w:rsidP="003C4348">
      <w:pPr>
        <w:pStyle w:val="Ttol2"/>
      </w:pPr>
      <w:bookmarkStart w:id="1897" w:name="_Ref417022071"/>
      <w:bookmarkStart w:id="1898" w:name="_Toc421086091"/>
      <w:r>
        <w:t>TAGs del CMS</w:t>
      </w:r>
      <w:bookmarkEnd w:id="1897"/>
      <w:bookmarkEnd w:id="1898"/>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FE0A33">
            <w:pPr>
              <w:ind w:left="0"/>
            </w:pPr>
            <w:r>
              <w:t>Només es fa servir als Templates</w:t>
            </w:r>
            <w:r w:rsidR="005B70A1">
              <w:t xml:space="preserve">. </w:t>
            </w:r>
            <w:del w:id="1899" w:author="UPC" w:date="2015-04-28T16:31:00Z">
              <w:r w:rsidR="005B70A1" w:rsidDel="00FE0A33">
                <w:delText xml:space="preserve">Inserta </w:delText>
              </w:r>
            </w:del>
            <w:ins w:id="1900" w:author="UPC" w:date="2015-04-28T16:31:00Z">
              <w:r w:rsidR="00FE0A33">
                <w:t xml:space="preserve">Insereix </w:t>
              </w:r>
            </w:ins>
            <w:r w:rsidR="005B70A1">
              <w:t>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754960" w:rsidP="00754960">
            <w:pPr>
              <w:ind w:left="0"/>
              <w:jc w:val="left"/>
            </w:pPr>
            <w:del w:id="1901" w:author="UPC" w:date="2015-04-28T16:31:00Z">
              <w:r w:rsidDel="00FE0A33">
                <w:delText xml:space="preserve">Inserta </w:delText>
              </w:r>
            </w:del>
            <w:ins w:id="1902" w:author="UPC" w:date="2015-04-28T16:31:00Z">
              <w:r w:rsidR="00FE0A33">
                <w:t xml:space="preserve">Insereix </w:t>
              </w:r>
            </w:ins>
            <w:r>
              <w:t xml:space="preserve">el camp </w:t>
            </w:r>
            <w:r w:rsidRPr="00754960">
              <w:rPr>
                <w:i/>
              </w:rPr>
              <w:t>titol</w:t>
            </w:r>
            <w:r>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754960" w:rsidP="00017D8A">
            <w:pPr>
              <w:ind w:left="0"/>
            </w:pPr>
            <w:del w:id="1903" w:author="UPC" w:date="2015-04-28T16:31:00Z">
              <w:r w:rsidDel="00FE0A33">
                <w:delText xml:space="preserve">Inserta </w:delText>
              </w:r>
            </w:del>
            <w:ins w:id="1904" w:author="UPC" w:date="2015-04-28T16:31:00Z">
              <w:r w:rsidR="00FE0A33">
                <w:t xml:space="preserve">Insereix </w:t>
              </w:r>
            </w:ins>
            <w:r>
              <w:t xml:space="preserve">un fil d’Ariadna. Recomanable fer-lo servir en </w:t>
            </w:r>
            <w:r w:rsidR="00D97B24">
              <w:t xml:space="preserve">només </w:t>
            </w:r>
            <w:r>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754960" w:rsidP="00754960">
            <w:pPr>
              <w:ind w:left="35"/>
            </w:pPr>
            <w:del w:id="1905" w:author="UPC" w:date="2015-04-28T16:31:00Z">
              <w:r w:rsidDel="00FE0A33">
                <w:delText xml:space="preserve">Inserta </w:delText>
              </w:r>
            </w:del>
            <w:ins w:id="1906" w:author="UPC" w:date="2015-04-28T16:31:00Z">
              <w:r w:rsidR="00FE0A33">
                <w:t xml:space="preserve">Insereix </w:t>
              </w:r>
            </w:ins>
            <w:r>
              <w:t xml:space="preserve">el camp </w:t>
            </w:r>
            <w:r>
              <w:rPr>
                <w:i/>
              </w:rPr>
              <w:t>dataActualitzacio</w:t>
            </w:r>
            <w:r>
              <w:t xml:space="preserve"> de la pàgina corresponent.</w:t>
            </w:r>
          </w:p>
        </w:tc>
      </w:tr>
    </w:tbl>
    <w:p w:rsidR="00360838" w:rsidRDefault="00EE4F5C" w:rsidP="00EE4F5C">
      <w:pPr>
        <w:pStyle w:val="Llegenda"/>
      </w:pPr>
      <w:bookmarkStart w:id="1907" w:name="_Toc421086270"/>
      <w:r>
        <w:t xml:space="preserve">Taula </w:t>
      </w:r>
      <w:r w:rsidR="00C51F7C">
        <w:fldChar w:fldCharType="begin"/>
      </w:r>
      <w:r w:rsidR="00C51F7C">
        <w:instrText xml:space="preserve"> SEQ Taula \* ARABIC </w:instrText>
      </w:r>
      <w:r w:rsidR="00C51F7C">
        <w:fldChar w:fldCharType="separate"/>
      </w:r>
      <w:r w:rsidR="008D50D6">
        <w:rPr>
          <w:noProof/>
        </w:rPr>
        <w:t>1</w:t>
      </w:r>
      <w:r w:rsidR="00C51F7C">
        <w:rPr>
          <w:noProof/>
        </w:rPr>
        <w:fldChar w:fldCharType="end"/>
      </w:r>
      <w:r>
        <w:t xml:space="preserve">: Tags </w:t>
      </w:r>
      <w:r w:rsidR="00CE1C47">
        <w:t xml:space="preserve">específics </w:t>
      </w:r>
      <w:r>
        <w:t>del CMS</w:t>
      </w:r>
      <w:bookmarkEnd w:id="1907"/>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908" w:name="_Toc421086271"/>
      <w:r>
        <w:t xml:space="preserve">Taula </w:t>
      </w:r>
      <w:r w:rsidR="00C51F7C">
        <w:fldChar w:fldCharType="begin"/>
      </w:r>
      <w:r w:rsidR="00C51F7C">
        <w:instrText xml:space="preserve"> SEQ Taula \* ARABIC </w:instrText>
      </w:r>
      <w:r w:rsidR="00C51F7C">
        <w:fldChar w:fldCharType="separate"/>
      </w:r>
      <w:r w:rsidR="008D50D6">
        <w:rPr>
          <w:noProof/>
        </w:rPr>
        <w:t>2</w:t>
      </w:r>
      <w:r w:rsidR="00C51F7C">
        <w:rPr>
          <w:noProof/>
        </w:rPr>
        <w:fldChar w:fldCharType="end"/>
      </w:r>
      <w:r>
        <w:t xml:space="preserve">: Variables </w:t>
      </w:r>
      <w:r w:rsidR="00CE1C47">
        <w:t>específicques</w:t>
      </w:r>
      <w:r>
        <w:t xml:space="preserve"> del CMS</w:t>
      </w:r>
      <w:bookmarkEnd w:id="1908"/>
    </w:p>
    <w:p w:rsidR="002B7AF9" w:rsidRPr="003C4348" w:rsidDel="00920D1E" w:rsidRDefault="002B7AF9" w:rsidP="003C4348">
      <w:pPr>
        <w:rPr>
          <w:del w:id="1909" w:author="UPC" w:date="2015-05-06T07:51:00Z"/>
        </w:rPr>
      </w:pPr>
      <w:r>
        <w:t>D’aquesta manera un mateix Template/pàgina web pot servir per diversos espais i també per diferents servidors.</w:t>
      </w:r>
    </w:p>
    <w:p w:rsidR="00C5276C" w:rsidDel="00920D1E" w:rsidRDefault="00C5276C" w:rsidP="00C5276C">
      <w:pPr>
        <w:rPr>
          <w:del w:id="1910" w:author="UPC" w:date="2015-05-06T07:51:00Z"/>
        </w:rPr>
      </w:pPr>
    </w:p>
    <w:p w:rsidR="000E266B" w:rsidRDefault="000E266B" w:rsidP="00C5276C">
      <w:del w:id="1911" w:author="UPC" w:date="2015-05-06T07:51:00Z">
        <w:r w:rsidDel="00920D1E">
          <w:br w:type="page"/>
        </w:r>
      </w:del>
    </w:p>
    <w:p w:rsidR="00DF7D4C" w:rsidRDefault="00920D1E">
      <w:pPr>
        <w:pStyle w:val="Ttol2"/>
        <w:rPr>
          <w:ins w:id="1912" w:author="UPC" w:date="2015-04-28T16:29:00Z"/>
        </w:rPr>
        <w:pPrChange w:id="1913" w:author="UPC" w:date="2015-05-06T07:51:00Z">
          <w:pPr>
            <w:pStyle w:val="Ttol1"/>
          </w:pPr>
        </w:pPrChange>
      </w:pPr>
      <w:bookmarkStart w:id="1914" w:name="_Ref418057530"/>
      <w:bookmarkStart w:id="1915" w:name="_Ref418057532"/>
      <w:bookmarkStart w:id="1916" w:name="_Toc421086092"/>
      <w:ins w:id="1917" w:author="UPC" w:date="2015-05-06T07:51:00Z">
        <w:r>
          <w:t>Aplicació Visor com a s</w:t>
        </w:r>
      </w:ins>
      <w:ins w:id="1918" w:author="UPC" w:date="2015-04-28T16:29:00Z">
        <w:r w:rsidR="00DF7D4C">
          <w:t>ervidor de recursos</w:t>
        </w:r>
        <w:bookmarkEnd w:id="1914"/>
        <w:bookmarkEnd w:id="1915"/>
        <w:bookmarkEnd w:id="1916"/>
      </w:ins>
    </w:p>
    <w:p w:rsidR="00DF7D4C" w:rsidRDefault="00AF6605">
      <w:pPr>
        <w:rPr>
          <w:ins w:id="1919" w:author="UPC" w:date="2015-04-28T16:35:00Z"/>
        </w:rPr>
        <w:pPrChange w:id="1920" w:author="UPC" w:date="2015-04-28T16:29:00Z">
          <w:pPr>
            <w:pStyle w:val="Ttol1"/>
          </w:pPr>
        </w:pPrChange>
      </w:pPr>
      <w:ins w:id="1921" w:author="UPC" w:date="2015-04-28T16:30:00Z">
        <w:r>
          <w:t>Originalment els recursos w</w:t>
        </w:r>
        <w:r w:rsidR="00BC5E40">
          <w:t>eb, imatges</w:t>
        </w:r>
      </w:ins>
      <w:ins w:id="1922" w:author="UPC" w:date="2015-04-28T16:52:00Z">
        <w:r w:rsidR="00BC5E40">
          <w:t xml:space="preserve"> </w:t>
        </w:r>
      </w:ins>
      <w:ins w:id="1923" w:author="UPC" w:date="2015-04-28T16:33:00Z">
        <w:r w:rsidR="00723184">
          <w:t>i documents de text, s</w:t>
        </w:r>
      </w:ins>
      <w:ins w:id="1924" w:author="UPC" w:date="2015-04-28T16:34:00Z">
        <w:r w:rsidR="00723184">
          <w:t>’emmagatzemaven en una carpeta</w:t>
        </w:r>
      </w:ins>
      <w:ins w:id="1925" w:author="UPC" w:date="2015-04-28T16:35:00Z">
        <w:r w:rsidR="00723184">
          <w:t xml:space="preserve"> </w:t>
        </w:r>
      </w:ins>
      <w:ins w:id="1926" w:author="UPC" w:date="2015-04-28T16:37:00Z">
        <w:r w:rsidR="00723184">
          <w:t xml:space="preserve">ubicada en qualsevol part del servidor. </w:t>
        </w:r>
        <w:r w:rsidR="00BC5E40">
          <w:t>Per tal que les aplicacions rrhh i gcrrhh</w:t>
        </w:r>
        <w:r w:rsidR="00723184">
          <w:t xml:space="preserve"> poguéssin accedir a </w:t>
        </w:r>
      </w:ins>
      <w:ins w:id="1927" w:author="UPC" w:date="2015-04-28T16:38:00Z">
        <w:r w:rsidR="00723184">
          <w:t xml:space="preserve">un directori </w:t>
        </w:r>
        <w:r w:rsidR="00BC5E40">
          <w:t>que es trob</w:t>
        </w:r>
      </w:ins>
      <w:ins w:id="1928" w:author="UPC" w:date="2015-04-28T16:52:00Z">
        <w:r w:rsidR="00BC5E40">
          <w:t>és</w:t>
        </w:r>
      </w:ins>
      <w:ins w:id="1929" w:author="UPC" w:date="2015-04-28T16:38:00Z">
        <w:r w:rsidR="00723184">
          <w:t xml:space="preserve"> fora de</w:t>
        </w:r>
      </w:ins>
      <w:ins w:id="1930" w:author="UPC" w:date="2015-04-28T16:52:00Z">
        <w:r w:rsidR="00BC5E40">
          <w:t xml:space="preserve"> la carpta</w:t>
        </w:r>
      </w:ins>
      <w:ins w:id="1931" w:author="UPC" w:date="2015-04-28T16:38:00Z">
        <w:r w:rsidR="00723184">
          <w:t xml:space="preserve"> </w:t>
        </w:r>
        <w:r w:rsidR="00723184" w:rsidRPr="009A4B89">
          <w:rPr>
            <w:i/>
            <w:rPrChange w:id="1932" w:author="UPC" w:date="2015-04-28T17:33:00Z">
              <w:rPr/>
            </w:rPrChange>
          </w:rPr>
          <w:t>webapps</w:t>
        </w:r>
        <w:r w:rsidR="00723184">
          <w:t xml:space="preserve"> es feia servir un enllaç simb</w:t>
        </w:r>
      </w:ins>
      <w:ins w:id="1933" w:author="UPC" w:date="2015-04-28T16:39:00Z">
        <w:r w:rsidR="00723184">
          <w:t>òlic com es mostra a la següent imatge:</w:t>
        </w:r>
      </w:ins>
    </w:p>
    <w:p w:rsidR="00723184" w:rsidRDefault="00723184" w:rsidP="00723184">
      <w:pPr>
        <w:jc w:val="center"/>
        <w:rPr>
          <w:ins w:id="1934" w:author="UPC" w:date="2015-04-28T16:36:00Z"/>
        </w:rPr>
      </w:pPr>
      <w:ins w:id="1935" w:author="UPC" w:date="2015-04-28T16:36:00Z">
        <w:r>
          <w:rPr>
            <w:noProof/>
            <w:lang w:eastAsia="ca-ES"/>
          </w:rPr>
          <w:lastRenderedPageBreak/>
          <w:drawing>
            <wp:inline distT="0" distB="0" distL="0" distR="0" wp14:anchorId="185EE095" wp14:editId="0ADA697B">
              <wp:extent cx="1383321" cy="2247900"/>
              <wp:effectExtent l="0" t="0" r="762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7">
                        <a:extLst>
                          <a:ext uri="{28A0092B-C50C-407E-A947-70E740481C1C}">
                            <a14:useLocalDpi xmlns:a14="http://schemas.microsoft.com/office/drawing/2010/main" val="0"/>
                          </a:ext>
                        </a:extLst>
                      </a:blip>
                      <a:stretch>
                        <a:fillRect/>
                      </a:stretch>
                    </pic:blipFill>
                    <pic:spPr>
                      <a:xfrm>
                        <a:off x="0" y="0"/>
                        <a:ext cx="1387036" cy="2253938"/>
                      </a:xfrm>
                      <a:prstGeom prst="rect">
                        <a:avLst/>
                      </a:prstGeom>
                    </pic:spPr>
                  </pic:pic>
                </a:graphicData>
              </a:graphic>
            </wp:inline>
          </w:drawing>
        </w:r>
      </w:ins>
    </w:p>
    <w:p w:rsidR="006B5605" w:rsidRDefault="006B5605">
      <w:pPr>
        <w:pStyle w:val="Llegenda"/>
        <w:rPr>
          <w:ins w:id="1936" w:author="UPC" w:date="2015-04-28T16:48:00Z"/>
        </w:rPr>
        <w:pPrChange w:id="1937" w:author="UPC" w:date="2015-04-28T16:48:00Z">
          <w:pPr>
            <w:pStyle w:val="Ttol1"/>
          </w:pPr>
        </w:pPrChange>
      </w:pPr>
      <w:bookmarkStart w:id="1938" w:name="_Toc421086150"/>
      <w:ins w:id="1939" w:author="UPC" w:date="2015-04-28T16:48:00Z">
        <w:r>
          <w:t xml:space="preserve">Imatge </w:t>
        </w:r>
        <w:r>
          <w:fldChar w:fldCharType="begin"/>
        </w:r>
        <w:r>
          <w:instrText xml:space="preserve"> SEQ Imatge \* ARABIC </w:instrText>
        </w:r>
      </w:ins>
      <w:r>
        <w:fldChar w:fldCharType="separate"/>
      </w:r>
      <w:ins w:id="1940" w:author="UPC" w:date="2015-06-03T09:11:00Z">
        <w:r w:rsidR="008D50D6">
          <w:rPr>
            <w:noProof/>
          </w:rPr>
          <w:t>12</w:t>
        </w:r>
      </w:ins>
      <w:ins w:id="1941" w:author="UPC" w:date="2015-04-28T16:48:00Z">
        <w:r>
          <w:fldChar w:fldCharType="end"/>
        </w:r>
        <w:r>
          <w:t xml:space="preserve">: </w:t>
        </w:r>
        <w:r w:rsidRPr="008D3D59">
          <w:t>Carpeta del servidor amb enllaç simbólic</w:t>
        </w:r>
        <w:bookmarkEnd w:id="1938"/>
      </w:ins>
    </w:p>
    <w:p w:rsidR="00723184" w:rsidRDefault="00723184">
      <w:pPr>
        <w:rPr>
          <w:ins w:id="1942" w:author="UPC" w:date="2015-04-28T16:40:00Z"/>
        </w:rPr>
        <w:pPrChange w:id="1943" w:author="UPC" w:date="2015-04-28T16:29:00Z">
          <w:pPr>
            <w:pStyle w:val="Ttol1"/>
          </w:pPr>
        </w:pPrChange>
      </w:pPr>
      <w:ins w:id="1944" w:author="UPC" w:date="2015-04-28T16:40:00Z">
        <w:r>
          <w:t>D</w:t>
        </w:r>
      </w:ins>
      <w:ins w:id="1945" w:author="UPC" w:date="2015-04-28T16:39:00Z">
        <w:r>
          <w:t xml:space="preserve">intre del directori </w:t>
        </w:r>
        <w:r w:rsidRPr="009A4B89">
          <w:rPr>
            <w:i/>
            <w:rPrChange w:id="1946" w:author="UPC" w:date="2015-04-28T17:33:00Z">
              <w:rPr/>
            </w:rPrChange>
          </w:rPr>
          <w:t>webapps</w:t>
        </w:r>
        <w:r>
          <w:t xml:space="preserve"> del servidor Tomcat</w:t>
        </w:r>
      </w:ins>
      <w:ins w:id="1947" w:author="UPC" w:date="2015-04-28T16:40:00Z">
        <w:r>
          <w:t xml:space="preserve"> es trobava un enllaç simbòlic al que sí podien accedir les aplicacions, i aquest les portava cap a carpetes innaccessibles en un principi.</w:t>
        </w:r>
      </w:ins>
    </w:p>
    <w:p w:rsidR="007F2828" w:rsidRDefault="00723184">
      <w:pPr>
        <w:rPr>
          <w:ins w:id="1948" w:author="UPC" w:date="2015-04-28T16:41:00Z"/>
        </w:rPr>
        <w:pPrChange w:id="1949" w:author="UPC" w:date="2015-05-12T16:36:00Z">
          <w:pPr>
            <w:pStyle w:val="Ttol1"/>
          </w:pPr>
        </w:pPrChange>
      </w:pPr>
      <w:ins w:id="1950" w:author="UPC" w:date="2015-04-28T16:41:00Z">
        <w:r>
          <w:t xml:space="preserve">El principal problema </w:t>
        </w:r>
      </w:ins>
      <w:ins w:id="1951" w:author="UPC" w:date="2015-04-28T16:53:00Z">
        <w:r w:rsidR="00BC5E40">
          <w:t xml:space="preserve">d’aquest mètode </w:t>
        </w:r>
      </w:ins>
      <w:ins w:id="1952" w:author="UPC" w:date="2015-04-28T16:41:00Z">
        <w:r>
          <w:t>és la seguretat, donat que es pod</w:t>
        </w:r>
      </w:ins>
      <w:ins w:id="1953" w:author="UPC" w:date="2015-04-28T16:44:00Z">
        <w:r w:rsidR="0055533C">
          <w:t>ia</w:t>
        </w:r>
      </w:ins>
      <w:ins w:id="1954" w:author="UPC" w:date="2015-04-28T16:41:00Z">
        <w:r>
          <w:t xml:space="preserve"> accedir als recursos </w:t>
        </w:r>
      </w:ins>
      <w:ins w:id="1955" w:author="UPC" w:date="2015-04-28T16:44:00Z">
        <w:r w:rsidR="0055533C">
          <w:t xml:space="preserve">que hi havia dintre de la carpeta </w:t>
        </w:r>
      </w:ins>
      <w:ins w:id="1956" w:author="UPC" w:date="2015-04-28T16:41:00Z">
        <w:r>
          <w:t>mitjançant la següent URL al navegador</w:t>
        </w:r>
      </w:ins>
      <w:ins w:id="1957" w:author="UPC" w:date="2015-04-28T16:44:00Z">
        <w:r w:rsidR="0055533C">
          <w:t xml:space="preserve"> i sense necessitat d’autenticació</w:t>
        </w:r>
      </w:ins>
      <w:ins w:id="1958" w:author="UPC" w:date="2015-04-28T16:41:00Z">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959" w:author="UPC" w:date="2015-04-28T16:46:00Z">
          <w:tblPr>
            <w:tblStyle w:val="Taulaambquadrcula"/>
            <w:tblW w:w="0" w:type="auto"/>
            <w:tblLook w:val="04A0" w:firstRow="1" w:lastRow="0" w:firstColumn="1" w:lastColumn="0" w:noHBand="0" w:noVBand="1"/>
          </w:tblPr>
        </w:tblPrChange>
      </w:tblPr>
      <w:tblGrid>
        <w:gridCol w:w="8645"/>
        <w:tblGridChange w:id="1960">
          <w:tblGrid>
            <w:gridCol w:w="8645"/>
          </w:tblGrid>
        </w:tblGridChange>
      </w:tblGrid>
      <w:tr w:rsidR="0055533C" w:rsidTr="006A7824">
        <w:trPr>
          <w:ins w:id="1961" w:author="UPC" w:date="2015-04-28T16:43:00Z"/>
        </w:trPr>
        <w:tc>
          <w:tcPr>
            <w:tcW w:w="8645" w:type="dxa"/>
            <w:shd w:val="pct5" w:color="auto" w:fill="auto"/>
            <w:tcPrChange w:id="1962" w:author="UPC" w:date="2015-04-28T16:46:00Z">
              <w:tcPr>
                <w:tcW w:w="8645" w:type="dxa"/>
              </w:tcPr>
            </w:tcPrChange>
          </w:tcPr>
          <w:p w:rsidR="0055533C" w:rsidRPr="004A221E" w:rsidRDefault="0055533C">
            <w:pPr>
              <w:ind w:left="0"/>
              <w:rPr>
                <w:ins w:id="1963" w:author="UPC" w:date="2015-04-28T16:43:00Z"/>
                <w:rFonts w:ascii="Consolas" w:hAnsi="Consolas" w:cs="Consolas"/>
                <w:sz w:val="20"/>
                <w:rPrChange w:id="1964" w:author="UPC" w:date="2015-05-12T16:36:00Z">
                  <w:rPr>
                    <w:ins w:id="1965" w:author="UPC" w:date="2015-04-28T16:43:00Z"/>
                  </w:rPr>
                </w:rPrChange>
              </w:rPr>
              <w:pPrChange w:id="1966" w:author="UPC" w:date="2015-05-12T16:36:00Z">
                <w:pPr/>
              </w:pPrChange>
            </w:pPr>
            <w:ins w:id="1967" w:author="UPC" w:date="2015-04-28T16:43:00Z">
              <w:r w:rsidRPr="004A221E">
                <w:rPr>
                  <w:rFonts w:ascii="Consolas" w:hAnsi="Consolas" w:cs="Consolas"/>
                  <w:sz w:val="20"/>
                  <w:rPrChange w:id="1968" w:author="UPC" w:date="2015-05-12T16:36:00Z">
                    <w:rPr/>
                  </w:rPrChange>
                </w:rPr>
                <w:t>https://{nom_servidor}/rrhh_resources/</w:t>
              </w:r>
            </w:ins>
            <w:ins w:id="1969" w:author="UPC" w:date="2015-04-28T16:45:00Z">
              <w:r w:rsidR="006A7824" w:rsidRPr="004A221E">
                <w:rPr>
                  <w:rFonts w:ascii="Consolas" w:hAnsi="Consolas" w:cs="Consolas"/>
                  <w:sz w:val="20"/>
                  <w:rPrChange w:id="1970" w:author="UPC" w:date="2015-05-12T16:36:00Z">
                    <w:rPr/>
                  </w:rPrChange>
                </w:rPr>
                <w:t>{path_recurs}/</w:t>
              </w:r>
            </w:ins>
            <w:ins w:id="1971" w:author="UPC" w:date="2015-04-28T16:43:00Z">
              <w:r w:rsidRPr="004A221E">
                <w:rPr>
                  <w:rFonts w:ascii="Consolas" w:hAnsi="Consolas" w:cs="Consolas"/>
                  <w:sz w:val="20"/>
                  <w:rPrChange w:id="1972" w:author="UPC" w:date="2015-05-12T16:36:00Z">
                    <w:rPr/>
                  </w:rPrChange>
                </w:rPr>
                <w:t>{nom_recurs}</w:t>
              </w:r>
            </w:ins>
          </w:p>
        </w:tc>
      </w:tr>
    </w:tbl>
    <w:p w:rsidR="00723184" w:rsidRDefault="000C4A81">
      <w:pPr>
        <w:pStyle w:val="Llegenda"/>
        <w:rPr>
          <w:ins w:id="1973" w:author="UPC" w:date="2015-04-28T16:42:00Z"/>
        </w:rPr>
        <w:pPrChange w:id="1974" w:author="UPC" w:date="2015-04-28T16:49:00Z">
          <w:pPr>
            <w:pStyle w:val="Ttol1"/>
          </w:pPr>
        </w:pPrChange>
      </w:pPr>
      <w:bookmarkStart w:id="1975" w:name="_Toc421086235"/>
      <w:ins w:id="1976" w:author="UPC" w:date="2015-04-28T16:49:00Z">
        <w:r>
          <w:t xml:space="preserve">Figura </w:t>
        </w:r>
        <w:r>
          <w:fldChar w:fldCharType="begin"/>
        </w:r>
        <w:r>
          <w:instrText xml:space="preserve"> SEQ Figura \* ARABIC </w:instrText>
        </w:r>
      </w:ins>
      <w:r>
        <w:fldChar w:fldCharType="separate"/>
      </w:r>
      <w:ins w:id="1977" w:author="UPC" w:date="2015-06-03T09:11:00Z">
        <w:r w:rsidR="008D50D6">
          <w:rPr>
            <w:noProof/>
          </w:rPr>
          <w:t>73</w:t>
        </w:r>
      </w:ins>
      <w:ins w:id="1978" w:author="UPC" w:date="2015-04-28T16:49:00Z">
        <w:r>
          <w:fldChar w:fldCharType="end"/>
        </w:r>
        <w:r>
          <w:t>: Accés als recursos sense protecció</w:t>
        </w:r>
      </w:ins>
      <w:bookmarkEnd w:id="1975"/>
    </w:p>
    <w:p w:rsidR="00723184" w:rsidRDefault="00723184">
      <w:pPr>
        <w:rPr>
          <w:ins w:id="1979" w:author="UPC" w:date="2015-04-28T17:10:00Z"/>
        </w:rPr>
        <w:pPrChange w:id="1980" w:author="UPC" w:date="2015-04-28T16:29:00Z">
          <w:pPr>
            <w:pStyle w:val="Ttol1"/>
          </w:pPr>
        </w:pPrChange>
      </w:pPr>
      <w:ins w:id="1981" w:author="UPC" w:date="2015-04-28T16:42:00Z">
        <w:r>
          <w:t>Per solucionar</w:t>
        </w:r>
      </w:ins>
      <w:ins w:id="1982" w:author="UPC" w:date="2015-04-28T16:53:00Z">
        <w:r w:rsidR="004E08BB">
          <w:t>-ho</w:t>
        </w:r>
      </w:ins>
      <w:ins w:id="1983" w:author="UPC" w:date="2015-05-06T07:54:00Z">
        <w:r w:rsidR="005B3CAB">
          <w:t xml:space="preserve"> </w:t>
        </w:r>
      </w:ins>
      <w:ins w:id="1984" w:author="UPC" w:date="2015-05-06T07:55:00Z">
        <w:r w:rsidR="005B3CAB">
          <w:t xml:space="preserve">ja no es farà servir aquest </w:t>
        </w:r>
      </w:ins>
      <w:ins w:id="1985" w:author="UPC" w:date="2015-04-28T17:03:00Z">
        <w:r w:rsidR="0016110F">
          <w:t>enllaç simbòlic</w:t>
        </w:r>
      </w:ins>
      <w:ins w:id="1986" w:author="UPC" w:date="2015-05-06T07:55:00Z">
        <w:r w:rsidR="005B3CAB">
          <w:t>. A l’aplicació Visor (rrhh) s’</w:t>
        </w:r>
      </w:ins>
      <w:ins w:id="1987" w:author="UPC" w:date="2015-04-28T17:09:00Z">
        <w:r w:rsidR="0016110F">
          <w:t xml:space="preserve">haurà de tenir un arxiu anomenat </w:t>
        </w:r>
        <w:r w:rsidR="0016110F" w:rsidRPr="009A4B89">
          <w:rPr>
            <w:b/>
            <w:i/>
            <w:rPrChange w:id="1988" w:author="UPC" w:date="2015-04-28T17:34:00Z">
              <w:rPr/>
            </w:rPrChange>
          </w:rPr>
          <w:t>context.xml</w:t>
        </w:r>
        <w:r w:rsidR="0016110F">
          <w:t xml:space="preserve"> dintre de la </w:t>
        </w:r>
      </w:ins>
      <w:ins w:id="1989" w:author="UPC" w:date="2015-04-28T17:10:00Z">
        <w:r w:rsidR="0016110F">
          <w:t xml:space="preserve">ruta </w:t>
        </w:r>
      </w:ins>
      <w:ins w:id="1990" w:author="UPC" w:date="2015-04-29T11:12:00Z">
        <w:r w:rsidR="00647408">
          <w:t xml:space="preserve">(GGTS) </w:t>
        </w:r>
      </w:ins>
      <w:ins w:id="1991" w:author="UPC" w:date="2015-04-28T17:10:00Z">
        <w:r w:rsidR="0016110F" w:rsidRPr="009A4B89">
          <w:rPr>
            <w:i/>
            <w:rPrChange w:id="1992" w:author="UPC" w:date="2015-04-28T17:34:00Z">
              <w:rPr/>
            </w:rPrChange>
          </w:rPr>
          <w:t>web-app/META-INF</w:t>
        </w:r>
        <w:r w:rsidR="0016110F">
          <w:t xml:space="preserve"> </w:t>
        </w:r>
      </w:ins>
      <w:ins w:id="1993" w:author="UPC" w:date="2015-04-28T17:09:00Z">
        <w:r w:rsidR="0016110F">
          <w:t>amb el següent contingut: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994" w:author="UPC" w:date="2015-04-28T17:18:00Z">
          <w:tblPr>
            <w:tblStyle w:val="Taulaambquadrcula"/>
            <w:tblW w:w="0" w:type="auto"/>
            <w:tblLook w:val="04A0" w:firstRow="1" w:lastRow="0" w:firstColumn="1" w:lastColumn="0" w:noHBand="0" w:noVBand="1"/>
          </w:tblPr>
        </w:tblPrChange>
      </w:tblPr>
      <w:tblGrid>
        <w:gridCol w:w="8645"/>
        <w:tblGridChange w:id="1995">
          <w:tblGrid>
            <w:gridCol w:w="8645"/>
          </w:tblGrid>
        </w:tblGridChange>
      </w:tblGrid>
      <w:tr w:rsidR="005A653F" w:rsidTr="00F044BC">
        <w:trPr>
          <w:ins w:id="1996" w:author="UPC" w:date="2015-04-28T17:16:00Z"/>
        </w:trPr>
        <w:tc>
          <w:tcPr>
            <w:tcW w:w="8645" w:type="dxa"/>
            <w:shd w:val="pct5" w:color="auto" w:fill="auto"/>
            <w:tcPrChange w:id="1997" w:author="UPC" w:date="2015-04-28T17:18:00Z">
              <w:tcPr>
                <w:tcW w:w="8645" w:type="dxa"/>
              </w:tcPr>
            </w:tcPrChange>
          </w:tcPr>
          <w:p w:rsidR="005A653F" w:rsidRPr="004A221E" w:rsidRDefault="005A653F">
            <w:pPr>
              <w:ind w:left="0"/>
              <w:rPr>
                <w:ins w:id="1998" w:author="UPC" w:date="2015-04-28T17:16:00Z"/>
                <w:rFonts w:ascii="Consolas" w:hAnsi="Consolas" w:cs="Consolas"/>
                <w:sz w:val="20"/>
                <w:rPrChange w:id="1999" w:author="UPC" w:date="2015-05-12T16:37:00Z">
                  <w:rPr>
                    <w:ins w:id="2000" w:author="UPC" w:date="2015-04-28T17:16:00Z"/>
                  </w:rPr>
                </w:rPrChange>
              </w:rPr>
              <w:pPrChange w:id="2001" w:author="UPC" w:date="2015-05-12T16:37:00Z">
                <w:pPr/>
              </w:pPrChange>
            </w:pPr>
            <w:ins w:id="2002" w:author="UPC" w:date="2015-04-28T17:17:00Z">
              <w:r w:rsidRPr="004A221E">
                <w:rPr>
                  <w:rFonts w:ascii="Consolas" w:hAnsi="Consolas" w:cs="Consolas"/>
                  <w:color w:val="008080"/>
                  <w:sz w:val="20"/>
                  <w:rPrChange w:id="2003" w:author="UPC" w:date="2015-05-12T16:37:00Z">
                    <w:rPr>
                      <w:rFonts w:cs="Consolas"/>
                      <w:color w:val="008080"/>
                      <w:highlight w:val="blue"/>
                    </w:rPr>
                  </w:rPrChange>
                </w:rPr>
                <w:t>&lt;</w:t>
              </w:r>
              <w:r w:rsidRPr="004A221E">
                <w:rPr>
                  <w:rFonts w:ascii="Consolas" w:hAnsi="Consolas" w:cs="Consolas"/>
                  <w:color w:val="3F7F7F"/>
                  <w:sz w:val="20"/>
                  <w:rPrChange w:id="2004" w:author="UPC" w:date="2015-05-12T16:37:00Z">
                    <w:rPr>
                      <w:rFonts w:cs="Consolas"/>
                      <w:color w:val="3F7F7F"/>
                      <w:highlight w:val="lightGray"/>
                    </w:rPr>
                  </w:rPrChange>
                </w:rPr>
                <w:t>Context</w:t>
              </w:r>
              <w:r w:rsidRPr="004A221E">
                <w:rPr>
                  <w:rFonts w:ascii="Consolas" w:hAnsi="Consolas" w:cs="Consolas"/>
                  <w:sz w:val="20"/>
                  <w:rPrChange w:id="2005" w:author="UPC" w:date="2015-05-12T16:37:00Z">
                    <w:rPr>
                      <w:rFonts w:cs="Consolas"/>
                      <w:highlight w:val="blue"/>
                    </w:rPr>
                  </w:rPrChange>
                </w:rPr>
                <w:t xml:space="preserve"> </w:t>
              </w:r>
              <w:r w:rsidRPr="004A221E">
                <w:rPr>
                  <w:rFonts w:ascii="Consolas" w:hAnsi="Consolas" w:cs="Consolas"/>
                  <w:color w:val="7F007F"/>
                  <w:sz w:val="20"/>
                  <w:rPrChange w:id="2006" w:author="UPC" w:date="2015-05-12T16:37:00Z">
                    <w:rPr>
                      <w:rFonts w:cs="Consolas"/>
                      <w:color w:val="7F007F"/>
                      <w:highlight w:val="blue"/>
                    </w:rPr>
                  </w:rPrChange>
                </w:rPr>
                <w:t>aliases</w:t>
              </w:r>
              <w:r w:rsidRPr="004A221E">
                <w:rPr>
                  <w:rFonts w:ascii="Consolas" w:hAnsi="Consolas" w:cs="Consolas"/>
                  <w:color w:val="000000"/>
                  <w:sz w:val="20"/>
                  <w:rPrChange w:id="2007" w:author="UPC" w:date="2015-05-12T16:37:00Z">
                    <w:rPr>
                      <w:rFonts w:cs="Consolas"/>
                      <w:color w:val="000000"/>
                      <w:highlight w:val="blue"/>
                    </w:rPr>
                  </w:rPrChange>
                </w:rPr>
                <w:t>=</w:t>
              </w:r>
              <w:r w:rsidRPr="004A221E">
                <w:rPr>
                  <w:rFonts w:ascii="Consolas" w:hAnsi="Consolas" w:cs="Consolas"/>
                  <w:sz w:val="20"/>
                  <w:rPrChange w:id="2008" w:author="UPC" w:date="2015-05-12T16:37:00Z">
                    <w:rPr>
                      <w:rFonts w:cs="Consolas"/>
                      <w:i/>
                      <w:iCs/>
                      <w:color w:val="2A00FF"/>
                      <w:highlight w:val="blue"/>
                    </w:rPr>
                  </w:rPrChange>
                </w:rPr>
                <w:t>"/files=/app/rrhh_resources"</w:t>
              </w:r>
              <w:r w:rsidRPr="004A221E">
                <w:rPr>
                  <w:rFonts w:ascii="Consolas" w:hAnsi="Consolas" w:cs="Consolas"/>
                  <w:color w:val="008080"/>
                  <w:sz w:val="20"/>
                  <w:rPrChange w:id="2009" w:author="UPC" w:date="2015-05-12T16:37:00Z">
                    <w:rPr>
                      <w:rFonts w:cs="Consolas"/>
                      <w:color w:val="008080"/>
                      <w:highlight w:val="blue"/>
                    </w:rPr>
                  </w:rPrChange>
                </w:rPr>
                <w:t>&gt;&lt;/</w:t>
              </w:r>
              <w:r w:rsidRPr="004A221E">
                <w:rPr>
                  <w:rFonts w:ascii="Consolas" w:hAnsi="Consolas" w:cs="Consolas"/>
                  <w:color w:val="3F7F7F"/>
                  <w:sz w:val="20"/>
                  <w:rPrChange w:id="2010" w:author="UPC" w:date="2015-05-12T16:37:00Z">
                    <w:rPr>
                      <w:rFonts w:cs="Consolas"/>
                      <w:color w:val="3F7F7F"/>
                      <w:highlight w:val="lightGray"/>
                    </w:rPr>
                  </w:rPrChange>
                </w:rPr>
                <w:t>Context</w:t>
              </w:r>
              <w:r w:rsidRPr="004A221E">
                <w:rPr>
                  <w:rFonts w:ascii="Consolas" w:hAnsi="Consolas" w:cs="Consolas"/>
                  <w:color w:val="008080"/>
                  <w:sz w:val="20"/>
                  <w:rPrChange w:id="2011" w:author="UPC" w:date="2015-05-12T16:37:00Z">
                    <w:rPr>
                      <w:rFonts w:cs="Consolas"/>
                      <w:color w:val="008080"/>
                      <w:highlight w:val="blue"/>
                    </w:rPr>
                  </w:rPrChange>
                </w:rPr>
                <w:t>&gt;</w:t>
              </w:r>
            </w:ins>
          </w:p>
        </w:tc>
      </w:tr>
    </w:tbl>
    <w:p w:rsidR="00075D84" w:rsidRDefault="002C1B7A">
      <w:pPr>
        <w:pStyle w:val="Llegenda"/>
        <w:rPr>
          <w:ins w:id="2012" w:author="UPC" w:date="2015-04-28T16:42:00Z"/>
        </w:rPr>
        <w:pPrChange w:id="2013" w:author="UPC" w:date="2015-04-28T17:21:00Z">
          <w:pPr>
            <w:pStyle w:val="Ttol1"/>
          </w:pPr>
        </w:pPrChange>
      </w:pPr>
      <w:bookmarkStart w:id="2014" w:name="_Toc421086236"/>
      <w:ins w:id="2015" w:author="UPC" w:date="2015-04-28T17:21:00Z">
        <w:r>
          <w:t xml:space="preserve">Figura </w:t>
        </w:r>
        <w:r>
          <w:fldChar w:fldCharType="begin"/>
        </w:r>
        <w:r>
          <w:instrText xml:space="preserve"> SEQ Figura \* ARABIC </w:instrText>
        </w:r>
      </w:ins>
      <w:r>
        <w:fldChar w:fldCharType="separate"/>
      </w:r>
      <w:ins w:id="2016" w:author="UPC" w:date="2015-06-03T09:11:00Z">
        <w:r w:rsidR="008D50D6">
          <w:rPr>
            <w:noProof/>
          </w:rPr>
          <w:t>74</w:t>
        </w:r>
      </w:ins>
      <w:ins w:id="2017" w:author="UPC" w:date="2015-04-28T17:21:00Z">
        <w:r>
          <w:fldChar w:fldCharType="end"/>
        </w:r>
        <w:r>
          <w:t xml:space="preserve">: Arxiu context.xml amb </w:t>
        </w:r>
        <w:r w:rsidR="0022094E">
          <w:t>l</w:t>
        </w:r>
      </w:ins>
      <w:ins w:id="2018" w:author="UPC" w:date="2015-04-28T17:22:00Z">
        <w:r w:rsidR="0022094E">
          <w:t xml:space="preserve">’àlias necessari </w:t>
        </w:r>
      </w:ins>
      <w:ins w:id="2019" w:author="UPC" w:date="2015-04-28T17:21:00Z">
        <w:r>
          <w:t xml:space="preserve">per substituir </w:t>
        </w:r>
      </w:ins>
      <w:ins w:id="2020" w:author="UPC" w:date="2015-04-28T17:22:00Z">
        <w:r w:rsidR="00871B4B">
          <w:t>l’</w:t>
        </w:r>
      </w:ins>
      <w:ins w:id="2021" w:author="UPC" w:date="2015-04-28T17:21:00Z">
        <w:r>
          <w:t>enllaç simbòlic</w:t>
        </w:r>
      </w:ins>
      <w:ins w:id="2022" w:author="UPC" w:date="2015-05-12T16:12:00Z">
        <w:r w:rsidR="00C8424E">
          <w:t xml:space="preserve"> a Tomcat 7</w:t>
        </w:r>
      </w:ins>
      <w:bookmarkEnd w:id="2014"/>
    </w:p>
    <w:p w:rsidR="00500ACF" w:rsidRDefault="00500ACF" w:rsidP="00DF7D4C">
      <w:pPr>
        <w:rPr>
          <w:ins w:id="2023" w:author="UPC" w:date="2015-05-12T16:11:00Z"/>
        </w:rPr>
      </w:pPr>
      <w:ins w:id="2024" w:author="UPC" w:date="2015-05-12T16:11:00Z">
        <w:r>
          <w:t xml:space="preserve">En Tomcat 8 el </w:t>
        </w:r>
        <w:r w:rsidRPr="0006422E">
          <w:rPr>
            <w:b/>
            <w:i/>
            <w:rPrChange w:id="2025" w:author="UPC" w:date="2015-05-12T16:31:00Z">
              <w:rPr/>
            </w:rPrChange>
          </w:rPr>
          <w:t>context.xml</w:t>
        </w:r>
        <w:r>
          <w:t xml:space="preserve"> </w:t>
        </w:r>
      </w:ins>
      <w:ins w:id="2026" w:author="UPC" w:date="2015-05-12T16:31:00Z">
        <w:r w:rsidR="003322CD">
          <w:t>és diferent, i ha de tenir el</w:t>
        </w:r>
      </w:ins>
      <w:ins w:id="2027" w:author="UPC" w:date="2015-05-12T16:11:00Z">
        <w:r>
          <w:t xml:space="preserve"> següent </w:t>
        </w:r>
      </w:ins>
      <w:ins w:id="2028" w:author="UPC" w:date="2015-05-12T16:31:00Z">
        <w:r w:rsidR="003322CD">
          <w:t>codi</w:t>
        </w:r>
      </w:ins>
      <w:ins w:id="2029" w:author="UPC" w:date="2015-05-12T16:11:00Z">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030" w:author="UPC" w:date="2015-05-12T16:12:00Z">
          <w:tblPr>
            <w:tblStyle w:val="Taulaambquadrcula"/>
            <w:tblW w:w="0" w:type="auto"/>
            <w:tblLook w:val="04A0" w:firstRow="1" w:lastRow="0" w:firstColumn="1" w:lastColumn="0" w:noHBand="0" w:noVBand="1"/>
          </w:tblPr>
        </w:tblPrChange>
      </w:tblPr>
      <w:tblGrid>
        <w:gridCol w:w="8645"/>
        <w:tblGridChange w:id="2031">
          <w:tblGrid>
            <w:gridCol w:w="8645"/>
          </w:tblGrid>
        </w:tblGridChange>
      </w:tblGrid>
      <w:tr w:rsidR="00500ACF" w:rsidTr="00CB3921">
        <w:trPr>
          <w:ins w:id="2032" w:author="UPC" w:date="2015-05-12T16:11:00Z"/>
        </w:trPr>
        <w:tc>
          <w:tcPr>
            <w:tcW w:w="8645" w:type="dxa"/>
            <w:shd w:val="pct5" w:color="auto" w:fill="auto"/>
            <w:tcPrChange w:id="2033" w:author="UPC" w:date="2015-05-12T16:12:00Z">
              <w:tcPr>
                <w:tcW w:w="8645" w:type="dxa"/>
              </w:tcPr>
            </w:tcPrChange>
          </w:tcPr>
          <w:p w:rsidR="00500ACF" w:rsidRDefault="00500ACF" w:rsidP="00500ACF">
            <w:pPr>
              <w:autoSpaceDE w:val="0"/>
              <w:autoSpaceDN w:val="0"/>
              <w:adjustRightInd w:val="0"/>
              <w:spacing w:before="0" w:line="240" w:lineRule="auto"/>
              <w:ind w:left="0"/>
              <w:jc w:val="left"/>
              <w:rPr>
                <w:ins w:id="2034" w:author="UPC" w:date="2015-05-12T16:11:00Z"/>
                <w:rFonts w:ascii="Consolas" w:hAnsi="Consolas" w:cs="Consolas"/>
                <w:sz w:val="20"/>
              </w:rPr>
            </w:pPr>
            <w:ins w:id="2035" w:author="UPC" w:date="2015-05-12T16:11:00Z">
              <w:r>
                <w:rPr>
                  <w:rFonts w:ascii="Consolas" w:hAnsi="Consolas" w:cs="Consolas"/>
                  <w:color w:val="008080"/>
                  <w:sz w:val="20"/>
                </w:rPr>
                <w:t>&lt;</w:t>
              </w:r>
              <w:r w:rsidRPr="00F3592F">
                <w:rPr>
                  <w:rFonts w:ascii="Consolas" w:hAnsi="Consolas" w:cs="Consolas"/>
                  <w:color w:val="3F7F7F"/>
                  <w:sz w:val="20"/>
                  <w:rPrChange w:id="2036" w:author="UPC" w:date="2015-05-12T16:30:00Z">
                    <w:rPr>
                      <w:rFonts w:ascii="Consolas" w:hAnsi="Consolas" w:cs="Consolas"/>
                      <w:color w:val="3F7F7F"/>
                      <w:sz w:val="20"/>
                      <w:highlight w:val="lightGray"/>
                    </w:rPr>
                  </w:rPrChange>
                </w:rPr>
                <w:t>Context</w:t>
              </w:r>
              <w:r>
                <w:rPr>
                  <w:rFonts w:ascii="Consolas" w:hAnsi="Consolas" w:cs="Consolas"/>
                  <w:color w:val="008080"/>
                  <w:sz w:val="20"/>
                </w:rPr>
                <w:t>&gt;</w:t>
              </w:r>
            </w:ins>
          </w:p>
          <w:p w:rsidR="00500ACF" w:rsidRDefault="00500ACF" w:rsidP="00500ACF">
            <w:pPr>
              <w:autoSpaceDE w:val="0"/>
              <w:autoSpaceDN w:val="0"/>
              <w:adjustRightInd w:val="0"/>
              <w:spacing w:before="0" w:line="240" w:lineRule="auto"/>
              <w:ind w:left="0"/>
              <w:jc w:val="left"/>
              <w:rPr>
                <w:ins w:id="2037" w:author="UPC" w:date="2015-05-12T16:11:00Z"/>
                <w:rFonts w:ascii="Consolas" w:hAnsi="Consolas" w:cs="Consolas"/>
                <w:sz w:val="20"/>
              </w:rPr>
            </w:pPr>
            <w:ins w:id="2038" w:author="UPC" w:date="2015-05-12T16:11:00Z">
              <w:r>
                <w:rPr>
                  <w:rFonts w:ascii="Consolas" w:hAnsi="Consolas" w:cs="Consolas"/>
                  <w:color w:val="000000"/>
                  <w:sz w:val="20"/>
                </w:rPr>
                <w:t>  </w:t>
              </w:r>
              <w:r>
                <w:rPr>
                  <w:rFonts w:ascii="Consolas" w:hAnsi="Consolas" w:cs="Consolas"/>
                  <w:color w:val="008080"/>
                  <w:sz w:val="20"/>
                </w:rPr>
                <w:t>&lt;</w:t>
              </w:r>
              <w:r>
                <w:rPr>
                  <w:rFonts w:ascii="Consolas" w:hAnsi="Consolas" w:cs="Consolas"/>
                  <w:color w:val="3F7F7F"/>
                  <w:sz w:val="20"/>
                </w:rPr>
                <w:t>Resources</w:t>
              </w:r>
              <w:r>
                <w:rPr>
                  <w:rFonts w:ascii="Consolas" w:hAnsi="Consolas" w:cs="Consolas"/>
                  <w:sz w:val="20"/>
                </w:rPr>
                <w:t xml:space="preserve"> </w:t>
              </w:r>
              <w:r>
                <w:rPr>
                  <w:rFonts w:ascii="Consolas" w:hAnsi="Consolas" w:cs="Consolas"/>
                  <w:color w:val="7F007F"/>
                  <w:sz w:val="20"/>
                </w:rPr>
                <w:t>allowLinking</w:t>
              </w:r>
              <w:r>
                <w:rPr>
                  <w:rFonts w:ascii="Consolas" w:hAnsi="Consolas" w:cs="Consolas"/>
                  <w:color w:val="000000"/>
                  <w:sz w:val="20"/>
                </w:rPr>
                <w:t>=</w:t>
              </w:r>
              <w:r>
                <w:rPr>
                  <w:rFonts w:ascii="Consolas" w:hAnsi="Consolas" w:cs="Consolas"/>
                  <w:i/>
                  <w:iCs/>
                  <w:color w:val="2A00FF"/>
                  <w:sz w:val="20"/>
                </w:rPr>
                <w:t>"true"</w:t>
              </w:r>
              <w:r>
                <w:rPr>
                  <w:rFonts w:ascii="Consolas" w:hAnsi="Consolas" w:cs="Consolas"/>
                  <w:sz w:val="20"/>
                </w:rPr>
                <w:t xml:space="preserve"> </w:t>
              </w:r>
              <w:r>
                <w:rPr>
                  <w:rFonts w:ascii="Consolas" w:hAnsi="Consolas" w:cs="Consolas"/>
                  <w:color w:val="008080"/>
                  <w:sz w:val="20"/>
                </w:rPr>
                <w:t>&gt;</w:t>
              </w:r>
            </w:ins>
          </w:p>
          <w:p w:rsidR="00500ACF" w:rsidRDefault="00500ACF" w:rsidP="00500ACF">
            <w:pPr>
              <w:autoSpaceDE w:val="0"/>
              <w:autoSpaceDN w:val="0"/>
              <w:adjustRightInd w:val="0"/>
              <w:spacing w:before="0" w:line="240" w:lineRule="auto"/>
              <w:ind w:left="709" w:hanging="709"/>
              <w:jc w:val="left"/>
              <w:rPr>
                <w:ins w:id="2039" w:author="UPC" w:date="2015-05-12T16:11:00Z"/>
                <w:rFonts w:ascii="Consolas" w:hAnsi="Consolas" w:cs="Consolas"/>
                <w:sz w:val="20"/>
              </w:rPr>
            </w:pPr>
            <w:ins w:id="2040" w:author="UPC" w:date="2015-05-12T16:11:00Z">
              <w:r>
                <w:rPr>
                  <w:rFonts w:ascii="Consolas" w:hAnsi="Consolas" w:cs="Consolas"/>
                  <w:color w:val="000000"/>
                  <w:sz w:val="20"/>
                </w:rPr>
                <w:t>    </w:t>
              </w:r>
              <w:r>
                <w:rPr>
                  <w:rFonts w:ascii="Consolas" w:hAnsi="Consolas" w:cs="Consolas"/>
                  <w:color w:val="008080"/>
                  <w:sz w:val="20"/>
                </w:rPr>
                <w:t>&lt;</w:t>
              </w:r>
              <w:r>
                <w:rPr>
                  <w:rFonts w:ascii="Consolas" w:hAnsi="Consolas" w:cs="Consolas"/>
                  <w:color w:val="3F7F7F"/>
                  <w:sz w:val="20"/>
                </w:rPr>
                <w:t>PreResources</w:t>
              </w:r>
              <w:r>
                <w:rPr>
                  <w:rFonts w:ascii="Consolas" w:hAnsi="Consolas" w:cs="Consolas"/>
                  <w:sz w:val="20"/>
                </w:rPr>
                <w:t xml:space="preserve"> </w:t>
              </w:r>
              <w:r>
                <w:rPr>
                  <w:rFonts w:ascii="Consolas" w:hAnsi="Consolas" w:cs="Consolas"/>
                  <w:color w:val="7F007F"/>
                  <w:sz w:val="20"/>
                </w:rPr>
                <w:t>className</w:t>
              </w:r>
              <w:r>
                <w:rPr>
                  <w:rFonts w:ascii="Consolas" w:hAnsi="Consolas" w:cs="Consolas"/>
                  <w:color w:val="000000"/>
                  <w:sz w:val="20"/>
                </w:rPr>
                <w:t>=</w:t>
              </w:r>
              <w:r>
                <w:rPr>
                  <w:rFonts w:ascii="Consolas" w:hAnsi="Consolas" w:cs="Consolas"/>
                  <w:i/>
                  <w:iCs/>
                  <w:color w:val="2A00FF"/>
                  <w:sz w:val="20"/>
                </w:rPr>
                <w:t>"org.apache.catalina.webresources.DirResourceSet"</w:t>
              </w:r>
              <w:r>
                <w:rPr>
                  <w:rFonts w:ascii="Consolas" w:hAnsi="Consolas" w:cs="Consolas"/>
                  <w:sz w:val="20"/>
                </w:rPr>
                <w:t xml:space="preserve"> </w:t>
              </w:r>
              <w:r>
                <w:rPr>
                  <w:rFonts w:ascii="Consolas" w:hAnsi="Consolas" w:cs="Consolas"/>
                  <w:color w:val="7F007F"/>
                  <w:sz w:val="20"/>
                </w:rPr>
                <w:t>base</w:t>
              </w:r>
              <w:r>
                <w:rPr>
                  <w:rFonts w:ascii="Consolas" w:hAnsi="Consolas" w:cs="Consolas"/>
                  <w:color w:val="000000"/>
                  <w:sz w:val="20"/>
                </w:rPr>
                <w:t>=</w:t>
              </w:r>
              <w:r>
                <w:rPr>
                  <w:rFonts w:ascii="Consolas" w:hAnsi="Consolas" w:cs="Consolas"/>
                  <w:i/>
                  <w:iCs/>
                  <w:color w:val="2A00FF"/>
                  <w:sz w:val="20"/>
                </w:rPr>
                <w:t>"/app/rrhh_resources"</w:t>
              </w:r>
              <w:r>
                <w:rPr>
                  <w:rFonts w:ascii="Consolas" w:hAnsi="Consolas" w:cs="Consolas"/>
                  <w:sz w:val="20"/>
                </w:rPr>
                <w:t xml:space="preserve"> </w:t>
              </w:r>
              <w:r>
                <w:rPr>
                  <w:rFonts w:ascii="Consolas" w:hAnsi="Consolas" w:cs="Consolas"/>
                  <w:color w:val="7F007F"/>
                  <w:sz w:val="20"/>
                </w:rPr>
                <w:t>webAppMount</w:t>
              </w:r>
              <w:r>
                <w:rPr>
                  <w:rFonts w:ascii="Consolas" w:hAnsi="Consolas" w:cs="Consolas"/>
                  <w:color w:val="000000"/>
                  <w:sz w:val="20"/>
                </w:rPr>
                <w:t>=</w:t>
              </w:r>
              <w:r>
                <w:rPr>
                  <w:rFonts w:ascii="Consolas" w:hAnsi="Consolas" w:cs="Consolas"/>
                  <w:i/>
                  <w:iCs/>
                  <w:color w:val="2A00FF"/>
                  <w:sz w:val="20"/>
                </w:rPr>
                <w:t>"/files"</w:t>
              </w:r>
              <w:r>
                <w:rPr>
                  <w:rFonts w:ascii="Consolas" w:hAnsi="Consolas" w:cs="Consolas"/>
                  <w:sz w:val="20"/>
                </w:rPr>
                <w:t xml:space="preserve"> </w:t>
              </w:r>
              <w:r>
                <w:rPr>
                  <w:rFonts w:ascii="Consolas" w:hAnsi="Consolas" w:cs="Consolas"/>
                  <w:color w:val="008080"/>
                  <w:sz w:val="20"/>
                </w:rPr>
                <w:t>/&gt;</w:t>
              </w:r>
            </w:ins>
          </w:p>
          <w:p w:rsidR="00500ACF" w:rsidRDefault="00500ACF" w:rsidP="00500ACF">
            <w:pPr>
              <w:autoSpaceDE w:val="0"/>
              <w:autoSpaceDN w:val="0"/>
              <w:adjustRightInd w:val="0"/>
              <w:spacing w:before="0" w:line="240" w:lineRule="auto"/>
              <w:ind w:left="0"/>
              <w:jc w:val="left"/>
              <w:rPr>
                <w:ins w:id="2041" w:author="UPC" w:date="2015-05-12T16:11:00Z"/>
                <w:rFonts w:ascii="Consolas" w:hAnsi="Consolas" w:cs="Consolas"/>
                <w:sz w:val="20"/>
              </w:rPr>
            </w:pPr>
            <w:ins w:id="2042" w:author="UPC" w:date="2015-05-12T16:11:00Z">
              <w:r>
                <w:rPr>
                  <w:rFonts w:ascii="Consolas" w:hAnsi="Consolas" w:cs="Consolas"/>
                  <w:color w:val="000000"/>
                  <w:sz w:val="20"/>
                </w:rPr>
                <w:t>  </w:t>
              </w:r>
              <w:r>
                <w:rPr>
                  <w:rFonts w:ascii="Consolas" w:hAnsi="Consolas" w:cs="Consolas"/>
                  <w:color w:val="008080"/>
                  <w:sz w:val="20"/>
                </w:rPr>
                <w:t>&lt;/</w:t>
              </w:r>
              <w:r>
                <w:rPr>
                  <w:rFonts w:ascii="Consolas" w:hAnsi="Consolas" w:cs="Consolas"/>
                  <w:color w:val="3F7F7F"/>
                  <w:sz w:val="20"/>
                </w:rPr>
                <w:t>Resources</w:t>
              </w:r>
              <w:r>
                <w:rPr>
                  <w:rFonts w:ascii="Consolas" w:hAnsi="Consolas" w:cs="Consolas"/>
                  <w:color w:val="008080"/>
                  <w:sz w:val="20"/>
                </w:rPr>
                <w:t>&gt;</w:t>
              </w:r>
            </w:ins>
          </w:p>
          <w:p w:rsidR="00500ACF" w:rsidRDefault="00500ACF" w:rsidP="00500ACF">
            <w:pPr>
              <w:ind w:left="0"/>
              <w:rPr>
                <w:ins w:id="2043" w:author="UPC" w:date="2015-05-12T16:11:00Z"/>
              </w:rPr>
            </w:pPr>
            <w:ins w:id="2044" w:author="UPC" w:date="2015-05-12T16:11:00Z">
              <w:r>
                <w:rPr>
                  <w:rFonts w:ascii="Consolas" w:hAnsi="Consolas" w:cs="Consolas"/>
                  <w:color w:val="008080"/>
                  <w:sz w:val="20"/>
                </w:rPr>
                <w:t>&lt;/</w:t>
              </w:r>
              <w:r w:rsidRPr="00F3592F">
                <w:rPr>
                  <w:rFonts w:ascii="Consolas" w:hAnsi="Consolas" w:cs="Consolas"/>
                  <w:color w:val="3F7F7F"/>
                  <w:sz w:val="20"/>
                  <w:rPrChange w:id="2045" w:author="UPC" w:date="2015-05-12T16:30:00Z">
                    <w:rPr>
                      <w:rFonts w:ascii="Consolas" w:hAnsi="Consolas" w:cs="Consolas"/>
                      <w:color w:val="3F7F7F"/>
                      <w:sz w:val="20"/>
                      <w:highlight w:val="lightGray"/>
                    </w:rPr>
                  </w:rPrChange>
                </w:rPr>
                <w:t>Context</w:t>
              </w:r>
              <w:r>
                <w:rPr>
                  <w:rFonts w:ascii="Consolas" w:hAnsi="Consolas" w:cs="Consolas"/>
                  <w:color w:val="008080"/>
                  <w:sz w:val="20"/>
                </w:rPr>
                <w:t>&gt;</w:t>
              </w:r>
            </w:ins>
          </w:p>
        </w:tc>
      </w:tr>
    </w:tbl>
    <w:p w:rsidR="00500ACF" w:rsidRDefault="00C8424E">
      <w:pPr>
        <w:pStyle w:val="Llegenda"/>
        <w:rPr>
          <w:ins w:id="2046" w:author="UPC" w:date="2015-05-12T16:11:00Z"/>
        </w:rPr>
        <w:pPrChange w:id="2047" w:author="UPC" w:date="2015-05-12T16:13:00Z">
          <w:pPr/>
        </w:pPrChange>
      </w:pPr>
      <w:bookmarkStart w:id="2048" w:name="_Toc421086237"/>
      <w:ins w:id="2049" w:author="UPC" w:date="2015-05-12T16:13:00Z">
        <w:r>
          <w:t xml:space="preserve">Figura </w:t>
        </w:r>
        <w:r>
          <w:fldChar w:fldCharType="begin"/>
        </w:r>
        <w:r>
          <w:instrText xml:space="preserve"> SEQ Figura \* ARABIC </w:instrText>
        </w:r>
      </w:ins>
      <w:r>
        <w:fldChar w:fldCharType="separate"/>
      </w:r>
      <w:ins w:id="2050" w:author="UPC" w:date="2015-06-03T09:11:00Z">
        <w:r w:rsidR="008D50D6">
          <w:rPr>
            <w:noProof/>
          </w:rPr>
          <w:t>75</w:t>
        </w:r>
      </w:ins>
      <w:ins w:id="2051" w:author="UPC" w:date="2015-05-12T16:13:00Z">
        <w:r>
          <w:fldChar w:fldCharType="end"/>
        </w:r>
        <w:r>
          <w:t>:</w:t>
        </w:r>
        <w:r w:rsidRPr="00F5177B">
          <w:t xml:space="preserve"> Arxiu context.xml amb l’àlias necessari per substit</w:t>
        </w:r>
        <w:r w:rsidR="00E347DA">
          <w:t>uir l’enllaç simbòlic a Tomcat 8</w:t>
        </w:r>
      </w:ins>
      <w:bookmarkEnd w:id="2048"/>
    </w:p>
    <w:p w:rsidR="006071D2" w:rsidRDefault="006071D2" w:rsidP="00DF7D4C">
      <w:pPr>
        <w:rPr>
          <w:ins w:id="2052" w:author="UPC" w:date="2015-07-17T12:56:00Z"/>
        </w:rPr>
      </w:pPr>
      <w:ins w:id="2053" w:author="UPC" w:date="2015-07-17T12:55:00Z">
        <w:r w:rsidRPr="006071D2">
          <w:rPr>
            <w:color w:val="FF0000"/>
            <w:rPrChange w:id="2054" w:author="UPC" w:date="2015-07-17T12:58:00Z">
              <w:rPr/>
            </w:rPrChange>
          </w:rPr>
          <w:t>ÉS MOLT IMPORTANT QUE A L</w:t>
        </w:r>
      </w:ins>
      <w:ins w:id="2055" w:author="UPC" w:date="2015-07-17T12:57:00Z">
        <w:r w:rsidRPr="006071D2">
          <w:rPr>
            <w:color w:val="FF0000"/>
            <w:rPrChange w:id="2056" w:author="UPC" w:date="2015-07-17T12:58:00Z">
              <w:rPr/>
            </w:rPrChange>
          </w:rPr>
          <w:t>’</w:t>
        </w:r>
      </w:ins>
      <w:ins w:id="2057" w:author="UPC" w:date="2015-07-17T12:55:00Z">
        <w:r w:rsidRPr="006071D2">
          <w:rPr>
            <w:color w:val="FF0000"/>
            <w:rPrChange w:id="2058" w:author="UPC" w:date="2015-07-17T12:58:00Z">
              <w:rPr/>
            </w:rPrChange>
          </w:rPr>
          <w:t>A</w:t>
        </w:r>
      </w:ins>
      <w:ins w:id="2059" w:author="UPC" w:date="2015-07-17T12:57:00Z">
        <w:r w:rsidRPr="006071D2">
          <w:rPr>
            <w:color w:val="FF0000"/>
            <w:rPrChange w:id="2060" w:author="UPC" w:date="2015-07-17T12:58:00Z">
              <w:rPr/>
            </w:rPrChange>
          </w:rPr>
          <w:t>RREL DE LA</w:t>
        </w:r>
      </w:ins>
      <w:ins w:id="2061" w:author="UPC" w:date="2015-07-17T12:55:00Z">
        <w:r w:rsidRPr="006071D2">
          <w:rPr>
            <w:color w:val="FF0000"/>
            <w:rPrChange w:id="2062" w:author="UPC" w:date="2015-07-17T12:58:00Z">
              <w:rPr/>
            </w:rPrChange>
          </w:rPr>
          <w:t xml:space="preserve"> UNITAT ON ES TROBA EL WORKSPACE EXISTEIXI UN DIRECTORI ANOMENAT </w:t>
        </w:r>
      </w:ins>
      <w:ins w:id="2063" w:author="UPC" w:date="2015-07-17T12:56:00Z">
        <w:r w:rsidRPr="006071D2">
          <w:rPr>
            <w:color w:val="FF0000"/>
            <w:rPrChange w:id="2064" w:author="UPC" w:date="2015-07-17T12:58:00Z">
              <w:rPr/>
            </w:rPrChange>
          </w:rPr>
          <w:t>app/rrhh_resources</w:t>
        </w:r>
      </w:ins>
      <w:ins w:id="2065" w:author="UPC" w:date="2015-07-17T12:57:00Z">
        <w:r>
          <w:t xml:space="preserve">. Si no </w:t>
        </w:r>
        <w:r>
          <w:lastRenderedPageBreak/>
          <w:t>existeix</w:t>
        </w:r>
      </w:ins>
      <w:ins w:id="2066" w:author="UPC" w:date="2015-07-17T12:58:00Z">
        <w:r w:rsidR="00D654D3">
          <w:t xml:space="preserve"> aquest directori</w:t>
        </w:r>
      </w:ins>
      <w:ins w:id="2067" w:author="UPC" w:date="2015-07-17T12:57:00Z">
        <w:r>
          <w:t xml:space="preserve"> al arrencar l’aplicació de manera local </w:t>
        </w:r>
      </w:ins>
      <w:ins w:id="2068" w:author="UPC" w:date="2015-07-17T12:58:00Z">
        <w:r w:rsidR="00D654D3">
          <w:t>a l’entorn GGTS</w:t>
        </w:r>
      </w:ins>
      <w:ins w:id="2069" w:author="UPC" w:date="2015-07-17T12:59:00Z">
        <w:r w:rsidR="00D654D3">
          <w:t xml:space="preserve"> no ho farà</w:t>
        </w:r>
      </w:ins>
      <w:bookmarkStart w:id="2070" w:name="_GoBack"/>
      <w:bookmarkEnd w:id="2070"/>
      <w:ins w:id="2071" w:author="UPC" w:date="2015-07-17T12:58:00Z">
        <w:r>
          <w:t xml:space="preserve"> correctament.</w:t>
        </w:r>
      </w:ins>
    </w:p>
    <w:p w:rsidR="007C6019" w:rsidRDefault="007C6019" w:rsidP="00DF7D4C">
      <w:pPr>
        <w:rPr>
          <w:ins w:id="2072" w:author="UPC" w:date="2015-04-29T11:10:00Z"/>
        </w:rPr>
      </w:pPr>
      <w:ins w:id="2073" w:author="UPC" w:date="2015-04-29T11:10:00Z">
        <w:r>
          <w:t xml:space="preserve">A més, a l’arxiu </w:t>
        </w:r>
        <w:r w:rsidRPr="007C6019">
          <w:rPr>
            <w:b/>
            <w:i/>
            <w:rPrChange w:id="2074" w:author="UPC" w:date="2015-04-29T11:12:00Z">
              <w:rPr/>
            </w:rPrChange>
          </w:rPr>
          <w:t>Config.groovy</w:t>
        </w:r>
        <w:r>
          <w:t xml:space="preserve"> s’ha d’afegir el codi per protegir </w:t>
        </w:r>
      </w:ins>
      <w:ins w:id="2075" w:author="UPC" w:date="2015-05-06T08:01:00Z">
        <w:r w:rsidR="006726CD">
          <w:t xml:space="preserve">amb el CAS els </w:t>
        </w:r>
      </w:ins>
      <w:ins w:id="2076" w:author="UPC" w:date="2015-04-29T11:10:00Z">
        <w:r>
          <w:t>recursos: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077" w:author="UPC" w:date="2015-04-29T11:11:00Z">
          <w:tblPr>
            <w:tblStyle w:val="Taulaambquadrcula"/>
            <w:tblW w:w="0" w:type="auto"/>
            <w:tblLook w:val="04A0" w:firstRow="1" w:lastRow="0" w:firstColumn="1" w:lastColumn="0" w:noHBand="0" w:noVBand="1"/>
          </w:tblPr>
        </w:tblPrChange>
      </w:tblPr>
      <w:tblGrid>
        <w:gridCol w:w="8645"/>
        <w:tblGridChange w:id="2078">
          <w:tblGrid>
            <w:gridCol w:w="8645"/>
          </w:tblGrid>
        </w:tblGridChange>
      </w:tblGrid>
      <w:tr w:rsidR="007C6019" w:rsidTr="007C6019">
        <w:trPr>
          <w:ins w:id="2079" w:author="UPC" w:date="2015-04-29T11:11:00Z"/>
        </w:trPr>
        <w:tc>
          <w:tcPr>
            <w:tcW w:w="8645" w:type="dxa"/>
            <w:shd w:val="pct5" w:color="auto" w:fill="auto"/>
            <w:tcPrChange w:id="2080" w:author="UPC" w:date="2015-04-29T11:11:00Z">
              <w:tcPr>
                <w:tcW w:w="8645" w:type="dxa"/>
              </w:tcPr>
            </w:tcPrChange>
          </w:tcPr>
          <w:p w:rsidR="007C6019" w:rsidRPr="00EA1CD8" w:rsidRDefault="007C6019">
            <w:pPr>
              <w:spacing w:line="240" w:lineRule="auto"/>
              <w:ind w:left="0"/>
              <w:rPr>
                <w:ins w:id="2081" w:author="UPC" w:date="2015-04-29T11:11:00Z"/>
                <w:rFonts w:ascii="Consolas" w:hAnsi="Consolas" w:cs="Consolas"/>
                <w:sz w:val="20"/>
                <w:rPrChange w:id="2082" w:author="UPC" w:date="2015-05-12T16:38:00Z">
                  <w:rPr>
                    <w:ins w:id="2083" w:author="UPC" w:date="2015-04-29T11:11:00Z"/>
                  </w:rPr>
                </w:rPrChange>
              </w:rPr>
              <w:pPrChange w:id="2084" w:author="UPC" w:date="2015-05-12T16:39:00Z">
                <w:pPr>
                  <w:autoSpaceDE w:val="0"/>
                  <w:autoSpaceDN w:val="0"/>
                  <w:adjustRightInd w:val="0"/>
                  <w:spacing w:before="0" w:line="240" w:lineRule="auto"/>
                  <w:jc w:val="left"/>
                </w:pPr>
              </w:pPrChange>
            </w:pPr>
            <w:ins w:id="2085" w:author="UPC" w:date="2015-04-29T11:11:00Z">
              <w:r w:rsidRPr="00EA1CD8">
                <w:rPr>
                  <w:rFonts w:ascii="Consolas" w:hAnsi="Consolas" w:cs="Consolas"/>
                  <w:sz w:val="20"/>
                  <w:rPrChange w:id="2086" w:author="UPC" w:date="2015-05-12T16:38:00Z">
                    <w:rPr/>
                  </w:rPrChange>
                </w:rPr>
                <w:t>grails.plugins.springsecurity.controllerAnnotations.staticRules = [</w:t>
              </w:r>
            </w:ins>
          </w:p>
          <w:p w:rsidR="007C6019" w:rsidRPr="00EA1CD8" w:rsidRDefault="007C6019">
            <w:pPr>
              <w:spacing w:line="240" w:lineRule="auto"/>
              <w:ind w:left="0"/>
              <w:rPr>
                <w:ins w:id="2087" w:author="UPC" w:date="2015-04-29T11:11:00Z"/>
                <w:rFonts w:ascii="Consolas" w:hAnsi="Consolas" w:cs="Consolas"/>
                <w:sz w:val="20"/>
                <w:rPrChange w:id="2088" w:author="UPC" w:date="2015-05-12T16:38:00Z">
                  <w:rPr>
                    <w:ins w:id="2089" w:author="UPC" w:date="2015-04-29T11:11:00Z"/>
                  </w:rPr>
                </w:rPrChange>
              </w:rPr>
              <w:pPrChange w:id="2090" w:author="UPC" w:date="2015-05-12T16:39:00Z">
                <w:pPr>
                  <w:autoSpaceDE w:val="0"/>
                  <w:autoSpaceDN w:val="0"/>
                  <w:adjustRightInd w:val="0"/>
                  <w:spacing w:before="0" w:line="240" w:lineRule="auto"/>
                  <w:jc w:val="left"/>
                </w:pPr>
              </w:pPrChange>
            </w:pPr>
            <w:ins w:id="2091" w:author="UPC" w:date="2015-04-29T11:11:00Z">
              <w:r w:rsidRPr="00EA1CD8">
                <w:rPr>
                  <w:rFonts w:ascii="Consolas" w:hAnsi="Consolas" w:cs="Consolas"/>
                  <w:sz w:val="20"/>
                  <w:rPrChange w:id="2092" w:author="UPC" w:date="2015-05-12T16:38:00Z">
                    <w:rPr/>
                  </w:rPrChange>
                </w:rPr>
                <w:tab/>
              </w:r>
              <w:r w:rsidRPr="00EA1CD8">
                <w:rPr>
                  <w:rFonts w:ascii="Consolas" w:hAnsi="Consolas" w:cs="Consolas"/>
                  <w:color w:val="FF00CC"/>
                  <w:sz w:val="20"/>
                  <w:rPrChange w:id="2093" w:author="UPC" w:date="2015-05-12T16:38:00Z">
                    <w:rPr>
                      <w:color w:val="FF00CC"/>
                    </w:rPr>
                  </w:rPrChange>
                </w:rPr>
                <w:t>'/files/**'</w:t>
              </w:r>
              <w:r w:rsidRPr="00EA1CD8">
                <w:rPr>
                  <w:rFonts w:ascii="Consolas" w:hAnsi="Consolas" w:cs="Consolas"/>
                  <w:sz w:val="20"/>
                  <w:rPrChange w:id="2094" w:author="UPC" w:date="2015-05-12T16:38:00Z">
                    <w:rPr/>
                  </w:rPrChange>
                </w:rPr>
                <w:t>:  [</w:t>
              </w:r>
              <w:r w:rsidRPr="00EA1CD8">
                <w:rPr>
                  <w:rFonts w:ascii="Consolas" w:hAnsi="Consolas" w:cs="Consolas"/>
                  <w:color w:val="FF00CC"/>
                  <w:sz w:val="20"/>
                  <w:rPrChange w:id="2095" w:author="UPC" w:date="2015-05-12T16:38:00Z">
                    <w:rPr>
                      <w:color w:val="FF00CC"/>
                    </w:rPr>
                  </w:rPrChange>
                </w:rPr>
                <w:t>'ROLE_USER'</w:t>
              </w:r>
              <w:r w:rsidRPr="00EA1CD8">
                <w:rPr>
                  <w:rFonts w:ascii="Consolas" w:hAnsi="Consolas" w:cs="Consolas"/>
                  <w:sz w:val="20"/>
                  <w:rPrChange w:id="2096" w:author="UPC" w:date="2015-05-12T16:38:00Z">
                    <w:rPr/>
                  </w:rPrChange>
                </w:rPr>
                <w:t>]</w:t>
              </w:r>
            </w:ins>
          </w:p>
          <w:p w:rsidR="007C6019" w:rsidRDefault="007C6019">
            <w:pPr>
              <w:spacing w:line="240" w:lineRule="auto"/>
              <w:ind w:left="0"/>
              <w:rPr>
                <w:ins w:id="2097" w:author="UPC" w:date="2015-04-29T11:11:00Z"/>
              </w:rPr>
              <w:pPrChange w:id="2098" w:author="UPC" w:date="2015-05-12T16:39:00Z">
                <w:pPr/>
              </w:pPrChange>
            </w:pPr>
            <w:ins w:id="2099" w:author="UPC" w:date="2015-04-29T11:11:00Z">
              <w:r w:rsidRPr="00EA1CD8">
                <w:rPr>
                  <w:rFonts w:ascii="Consolas" w:hAnsi="Consolas" w:cs="Consolas"/>
                  <w:sz w:val="20"/>
                  <w:rPrChange w:id="2100" w:author="UPC" w:date="2015-05-12T16:38:00Z">
                    <w:rPr/>
                  </w:rPrChange>
                </w:rPr>
                <w:t>]</w:t>
              </w:r>
            </w:ins>
          </w:p>
        </w:tc>
      </w:tr>
    </w:tbl>
    <w:p w:rsidR="00DF7D4C" w:rsidRDefault="0012632B">
      <w:pPr>
        <w:pStyle w:val="Llegenda"/>
        <w:rPr>
          <w:ins w:id="2101" w:author="UPC" w:date="2015-05-12T11:17:00Z"/>
        </w:rPr>
        <w:pPrChange w:id="2102" w:author="UPC" w:date="2015-04-29T11:14:00Z">
          <w:pPr/>
        </w:pPrChange>
      </w:pPr>
      <w:bookmarkStart w:id="2103" w:name="_Toc421086238"/>
      <w:ins w:id="2104" w:author="UPC" w:date="2015-04-29T11:14:00Z">
        <w:r>
          <w:t xml:space="preserve">Figura </w:t>
        </w:r>
        <w:r>
          <w:fldChar w:fldCharType="begin"/>
        </w:r>
        <w:r>
          <w:instrText xml:space="preserve"> SEQ Figura \* ARABIC </w:instrText>
        </w:r>
      </w:ins>
      <w:r>
        <w:fldChar w:fldCharType="separate"/>
      </w:r>
      <w:ins w:id="2105" w:author="UPC" w:date="2015-06-03T09:11:00Z">
        <w:r w:rsidR="008D50D6">
          <w:rPr>
            <w:noProof/>
          </w:rPr>
          <w:t>76</w:t>
        </w:r>
      </w:ins>
      <w:ins w:id="2106" w:author="UPC" w:date="2015-04-29T11:14:00Z">
        <w:r>
          <w:fldChar w:fldCharType="end"/>
        </w:r>
        <w:r>
          <w:t>: Instrucció Spring Security per protegir els recursos web</w:t>
        </w:r>
      </w:ins>
      <w:bookmarkEnd w:id="2103"/>
    </w:p>
    <w:p w:rsidR="00B251B9" w:rsidRDefault="00B251B9">
      <w:pPr>
        <w:pStyle w:val="Ttol2"/>
        <w:rPr>
          <w:ins w:id="2107" w:author="UPC" w:date="2015-05-12T11:18:00Z"/>
        </w:rPr>
        <w:pPrChange w:id="2108" w:author="UPC" w:date="2015-05-12T11:18:00Z">
          <w:pPr/>
        </w:pPrChange>
      </w:pPr>
      <w:bookmarkStart w:id="2109" w:name="_Toc421086093"/>
      <w:ins w:id="2110" w:author="UPC" w:date="2015-05-12T11:17:00Z">
        <w:r>
          <w:t>Visualització de les imatges en localhost</w:t>
        </w:r>
      </w:ins>
      <w:ins w:id="2111" w:author="UPC" w:date="2015-05-12T12:14:00Z">
        <w:r w:rsidR="006600A1">
          <w:t xml:space="preserve"> (No implantada)</w:t>
        </w:r>
      </w:ins>
      <w:bookmarkEnd w:id="2109"/>
    </w:p>
    <w:p w:rsidR="00C025CD" w:rsidRDefault="00C025CD">
      <w:pPr>
        <w:rPr>
          <w:ins w:id="2112" w:author="UPC" w:date="2015-05-12T11:21:00Z"/>
        </w:rPr>
      </w:pPr>
      <w:ins w:id="2113" w:author="UPC" w:date="2015-05-12T11:20:00Z">
        <w:r>
          <w:t>Quan l’aplicació Visor s’executa en l</w:t>
        </w:r>
      </w:ins>
      <w:ins w:id="2114" w:author="UPC" w:date="2015-05-12T11:21:00Z">
        <w:r>
          <w:t>’entorn de desenvolupament GGTS amb la comanda:</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115" w:author="UPC" w:date="2015-05-12T11:26:00Z">
          <w:tblPr>
            <w:tblStyle w:val="Taulaambquadrcula"/>
            <w:tblW w:w="0" w:type="auto"/>
            <w:tblLook w:val="04A0" w:firstRow="1" w:lastRow="0" w:firstColumn="1" w:lastColumn="0" w:noHBand="0" w:noVBand="1"/>
          </w:tblPr>
        </w:tblPrChange>
      </w:tblPr>
      <w:tblGrid>
        <w:gridCol w:w="8645"/>
        <w:tblGridChange w:id="2116">
          <w:tblGrid>
            <w:gridCol w:w="8645"/>
          </w:tblGrid>
        </w:tblGridChange>
      </w:tblGrid>
      <w:tr w:rsidR="004633B4" w:rsidTr="004633B4">
        <w:trPr>
          <w:ins w:id="2117" w:author="UPC" w:date="2015-05-12T11:25:00Z"/>
        </w:trPr>
        <w:tc>
          <w:tcPr>
            <w:tcW w:w="8645" w:type="dxa"/>
            <w:shd w:val="pct5" w:color="auto" w:fill="auto"/>
            <w:tcPrChange w:id="2118" w:author="UPC" w:date="2015-05-12T11:26:00Z">
              <w:tcPr>
                <w:tcW w:w="8645" w:type="dxa"/>
              </w:tcPr>
            </w:tcPrChange>
          </w:tcPr>
          <w:p w:rsidR="004633B4" w:rsidRPr="00EA1CD8" w:rsidRDefault="004633B4">
            <w:pPr>
              <w:ind w:left="0"/>
              <w:rPr>
                <w:ins w:id="2119" w:author="UPC" w:date="2015-05-12T11:25:00Z"/>
                <w:rFonts w:ascii="Consolas" w:hAnsi="Consolas" w:cs="Consolas"/>
                <w:sz w:val="20"/>
                <w:rPrChange w:id="2120" w:author="UPC" w:date="2015-05-12T16:39:00Z">
                  <w:rPr>
                    <w:ins w:id="2121" w:author="UPC" w:date="2015-05-12T11:25:00Z"/>
                  </w:rPr>
                </w:rPrChange>
              </w:rPr>
              <w:pPrChange w:id="2122" w:author="UPC" w:date="2015-05-12T16:39:00Z">
                <w:pPr/>
              </w:pPrChange>
            </w:pPr>
            <w:ins w:id="2123" w:author="UPC" w:date="2015-05-12T11:25:00Z">
              <w:r w:rsidRPr="00EA1CD8">
                <w:rPr>
                  <w:rFonts w:ascii="Consolas" w:hAnsi="Consolas" w:cs="Consolas"/>
                  <w:sz w:val="20"/>
                  <w:rPrChange w:id="2124" w:author="UPC" w:date="2015-05-12T16:39:00Z">
                    <w:rPr/>
                  </w:rPrChange>
                </w:rPr>
                <w:t>run-app --verbose --stacktrace  -Dserver.port=8099</w:t>
              </w:r>
            </w:ins>
          </w:p>
        </w:tc>
      </w:tr>
    </w:tbl>
    <w:p w:rsidR="004633B4" w:rsidRDefault="004633B4">
      <w:pPr>
        <w:pStyle w:val="Llegenda"/>
        <w:rPr>
          <w:ins w:id="2125" w:author="UPC" w:date="2015-05-12T11:27:00Z"/>
        </w:rPr>
        <w:pPrChange w:id="2126" w:author="UPC" w:date="2015-05-12T11:27:00Z">
          <w:pPr/>
        </w:pPrChange>
      </w:pPr>
      <w:bookmarkStart w:id="2127" w:name="_Toc421086239"/>
      <w:ins w:id="2128" w:author="UPC" w:date="2015-05-12T11:27:00Z">
        <w:r>
          <w:t xml:space="preserve">Figura </w:t>
        </w:r>
        <w:r>
          <w:fldChar w:fldCharType="begin"/>
        </w:r>
        <w:r>
          <w:instrText xml:space="preserve"> SEQ Figura \* ARABIC </w:instrText>
        </w:r>
      </w:ins>
      <w:r>
        <w:fldChar w:fldCharType="separate"/>
      </w:r>
      <w:ins w:id="2129" w:author="UPC" w:date="2015-06-03T09:11:00Z">
        <w:r w:rsidR="008D50D6">
          <w:rPr>
            <w:noProof/>
          </w:rPr>
          <w:t>77</w:t>
        </w:r>
      </w:ins>
      <w:ins w:id="2130" w:author="UPC" w:date="2015-05-12T11:27:00Z">
        <w:r>
          <w:fldChar w:fldCharType="end"/>
        </w:r>
        <w:r>
          <w:t>: Comanda d'execució d'una aplicació Grails</w:t>
        </w:r>
        <w:bookmarkEnd w:id="2127"/>
      </w:ins>
    </w:p>
    <w:p w:rsidR="005A4BA3" w:rsidRDefault="005A4BA3">
      <w:pPr>
        <w:rPr>
          <w:ins w:id="2131" w:author="UPC" w:date="2015-05-12T11:28:00Z"/>
        </w:rPr>
      </w:pPr>
      <w:ins w:id="2132" w:author="UPC" w:date="2015-05-12T11:27:00Z">
        <w:r>
          <w:t>Les imatges n</w:t>
        </w:r>
      </w:ins>
      <w:ins w:id="2133" w:author="UPC" w:date="2015-05-12T11:28:00Z">
        <w:r>
          <w:t>o es visualitzen per dues raons:</w:t>
        </w:r>
      </w:ins>
    </w:p>
    <w:p w:rsidR="005A4BA3" w:rsidRDefault="005A4BA3">
      <w:pPr>
        <w:pStyle w:val="Pargrafdellista"/>
        <w:numPr>
          <w:ilvl w:val="0"/>
          <w:numId w:val="29"/>
        </w:numPr>
        <w:rPr>
          <w:ins w:id="2134" w:author="UPC" w:date="2015-05-12T11:38:00Z"/>
        </w:rPr>
        <w:pPrChange w:id="2135" w:author="UPC" w:date="2015-05-12T11:28:00Z">
          <w:pPr/>
        </w:pPrChange>
      </w:pPr>
      <w:ins w:id="2136" w:author="UPC" w:date="2015-05-12T11:28:00Z">
        <w:r>
          <w:t xml:space="preserve">Generalment es troben </w:t>
        </w:r>
      </w:ins>
      <w:ins w:id="2137" w:author="UPC" w:date="2015-05-12T11:38:00Z">
        <w:r w:rsidR="00590345">
          <w:t xml:space="preserve">al servidor i no </w:t>
        </w:r>
      </w:ins>
      <w:ins w:id="2138" w:author="UPC" w:date="2015-05-12T11:28:00Z">
        <w:r>
          <w:t xml:space="preserve">a l’ordinador </w:t>
        </w:r>
      </w:ins>
      <w:ins w:id="2139" w:author="UPC" w:date="2015-05-12T11:37:00Z">
        <w:r w:rsidR="00590345">
          <w:t>de desenvolupament</w:t>
        </w:r>
      </w:ins>
      <w:ins w:id="2140" w:author="UPC" w:date="2015-05-12T11:38:00Z">
        <w:r w:rsidR="00590345">
          <w:t>.</w:t>
        </w:r>
      </w:ins>
    </w:p>
    <w:p w:rsidR="00590345" w:rsidRDefault="00590345">
      <w:pPr>
        <w:pStyle w:val="Pargrafdellista"/>
        <w:numPr>
          <w:ilvl w:val="0"/>
          <w:numId w:val="29"/>
        </w:numPr>
        <w:rPr>
          <w:ins w:id="2141" w:author="UPC" w:date="2015-05-12T11:39:00Z"/>
        </w:rPr>
        <w:pPrChange w:id="2142" w:author="UPC" w:date="2015-05-12T11:28:00Z">
          <w:pPr/>
        </w:pPrChange>
      </w:pPr>
      <w:ins w:id="2143" w:author="UPC" w:date="2015-05-12T11:38:00Z">
        <w:r>
          <w:t>La referència per trobar les imatges no és la mateixa per al servidor que per a un ordinador de desenvolupament.</w:t>
        </w:r>
      </w:ins>
    </w:p>
    <w:p w:rsidR="00D16830" w:rsidRDefault="00D16830">
      <w:pPr>
        <w:rPr>
          <w:ins w:id="2144" w:author="UPC" w:date="2015-05-12T11:40:00Z"/>
        </w:rPr>
      </w:pPr>
      <w:ins w:id="2145" w:author="UPC" w:date="2015-05-12T11:39:00Z">
        <w:r>
          <w:t xml:space="preserve">La solució consta de </w:t>
        </w:r>
      </w:ins>
      <w:ins w:id="2146" w:author="UPC" w:date="2015-05-12T11:47:00Z">
        <w:r w:rsidR="00DD37D1">
          <w:t>tres</w:t>
        </w:r>
      </w:ins>
      <w:ins w:id="2147" w:author="UPC" w:date="2015-05-12T11:44:00Z">
        <w:r>
          <w:t xml:space="preserve"> </w:t>
        </w:r>
      </w:ins>
      <w:ins w:id="2148" w:author="UPC" w:date="2015-05-12T11:39:00Z">
        <w:r>
          <w:t>passos</w:t>
        </w:r>
      </w:ins>
      <w:ins w:id="2149" w:author="UPC" w:date="2015-05-12T11:40:00Z">
        <w:r>
          <w:t>:</w:t>
        </w:r>
      </w:ins>
    </w:p>
    <w:p w:rsidR="00F02790" w:rsidRPr="00134FD6" w:rsidRDefault="00F02790" w:rsidP="00F02790">
      <w:pPr>
        <w:pStyle w:val="Pargrafdellista"/>
        <w:numPr>
          <w:ilvl w:val="0"/>
          <w:numId w:val="29"/>
        </w:numPr>
        <w:rPr>
          <w:ins w:id="2150" w:author="UPC" w:date="2015-05-12T11:45:00Z"/>
        </w:rPr>
      </w:pPr>
      <w:ins w:id="2151" w:author="UPC" w:date="2015-05-12T11:45:00Z">
        <w:r>
          <w:t>Copiar les imatges en una ubicació que les pugui trobar l’aplicació quan s’executa en local.</w:t>
        </w:r>
      </w:ins>
    </w:p>
    <w:p w:rsidR="00D16830" w:rsidRDefault="00D16830">
      <w:pPr>
        <w:pStyle w:val="Pargrafdellista"/>
        <w:numPr>
          <w:ilvl w:val="0"/>
          <w:numId w:val="29"/>
        </w:numPr>
        <w:rPr>
          <w:ins w:id="2152" w:author="UPC" w:date="2015-05-12T11:47:00Z"/>
        </w:rPr>
        <w:pPrChange w:id="2153" w:author="UPC" w:date="2015-05-12T11:40:00Z">
          <w:pPr/>
        </w:pPrChange>
      </w:pPr>
      <w:ins w:id="2154" w:author="UPC" w:date="2015-05-12T11:40:00Z">
        <w:r>
          <w:t>Redirigir a un controlador</w:t>
        </w:r>
      </w:ins>
      <w:ins w:id="2155" w:author="UPC" w:date="2015-05-12T11:44:00Z">
        <w:r>
          <w:t xml:space="preserve"> diferent</w:t>
        </w:r>
      </w:ins>
      <w:ins w:id="2156" w:author="UPC" w:date="2015-05-12T11:45:00Z">
        <w:r w:rsidR="00F02790">
          <w:t xml:space="preserve"> que redireccioni adequada</w:t>
        </w:r>
      </w:ins>
      <w:ins w:id="2157" w:author="UPC" w:date="2015-05-12T11:46:00Z">
        <w:r w:rsidR="007B3EFE">
          <w:t xml:space="preserve">ment </w:t>
        </w:r>
      </w:ins>
      <w:ins w:id="2158" w:author="UPC" w:date="2015-05-12T12:27:00Z">
        <w:r w:rsidR="001246C5">
          <w:t xml:space="preserve">els enllaços de </w:t>
        </w:r>
      </w:ins>
      <w:ins w:id="2159" w:author="UPC" w:date="2015-05-12T11:46:00Z">
        <w:r w:rsidR="007B3EFE">
          <w:t>les imatges.</w:t>
        </w:r>
      </w:ins>
    </w:p>
    <w:p w:rsidR="00DD37D1" w:rsidRDefault="00DD37D1">
      <w:pPr>
        <w:pStyle w:val="Pargrafdellista"/>
        <w:numPr>
          <w:ilvl w:val="0"/>
          <w:numId w:val="29"/>
        </w:numPr>
        <w:rPr>
          <w:ins w:id="2160" w:author="UPC" w:date="2015-05-12T11:46:00Z"/>
        </w:rPr>
        <w:pPrChange w:id="2161" w:author="UPC" w:date="2015-05-12T11:40:00Z">
          <w:pPr/>
        </w:pPrChange>
      </w:pPr>
      <w:ins w:id="2162" w:author="UPC" w:date="2015-05-12T11:47:00Z">
        <w:r>
          <w:t>Eliminar les imatges en la generació de l’arxiu WAR.</w:t>
        </w:r>
      </w:ins>
    </w:p>
    <w:p w:rsidR="00DD37D1" w:rsidRDefault="00DD37D1">
      <w:pPr>
        <w:rPr>
          <w:ins w:id="2163" w:author="UPC" w:date="2015-05-12T12:00:00Z"/>
        </w:rPr>
      </w:pPr>
      <w:ins w:id="2164" w:author="UPC" w:date="2015-05-12T11:47:00Z">
        <w:r>
          <w:t>Primer de tot es copia</w:t>
        </w:r>
      </w:ins>
      <w:ins w:id="2165" w:author="UPC" w:date="2015-05-12T11:48:00Z">
        <w:r w:rsidR="00364584">
          <w:t xml:space="preserve"> la carpeta </w:t>
        </w:r>
        <w:r w:rsidR="00364584" w:rsidRPr="003A632C">
          <w:rPr>
            <w:i/>
            <w:rPrChange w:id="2166" w:author="UPC" w:date="2015-05-12T11:55:00Z">
              <w:rPr/>
            </w:rPrChange>
          </w:rPr>
          <w:t>rrhh_resources</w:t>
        </w:r>
        <w:r w:rsidR="00364584">
          <w:t xml:space="preserve"> a la carpeta </w:t>
        </w:r>
        <w:r w:rsidR="00364584" w:rsidRPr="003A632C">
          <w:rPr>
            <w:i/>
            <w:rPrChange w:id="2167" w:author="UPC" w:date="2015-05-12T11:55:00Z">
              <w:rPr/>
            </w:rPrChange>
          </w:rPr>
          <w:t>web-app</w:t>
        </w:r>
      </w:ins>
      <w:ins w:id="2168" w:author="UPC" w:date="2015-05-12T11:51:00Z">
        <w:r w:rsidR="00B66936">
          <w:t>, quedant una</w:t>
        </w:r>
      </w:ins>
      <w:ins w:id="2169" w:author="UPC" w:date="2015-05-12T11:52:00Z">
        <w:r w:rsidR="00B66936">
          <w:t xml:space="preserve"> situació similar a la de la imatge següent:</w:t>
        </w:r>
      </w:ins>
    </w:p>
    <w:p w:rsidR="00CE4959" w:rsidRDefault="00CE4959">
      <w:pPr>
        <w:jc w:val="center"/>
        <w:rPr>
          <w:ins w:id="2170" w:author="UPC" w:date="2015-05-12T12:04:00Z"/>
        </w:rPr>
        <w:pPrChange w:id="2171" w:author="UPC" w:date="2015-05-12T12:04:00Z">
          <w:pPr/>
        </w:pPrChange>
      </w:pPr>
      <w:ins w:id="2172" w:author="UPC" w:date="2015-05-12T12:04:00Z">
        <w:r>
          <w:rPr>
            <w:noProof/>
            <w:lang w:eastAsia="ca-ES"/>
          </w:rPr>
          <w:lastRenderedPageBreak/>
          <w:drawing>
            <wp:inline distT="0" distB="0" distL="0" distR="0">
              <wp:extent cx="2743583" cy="2915057"/>
              <wp:effectExtent l="0" t="0" r="0" b="0"/>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4.png"/>
                      <pic:cNvPicPr/>
                    </pic:nvPicPr>
                    <pic:blipFill>
                      <a:blip r:embed="rId47">
                        <a:extLst>
                          <a:ext uri="{28A0092B-C50C-407E-A947-70E740481C1C}">
                            <a14:useLocalDpi xmlns:a14="http://schemas.microsoft.com/office/drawing/2010/main" val="0"/>
                          </a:ext>
                        </a:extLst>
                      </a:blip>
                      <a:stretch>
                        <a:fillRect/>
                      </a:stretch>
                    </pic:blipFill>
                    <pic:spPr>
                      <a:xfrm>
                        <a:off x="0" y="0"/>
                        <a:ext cx="2743583" cy="2915057"/>
                      </a:xfrm>
                      <a:prstGeom prst="rect">
                        <a:avLst/>
                      </a:prstGeom>
                    </pic:spPr>
                  </pic:pic>
                </a:graphicData>
              </a:graphic>
            </wp:inline>
          </w:drawing>
        </w:r>
      </w:ins>
    </w:p>
    <w:p w:rsidR="00CE4959" w:rsidRDefault="00CE4959">
      <w:pPr>
        <w:pStyle w:val="Llegenda"/>
        <w:rPr>
          <w:ins w:id="2173" w:author="UPC" w:date="2015-05-12T12:06:00Z"/>
        </w:rPr>
        <w:pPrChange w:id="2174" w:author="UPC" w:date="2015-05-12T12:05:00Z">
          <w:pPr/>
        </w:pPrChange>
      </w:pPr>
      <w:bookmarkStart w:id="2175" w:name="_Toc421086240"/>
      <w:ins w:id="2176" w:author="UPC" w:date="2015-05-12T12:05:00Z">
        <w:r>
          <w:t xml:space="preserve">Figura </w:t>
        </w:r>
        <w:r>
          <w:fldChar w:fldCharType="begin"/>
        </w:r>
        <w:r>
          <w:instrText xml:space="preserve"> SEQ Figura \* ARABIC </w:instrText>
        </w:r>
      </w:ins>
      <w:r>
        <w:fldChar w:fldCharType="separate"/>
      </w:r>
      <w:ins w:id="2177" w:author="UPC" w:date="2015-06-03T09:11:00Z">
        <w:r w:rsidR="008D50D6">
          <w:rPr>
            <w:noProof/>
          </w:rPr>
          <w:t>78</w:t>
        </w:r>
      </w:ins>
      <w:ins w:id="2178" w:author="UPC" w:date="2015-05-12T12:05:00Z">
        <w:r>
          <w:fldChar w:fldCharType="end"/>
        </w:r>
        <w:r>
          <w:t>: Estructura de imatges en el Visor en localhost</w:t>
        </w:r>
      </w:ins>
      <w:bookmarkEnd w:id="2175"/>
    </w:p>
    <w:p w:rsidR="00CE4959" w:rsidRDefault="005A3A85">
      <w:pPr>
        <w:rPr>
          <w:ins w:id="2179" w:author="UPC" w:date="2015-05-12T12:09:00Z"/>
        </w:rPr>
      </w:pPr>
      <w:ins w:id="2180" w:author="UPC" w:date="2015-05-12T12:07:00Z">
        <w:r>
          <w:t xml:space="preserve">Després a l’arxiu </w:t>
        </w:r>
        <w:r w:rsidRPr="006D4AAF">
          <w:rPr>
            <w:b/>
            <w:i/>
            <w:rPrChange w:id="2181" w:author="UPC" w:date="2015-05-12T12:10:00Z">
              <w:rPr/>
            </w:rPrChange>
          </w:rPr>
          <w:t>UrlMappings.groovy</w:t>
        </w:r>
        <w:r>
          <w:t xml:space="preserve"> es fa servir el següent codi per detectar quan l’aplicació s’executa en </w:t>
        </w:r>
        <w:r w:rsidRPr="00CE60DA">
          <w:rPr>
            <w:i/>
            <w:rPrChange w:id="2182" w:author="UPC" w:date="2015-05-12T12:10:00Z">
              <w:rPr/>
            </w:rPrChange>
          </w:rPr>
          <w:t>localhost</w:t>
        </w:r>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183" w:author="UPC" w:date="2015-05-12T12:10:00Z">
          <w:tblPr>
            <w:tblStyle w:val="Taulaambquadrcula"/>
            <w:tblW w:w="0" w:type="auto"/>
            <w:tblLook w:val="04A0" w:firstRow="1" w:lastRow="0" w:firstColumn="1" w:lastColumn="0" w:noHBand="0" w:noVBand="1"/>
          </w:tblPr>
        </w:tblPrChange>
      </w:tblPr>
      <w:tblGrid>
        <w:gridCol w:w="8645"/>
        <w:tblGridChange w:id="2184">
          <w:tblGrid>
            <w:gridCol w:w="8645"/>
          </w:tblGrid>
        </w:tblGridChange>
      </w:tblGrid>
      <w:tr w:rsidR="005A3A85" w:rsidTr="005A3A85">
        <w:trPr>
          <w:ins w:id="2185" w:author="UPC" w:date="2015-05-12T12:09:00Z"/>
        </w:trPr>
        <w:tc>
          <w:tcPr>
            <w:tcW w:w="8645" w:type="dxa"/>
            <w:shd w:val="pct5" w:color="auto" w:fill="auto"/>
            <w:tcPrChange w:id="2186" w:author="UPC" w:date="2015-05-12T12:10:00Z">
              <w:tcPr>
                <w:tcW w:w="8645" w:type="dxa"/>
              </w:tcPr>
            </w:tcPrChange>
          </w:tcPr>
          <w:p w:rsidR="005A3A85" w:rsidRDefault="005A3A85" w:rsidP="005A3A85">
            <w:pPr>
              <w:autoSpaceDE w:val="0"/>
              <w:autoSpaceDN w:val="0"/>
              <w:adjustRightInd w:val="0"/>
              <w:spacing w:before="0" w:line="240" w:lineRule="auto"/>
              <w:ind w:left="0"/>
              <w:jc w:val="left"/>
              <w:rPr>
                <w:ins w:id="2187" w:author="UPC" w:date="2015-05-12T12:09:00Z"/>
                <w:rFonts w:ascii="Consolas" w:hAnsi="Consolas" w:cs="Consolas"/>
                <w:sz w:val="20"/>
              </w:rPr>
            </w:pPr>
            <w:ins w:id="2188" w:author="UPC" w:date="2015-05-12T12:09:00Z">
              <w:r>
                <w:rPr>
                  <w:rFonts w:ascii="Consolas" w:hAnsi="Consolas" w:cs="Consolas"/>
                  <w:b/>
                  <w:bCs/>
                  <w:color w:val="972C78"/>
                  <w:sz w:val="20"/>
                </w:rPr>
                <w:t>if</w:t>
              </w:r>
              <w:r>
                <w:rPr>
                  <w:rFonts w:ascii="Consolas" w:hAnsi="Consolas" w:cs="Consolas"/>
                  <w:color w:val="000000"/>
                  <w:sz w:val="20"/>
                </w:rPr>
                <w:t>(GrailsUtil.</w:t>
              </w:r>
              <w:r>
                <w:rPr>
                  <w:rFonts w:ascii="Consolas" w:hAnsi="Consolas" w:cs="Consolas"/>
                  <w:i/>
                  <w:iCs/>
                  <w:color w:val="000000"/>
                  <w:sz w:val="20"/>
                </w:rPr>
                <w:t>isDevelopmentEnv</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89" w:author="UPC" w:date="2015-05-12T12:09:00Z"/>
                <w:rFonts w:ascii="Consolas" w:hAnsi="Consolas" w:cs="Consolas"/>
                <w:sz w:val="20"/>
              </w:rPr>
            </w:pPr>
            <w:ins w:id="2190" w:author="UPC" w:date="2015-05-12T12:09:00Z">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91" w:author="UPC" w:date="2015-05-12T12:09:00Z"/>
                <w:rFonts w:ascii="Consolas" w:hAnsi="Consolas" w:cs="Consolas"/>
                <w:sz w:val="20"/>
              </w:rPr>
            </w:pPr>
            <w:ins w:id="2192" w:author="UPC" w:date="2015-05-12T12:09:00Z">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93" w:author="UPC" w:date="2015-05-12T12:09:00Z"/>
                <w:rFonts w:ascii="Consolas" w:hAnsi="Consolas" w:cs="Consolas"/>
                <w:sz w:val="20"/>
              </w:rPr>
            </w:pPr>
            <w:ins w:id="2194" w:author="UPC" w:date="2015-05-12T12:09:00Z">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95" w:author="UPC" w:date="2015-05-12T12:09:00Z"/>
                <w:rFonts w:ascii="Consolas" w:hAnsi="Consolas" w:cs="Consolas"/>
                <w:sz w:val="20"/>
              </w:rPr>
            </w:pPr>
            <w:ins w:id="2196" w:author="UPC" w:date="2015-05-12T12:09:00Z">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97" w:author="UPC" w:date="2015-05-12T12:09:00Z"/>
                <w:rFonts w:ascii="Consolas" w:hAnsi="Consolas" w:cs="Consolas"/>
                <w:sz w:val="20"/>
              </w:rPr>
            </w:pPr>
            <w:ins w:id="2198" w:author="UPC" w:date="2015-05-12T12:09:00Z">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99" w:author="UPC" w:date="2015-05-12T12:09:00Z"/>
                <w:rFonts w:ascii="Consolas" w:hAnsi="Consolas" w:cs="Consolas"/>
                <w:sz w:val="20"/>
              </w:rPr>
            </w:pPr>
            <w:ins w:id="2200" w:author="UPC" w:date="2015-05-12T12:09:00Z">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201" w:author="UPC" w:date="2015-05-12T12:09:00Z"/>
                <w:rFonts w:ascii="Consolas" w:hAnsi="Consolas" w:cs="Consolas"/>
                <w:sz w:val="20"/>
              </w:rPr>
            </w:pPr>
            <w:ins w:id="2202" w:author="UPC" w:date="2015-05-12T12:09:00Z">
              <w:r>
                <w:rPr>
                  <w:rFonts w:ascii="Consolas" w:hAnsi="Consolas" w:cs="Consolas"/>
                  <w:b/>
                  <w:bCs/>
                  <w:color w:val="972C78"/>
                  <w:sz w:val="20"/>
                </w:rPr>
                <w:t>else</w:t>
              </w:r>
              <w:r>
                <w:rPr>
                  <w:rFonts w:ascii="Consolas" w:hAnsi="Consolas" w:cs="Consolas"/>
                  <w:color w:val="000000"/>
                  <w:sz w:val="20"/>
                </w:rPr>
                <w:t>{</w:t>
              </w:r>
              <w:r>
                <w:rPr>
                  <w:rFonts w:ascii="Consolas" w:hAnsi="Consolas" w:cs="Consolas"/>
                  <w:color w:val="000000"/>
                  <w:sz w:val="20"/>
                </w:rPr>
                <w:tab/>
              </w:r>
            </w:ins>
          </w:p>
          <w:p w:rsidR="005A3A85" w:rsidRDefault="005A3A85" w:rsidP="005A3A85">
            <w:pPr>
              <w:autoSpaceDE w:val="0"/>
              <w:autoSpaceDN w:val="0"/>
              <w:adjustRightInd w:val="0"/>
              <w:spacing w:before="0" w:line="240" w:lineRule="auto"/>
              <w:ind w:left="0"/>
              <w:jc w:val="left"/>
              <w:rPr>
                <w:ins w:id="2203" w:author="UPC" w:date="2015-05-12T12:09:00Z"/>
                <w:rFonts w:ascii="Consolas" w:hAnsi="Consolas" w:cs="Consolas"/>
                <w:sz w:val="20"/>
              </w:rPr>
            </w:pPr>
            <w:ins w:id="2204" w:author="UPC" w:date="2015-05-12T12:09:00Z">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205" w:author="UPC" w:date="2015-05-12T12:09:00Z"/>
                <w:rFonts w:ascii="Consolas" w:hAnsi="Consolas" w:cs="Consolas"/>
                <w:sz w:val="20"/>
              </w:rPr>
            </w:pPr>
            <w:ins w:id="2206" w:author="UPC" w:date="2015-05-12T12:09:00Z">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207" w:author="UPC" w:date="2015-05-12T12:09:00Z"/>
                <w:rFonts w:ascii="Consolas" w:hAnsi="Consolas" w:cs="Consolas"/>
                <w:sz w:val="20"/>
              </w:rPr>
            </w:pPr>
            <w:ins w:id="2208" w:author="UPC" w:date="2015-05-12T12:09:00Z">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209" w:author="UPC" w:date="2015-05-12T12:09:00Z"/>
                <w:rFonts w:ascii="Consolas" w:hAnsi="Consolas" w:cs="Consolas"/>
                <w:sz w:val="20"/>
              </w:rPr>
            </w:pPr>
            <w:ins w:id="2210" w:author="UPC" w:date="2015-05-12T12:09:00Z">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211" w:author="UPC" w:date="2015-05-12T12:09:00Z"/>
                <w:rFonts w:ascii="Consolas" w:hAnsi="Consolas" w:cs="Consolas"/>
                <w:sz w:val="20"/>
              </w:rPr>
            </w:pPr>
            <w:ins w:id="2212" w:author="UPC" w:date="2015-05-12T12:09:00Z">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ind w:left="0"/>
              <w:rPr>
                <w:ins w:id="2213" w:author="UPC" w:date="2015-05-12T12:09:00Z"/>
              </w:rPr>
            </w:pPr>
            <w:ins w:id="2214" w:author="UPC" w:date="2015-05-12T12:09:00Z">
              <w:r>
                <w:rPr>
                  <w:rFonts w:ascii="Consolas" w:hAnsi="Consolas" w:cs="Consolas"/>
                  <w:color w:val="000000"/>
                  <w:sz w:val="20"/>
                </w:rPr>
                <w:t>}</w:t>
              </w:r>
            </w:ins>
          </w:p>
        </w:tc>
      </w:tr>
    </w:tbl>
    <w:p w:rsidR="005A3A85" w:rsidRDefault="00FC2D40">
      <w:pPr>
        <w:pStyle w:val="Llegenda"/>
        <w:rPr>
          <w:ins w:id="2215" w:author="UPC" w:date="2015-05-12T12:07:00Z"/>
        </w:rPr>
        <w:pPrChange w:id="2216" w:author="UPC" w:date="2015-05-12T12:16:00Z">
          <w:pPr/>
        </w:pPrChange>
      </w:pPr>
      <w:bookmarkStart w:id="2217" w:name="_Toc421086241"/>
      <w:ins w:id="2218" w:author="UPC" w:date="2015-05-12T12:16:00Z">
        <w:r>
          <w:t xml:space="preserve">Figura </w:t>
        </w:r>
        <w:r>
          <w:fldChar w:fldCharType="begin"/>
        </w:r>
        <w:r>
          <w:instrText xml:space="preserve"> SEQ Figura \* ARABIC </w:instrText>
        </w:r>
      </w:ins>
      <w:r>
        <w:fldChar w:fldCharType="separate"/>
      </w:r>
      <w:ins w:id="2219" w:author="UPC" w:date="2015-06-03T09:11:00Z">
        <w:r w:rsidR="008D50D6">
          <w:rPr>
            <w:noProof/>
          </w:rPr>
          <w:t>79</w:t>
        </w:r>
      </w:ins>
      <w:ins w:id="2220" w:author="UPC" w:date="2015-05-12T12:16:00Z">
        <w:r>
          <w:fldChar w:fldCharType="end"/>
        </w:r>
        <w:r>
          <w:t>: UrlMapping</w:t>
        </w:r>
      </w:ins>
      <w:ins w:id="2221" w:author="UPC" w:date="2015-05-12T12:17:00Z">
        <w:r>
          <w:t>s</w:t>
        </w:r>
      </w:ins>
      <w:ins w:id="2222" w:author="UPC" w:date="2015-05-12T12:16:00Z">
        <w:r>
          <w:t>.groovy per enllaçar imatges en execució local</w:t>
        </w:r>
      </w:ins>
      <w:bookmarkEnd w:id="2217"/>
    </w:p>
    <w:p w:rsidR="005A3A85" w:rsidRDefault="005A3A85">
      <w:pPr>
        <w:rPr>
          <w:ins w:id="2223" w:author="UPC" w:date="2015-05-12T12:10:00Z"/>
        </w:rPr>
      </w:pPr>
      <w:ins w:id="2224" w:author="UPC" w:date="2015-05-12T12:08:00Z">
        <w:r>
          <w:t>Així es redirecciona a un controlador diferent al que es fa</w:t>
        </w:r>
      </w:ins>
      <w:ins w:id="2225" w:author="UPC" w:date="2015-05-12T12:14:00Z">
        <w:r w:rsidR="00816023">
          <w:t>n</w:t>
        </w:r>
      </w:ins>
      <w:ins w:id="2226" w:author="UPC" w:date="2015-05-12T12:08:00Z">
        <w:r>
          <w:t xml:space="preserve"> servir </w:t>
        </w:r>
      </w:ins>
      <w:ins w:id="2227" w:author="UPC" w:date="2015-05-12T12:14:00Z">
        <w:r w:rsidR="00816023">
          <w:t>les següents substitucions per tal d’enllaçar correctament les imatges: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228" w:author="UPC" w:date="2015-05-12T12:12:00Z">
          <w:tblPr>
            <w:tblStyle w:val="Taulaambquadrcula"/>
            <w:tblW w:w="0" w:type="auto"/>
            <w:tblLook w:val="04A0" w:firstRow="1" w:lastRow="0" w:firstColumn="1" w:lastColumn="0" w:noHBand="0" w:noVBand="1"/>
          </w:tblPr>
        </w:tblPrChange>
      </w:tblPr>
      <w:tblGrid>
        <w:gridCol w:w="8645"/>
        <w:tblGridChange w:id="2229">
          <w:tblGrid>
            <w:gridCol w:w="8645"/>
          </w:tblGrid>
        </w:tblGridChange>
      </w:tblGrid>
      <w:tr w:rsidR="00A30C8D" w:rsidTr="00306089">
        <w:trPr>
          <w:ins w:id="2230" w:author="UPC" w:date="2015-05-12T12:10:00Z"/>
        </w:trPr>
        <w:tc>
          <w:tcPr>
            <w:tcW w:w="8645" w:type="dxa"/>
            <w:shd w:val="pct5" w:color="auto" w:fill="auto"/>
            <w:tcPrChange w:id="2231" w:author="UPC" w:date="2015-05-12T12:12:00Z">
              <w:tcPr>
                <w:tcW w:w="8645" w:type="dxa"/>
              </w:tcPr>
            </w:tcPrChange>
          </w:tcPr>
          <w:p w:rsidR="00A30C8D" w:rsidRDefault="00A30C8D" w:rsidP="00A30C8D">
            <w:pPr>
              <w:autoSpaceDE w:val="0"/>
              <w:autoSpaceDN w:val="0"/>
              <w:adjustRightInd w:val="0"/>
              <w:spacing w:before="0" w:line="240" w:lineRule="auto"/>
              <w:ind w:left="0"/>
              <w:jc w:val="left"/>
              <w:rPr>
                <w:ins w:id="2232" w:author="UPC" w:date="2015-05-12T12:11:00Z"/>
                <w:rFonts w:ascii="Consolas" w:hAnsi="Consolas" w:cs="Consolas"/>
                <w:sz w:val="20"/>
              </w:rPr>
            </w:pPr>
            <w:ins w:id="2233" w:author="UPC" w:date="2015-05-12T12:11:00Z">
              <w:r>
                <w:rPr>
                  <w:rFonts w:ascii="Consolas" w:hAnsi="Consolas" w:cs="Consolas"/>
                  <w:color w:val="3F7F5F"/>
                  <w:sz w:val="20"/>
                </w:rPr>
                <w:t>//Imágenes localhost: /rrhh/../rrhh/</w:t>
              </w:r>
            </w:ins>
          </w:p>
          <w:p w:rsidR="00A30C8D" w:rsidRDefault="00A30C8D" w:rsidP="00A30C8D">
            <w:pPr>
              <w:autoSpaceDE w:val="0"/>
              <w:autoSpaceDN w:val="0"/>
              <w:adjustRightInd w:val="0"/>
              <w:spacing w:before="0" w:line="240" w:lineRule="auto"/>
              <w:ind w:left="0"/>
              <w:jc w:val="left"/>
              <w:rPr>
                <w:ins w:id="2234" w:author="UPC" w:date="2015-05-12T12:11:00Z"/>
                <w:rFonts w:ascii="Consolas" w:hAnsi="Consolas" w:cs="Consolas"/>
                <w:sz w:val="20"/>
              </w:rPr>
            </w:pPr>
            <w:ins w:id="2235" w:author="UPC" w:date="2015-05-12T12:11:00Z">
              <w:r>
                <w:rPr>
                  <w:rFonts w:ascii="Consolas" w:hAnsi="Consolas" w:cs="Consolas"/>
                  <w:b/>
                  <w:bCs/>
                  <w:color w:val="972C78"/>
                  <w:sz w:val="20"/>
                </w:rPr>
                <w:t>if</w:t>
              </w:r>
              <w:r>
                <w:rPr>
                  <w:rFonts w:ascii="Consolas" w:hAnsi="Consolas" w:cs="Consolas"/>
                  <w:color w:val="000000"/>
                  <w:sz w:val="20"/>
                </w:rPr>
                <w:t>(webPage.contains(</w:t>
              </w:r>
              <w:r>
                <w:rPr>
                  <w:rFonts w:ascii="Consolas" w:hAnsi="Consolas" w:cs="Consolas"/>
                  <w:color w:val="FF00CC"/>
                  <w:sz w:val="20"/>
                </w:rPr>
                <w:t>"/rrhh/../rrhh/"</w:t>
              </w:r>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36" w:author="UPC" w:date="2015-05-12T12:11:00Z"/>
                <w:rFonts w:ascii="Consolas" w:hAnsi="Consolas" w:cs="Consolas"/>
                <w:sz w:val="20"/>
              </w:rPr>
            </w:pPr>
            <w:ins w:id="2237" w:author="UPC" w:date="2015-05-12T12:11:00Z">
              <w:r>
                <w:rPr>
                  <w:rFonts w:ascii="Consolas" w:hAnsi="Consolas" w:cs="Consolas"/>
                  <w:color w:val="000000"/>
                  <w:sz w:val="20"/>
                </w:rPr>
                <w:tab/>
                <w:t>webPage = webPage.replace(</w:t>
              </w:r>
              <w:r>
                <w:rPr>
                  <w:rFonts w:ascii="Consolas" w:hAnsi="Consolas" w:cs="Consolas"/>
                  <w:color w:val="FF00CC"/>
                  <w:sz w:val="20"/>
                </w:rPr>
                <w:t>"/rrhh/../rrhh/files/"</w:t>
              </w:r>
              <w:r>
                <w:rPr>
                  <w:rFonts w:ascii="Consolas" w:hAnsi="Consolas" w:cs="Consolas"/>
                  <w:color w:val="000000"/>
                  <w:sz w:val="20"/>
                </w:rPr>
                <w:t xml:space="preserve">, </w:t>
              </w:r>
              <w:r>
                <w:rPr>
                  <w:rFonts w:ascii="Consolas" w:hAnsi="Consolas" w:cs="Consolas"/>
                  <w:color w:val="FF00CC"/>
                  <w:sz w:val="20"/>
                </w:rPr>
                <w:t>"/rrhh/rrhh_resources/"</w:t>
              </w:r>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38" w:author="UPC" w:date="2015-05-12T12:11:00Z"/>
                <w:rFonts w:ascii="Consolas" w:hAnsi="Consolas" w:cs="Consolas"/>
                <w:sz w:val="20"/>
              </w:rPr>
            </w:pPr>
            <w:ins w:id="2239" w:author="UPC" w:date="2015-05-12T12:11:00Z">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40" w:author="UPC" w:date="2015-05-12T12:11:00Z"/>
                <w:rFonts w:ascii="Consolas" w:hAnsi="Consolas" w:cs="Consolas"/>
                <w:sz w:val="20"/>
              </w:rPr>
            </w:pPr>
            <w:ins w:id="2241" w:author="UPC" w:date="2015-05-12T12:11:00Z">
              <w:r>
                <w:rPr>
                  <w:rFonts w:ascii="Consolas" w:hAnsi="Consolas" w:cs="Consolas"/>
                  <w:b/>
                  <w:bCs/>
                  <w:color w:val="972C78"/>
                  <w:sz w:val="20"/>
                </w:rPr>
                <w:t>if</w:t>
              </w:r>
              <w:r>
                <w:rPr>
                  <w:rFonts w:ascii="Consolas" w:hAnsi="Consolas" w:cs="Consolas"/>
                  <w:color w:val="000000"/>
                  <w:sz w:val="20"/>
                </w:rPr>
                <w:t>(webPage.contains(</w:t>
              </w:r>
              <w:r>
                <w:rPr>
                  <w:rFonts w:ascii="Consolas" w:hAnsi="Consolas" w:cs="Consolas"/>
                  <w:color w:val="FF00CC"/>
                  <w:sz w:val="20"/>
                </w:rPr>
                <w:t>"/gcrrhh/../rrhh/"</w:t>
              </w:r>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42" w:author="UPC" w:date="2015-05-12T12:11:00Z"/>
                <w:rFonts w:ascii="Consolas" w:hAnsi="Consolas" w:cs="Consolas"/>
                <w:sz w:val="20"/>
              </w:rPr>
            </w:pPr>
            <w:ins w:id="2243" w:author="UPC" w:date="2015-05-12T12:11:00Z">
              <w:r>
                <w:rPr>
                  <w:rFonts w:ascii="Consolas" w:hAnsi="Consolas" w:cs="Consolas"/>
                  <w:color w:val="000000"/>
                  <w:sz w:val="20"/>
                </w:rPr>
                <w:tab/>
                <w:t>webPage = webPage.replace(</w:t>
              </w:r>
              <w:r>
                <w:rPr>
                  <w:rFonts w:ascii="Consolas" w:hAnsi="Consolas" w:cs="Consolas"/>
                  <w:color w:val="FF00CC"/>
                  <w:sz w:val="20"/>
                </w:rPr>
                <w:t>"/gcrrhh/../rrhh/files/"</w:t>
              </w:r>
              <w:r>
                <w:rPr>
                  <w:rFonts w:ascii="Consolas" w:hAnsi="Consolas" w:cs="Consolas"/>
                  <w:color w:val="000000"/>
                  <w:sz w:val="20"/>
                </w:rPr>
                <w:t xml:space="preserve">, </w:t>
              </w:r>
              <w:r>
                <w:rPr>
                  <w:rFonts w:ascii="Consolas" w:hAnsi="Consolas" w:cs="Consolas"/>
                  <w:color w:val="FF00CC"/>
                  <w:sz w:val="20"/>
                </w:rPr>
                <w:t>"/rrhh/rrhh_resources/"</w:t>
              </w:r>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44" w:author="UPC" w:date="2015-05-12T12:11:00Z"/>
                <w:rFonts w:ascii="Consolas" w:hAnsi="Consolas" w:cs="Consolas"/>
                <w:sz w:val="20"/>
              </w:rPr>
            </w:pPr>
            <w:ins w:id="2245" w:author="UPC" w:date="2015-05-12T12:11:00Z">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46" w:author="UPC" w:date="2015-05-12T12:11:00Z"/>
                <w:rFonts w:ascii="Consolas" w:hAnsi="Consolas" w:cs="Consolas"/>
                <w:sz w:val="20"/>
              </w:rPr>
            </w:pPr>
            <w:ins w:id="2247" w:author="UPC" w:date="2015-05-12T12:11:00Z">
              <w:r>
                <w:rPr>
                  <w:rFonts w:ascii="Consolas" w:hAnsi="Consolas" w:cs="Consolas"/>
                  <w:b/>
                  <w:bCs/>
                  <w:color w:val="972C78"/>
                  <w:sz w:val="20"/>
                </w:rPr>
                <w:t>if</w:t>
              </w:r>
              <w:r>
                <w:rPr>
                  <w:rFonts w:ascii="Consolas" w:hAnsi="Consolas" w:cs="Consolas"/>
                  <w:color w:val="000000"/>
                  <w:sz w:val="20"/>
                </w:rPr>
                <w:t>(webPage.contains(</w:t>
              </w:r>
              <w:r>
                <w:rPr>
                  <w:rFonts w:ascii="Consolas" w:hAnsi="Consolas" w:cs="Consolas"/>
                  <w:color w:val="FF00CC"/>
                  <w:sz w:val="20"/>
                </w:rPr>
                <w:t>"/rrhh/files/tecnic/"</w:t>
              </w:r>
              <w:r>
                <w:rPr>
                  <w:rFonts w:ascii="Consolas" w:hAnsi="Consolas" w:cs="Consolas"/>
                  <w:color w:val="000000"/>
                  <w:sz w:val="20"/>
                </w:rPr>
                <w:t>)){</w:t>
              </w:r>
            </w:ins>
          </w:p>
          <w:p w:rsidR="00A30C8D" w:rsidRPr="00A30C8D" w:rsidRDefault="00A30C8D" w:rsidP="00A30C8D">
            <w:pPr>
              <w:autoSpaceDE w:val="0"/>
              <w:autoSpaceDN w:val="0"/>
              <w:adjustRightInd w:val="0"/>
              <w:spacing w:before="0" w:line="240" w:lineRule="auto"/>
              <w:ind w:left="0"/>
              <w:jc w:val="left"/>
              <w:rPr>
                <w:ins w:id="2248" w:author="UPC" w:date="2015-05-12T12:11:00Z"/>
                <w:rFonts w:ascii="Consolas" w:hAnsi="Consolas" w:cs="Consolas"/>
                <w:sz w:val="20"/>
              </w:rPr>
            </w:pPr>
            <w:ins w:id="2249" w:author="UPC" w:date="2015-05-12T12:11:00Z">
              <w:r>
                <w:rPr>
                  <w:rFonts w:ascii="Consolas" w:hAnsi="Consolas" w:cs="Consolas"/>
                  <w:color w:val="000000"/>
                  <w:sz w:val="20"/>
                </w:rPr>
                <w:lastRenderedPageBreak/>
                <w:tab/>
              </w:r>
              <w:r w:rsidRPr="00A30C8D">
                <w:rPr>
                  <w:rFonts w:ascii="Consolas" w:hAnsi="Consolas" w:cs="Consolas"/>
                  <w:color w:val="000000"/>
                  <w:sz w:val="20"/>
                </w:rPr>
                <w:t>webPage = webPage.replace(</w:t>
              </w:r>
              <w:r w:rsidRPr="00A30C8D">
                <w:rPr>
                  <w:rFonts w:ascii="Consolas" w:hAnsi="Consolas" w:cs="Consolas"/>
                  <w:color w:val="FF00CC"/>
                  <w:sz w:val="20"/>
                </w:rPr>
                <w:t>"/rrhh/files/tecnic/"</w:t>
              </w:r>
              <w:r w:rsidRPr="00A30C8D">
                <w:rPr>
                  <w:rFonts w:ascii="Consolas" w:hAnsi="Consolas" w:cs="Consolas"/>
                  <w:color w:val="000000"/>
                  <w:sz w:val="20"/>
                </w:rPr>
                <w:t xml:space="preserve">, </w:t>
              </w:r>
              <w:r w:rsidRPr="00A30C8D">
                <w:rPr>
                  <w:rFonts w:ascii="Consolas" w:hAnsi="Consolas" w:cs="Consolas"/>
                  <w:color w:val="FF00CC"/>
                  <w:sz w:val="20"/>
                </w:rPr>
                <w:t>"/rrhh/rrhh_resources/tecnic/"</w:t>
              </w:r>
              <w:r w:rsidRPr="00A30C8D">
                <w:rPr>
                  <w:rFonts w:ascii="Consolas" w:hAnsi="Consolas" w:cs="Consolas"/>
                  <w:color w:val="000000"/>
                  <w:sz w:val="20"/>
                </w:rPr>
                <w:t>)</w:t>
              </w:r>
            </w:ins>
          </w:p>
          <w:p w:rsidR="00A30C8D" w:rsidRDefault="00A30C8D" w:rsidP="00A30C8D">
            <w:pPr>
              <w:ind w:left="0"/>
              <w:rPr>
                <w:ins w:id="2250" w:author="UPC" w:date="2015-05-12T12:10:00Z"/>
              </w:rPr>
            </w:pPr>
            <w:ins w:id="2251" w:author="UPC" w:date="2015-05-12T12:11:00Z">
              <w:r>
                <w:rPr>
                  <w:rFonts w:ascii="Consolas" w:hAnsi="Consolas" w:cs="Consolas"/>
                  <w:color w:val="000000"/>
                  <w:sz w:val="20"/>
                </w:rPr>
                <w:t>}</w:t>
              </w:r>
            </w:ins>
          </w:p>
        </w:tc>
      </w:tr>
    </w:tbl>
    <w:p w:rsidR="00A30C8D" w:rsidRDefault="0005242C">
      <w:pPr>
        <w:pStyle w:val="Llegenda"/>
        <w:rPr>
          <w:ins w:id="2252" w:author="UPC" w:date="2015-05-12T12:08:00Z"/>
        </w:rPr>
        <w:pPrChange w:id="2253" w:author="UPC" w:date="2015-05-12T12:17:00Z">
          <w:pPr/>
        </w:pPrChange>
      </w:pPr>
      <w:bookmarkStart w:id="2254" w:name="_Toc421086242"/>
      <w:ins w:id="2255" w:author="UPC" w:date="2015-05-12T12:17:00Z">
        <w:r>
          <w:lastRenderedPageBreak/>
          <w:t xml:space="preserve">Figura </w:t>
        </w:r>
        <w:r>
          <w:fldChar w:fldCharType="begin"/>
        </w:r>
        <w:r>
          <w:instrText xml:space="preserve"> SEQ Figura \* ARABIC </w:instrText>
        </w:r>
      </w:ins>
      <w:r>
        <w:fldChar w:fldCharType="separate"/>
      </w:r>
      <w:ins w:id="2256" w:author="UPC" w:date="2015-06-03T09:11:00Z">
        <w:r w:rsidR="008D50D6">
          <w:rPr>
            <w:noProof/>
          </w:rPr>
          <w:t>80</w:t>
        </w:r>
      </w:ins>
      <w:ins w:id="2257" w:author="UPC" w:date="2015-05-12T12:17:00Z">
        <w:r>
          <w:fldChar w:fldCharType="end"/>
        </w:r>
        <w:r>
          <w:t>: Controlador que es fa servir per enllaçar imatges en execució local</w:t>
        </w:r>
      </w:ins>
      <w:bookmarkEnd w:id="2254"/>
    </w:p>
    <w:p w:rsidR="005A3A85" w:rsidRDefault="003D123D">
      <w:pPr>
        <w:rPr>
          <w:ins w:id="2258" w:author="UPC" w:date="2015-05-12T12:22:00Z"/>
        </w:rPr>
      </w:pPr>
      <w:ins w:id="2259" w:author="UPC" w:date="2015-05-12T12:20:00Z">
        <w:r>
          <w:t xml:space="preserve">Una vegada arribats a aquest punt cal tenir en compte que tots els elements que es troben a la carpeta </w:t>
        </w:r>
        <w:r w:rsidRPr="00814305">
          <w:rPr>
            <w:i/>
            <w:rPrChange w:id="2260" w:author="UPC" w:date="2015-05-12T12:22:00Z">
              <w:rPr/>
            </w:rPrChange>
          </w:rPr>
          <w:t>web-app</w:t>
        </w:r>
        <w:r>
          <w:t xml:space="preserve"> s’empaquetaran </w:t>
        </w:r>
      </w:ins>
      <w:ins w:id="2261" w:author="UPC" w:date="2015-05-12T12:21:00Z">
        <w:r>
          <w:t xml:space="preserve">dintre de l’arxiu WAR. Aixó no ens interessa perquè </w:t>
        </w:r>
      </w:ins>
      <w:ins w:id="2262" w:author="UPC" w:date="2015-05-12T12:29:00Z">
        <w:r w:rsidR="00401E7C">
          <w:t xml:space="preserve">les imatges </w:t>
        </w:r>
      </w:ins>
      <w:ins w:id="2263" w:author="UPC" w:date="2015-05-12T12:21:00Z">
        <w:r>
          <w:t>no s</w:t>
        </w:r>
        <w:r w:rsidR="00401E7C">
          <w:t>ón necess</w:t>
        </w:r>
      </w:ins>
      <w:ins w:id="2264" w:author="UPC" w:date="2015-05-12T12:29:00Z">
        <w:r w:rsidR="00401E7C">
          <w:t>à</w:t>
        </w:r>
      </w:ins>
      <w:ins w:id="2265" w:author="UPC" w:date="2015-05-12T12:21:00Z">
        <w:r>
          <w:t>ri</w:t>
        </w:r>
      </w:ins>
      <w:ins w:id="2266" w:author="UPC" w:date="2015-05-12T12:29:00Z">
        <w:r w:rsidR="00401E7C">
          <w:t>e</w:t>
        </w:r>
      </w:ins>
      <w:ins w:id="2267" w:author="UPC" w:date="2015-05-12T12:21:00Z">
        <w:r>
          <w:t>s pel funcionament de l’aplicació en producció i perquè a més ocupen espai.</w:t>
        </w:r>
      </w:ins>
    </w:p>
    <w:p w:rsidR="00EF0FF9" w:rsidRDefault="00EF0FF9">
      <w:pPr>
        <w:rPr>
          <w:ins w:id="2268" w:author="UPC" w:date="2015-05-12T12:24:00Z"/>
        </w:rPr>
      </w:pPr>
      <w:ins w:id="2269" w:author="UPC" w:date="2015-05-12T12:22:00Z">
        <w:r>
          <w:t>La soluci</w:t>
        </w:r>
      </w:ins>
      <w:ins w:id="2270" w:author="UPC" w:date="2015-05-12T12:23:00Z">
        <w:r>
          <w:t xml:space="preserve">ó a aquest problema és afegir el següent codi a l’arxiu </w:t>
        </w:r>
        <w:r w:rsidRPr="00754F03">
          <w:rPr>
            <w:b/>
            <w:i/>
            <w:rPrChange w:id="2271" w:author="UPC" w:date="2015-05-12T12:24:00Z">
              <w:rPr/>
            </w:rPrChange>
          </w:rPr>
          <w:t>Buildconfig.groovy</w:t>
        </w:r>
        <w:r>
          <w:t xml:space="preserve"> per tal d’esborrar la carpeta </w:t>
        </w:r>
        <w:r w:rsidRPr="00DF43B6">
          <w:rPr>
            <w:i/>
            <w:rPrChange w:id="2272" w:author="UPC" w:date="2015-05-12T12:24:00Z">
              <w:rPr/>
            </w:rPrChange>
          </w:rPr>
          <w:t>rrhh_resources</w:t>
        </w:r>
        <w:r>
          <w:t xml:space="preserve"> i tota la seva estructura en el </w:t>
        </w:r>
      </w:ins>
      <w:ins w:id="2273" w:author="UPC" w:date="2015-05-12T12:24:00Z">
        <w:r>
          <w:t>moment de generar l’arxiu WAR:</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274" w:author="UPC" w:date="2015-05-12T12:25:00Z">
          <w:tblPr>
            <w:tblStyle w:val="Taulaambquadrcula"/>
            <w:tblW w:w="0" w:type="auto"/>
            <w:tblLook w:val="04A0" w:firstRow="1" w:lastRow="0" w:firstColumn="1" w:lastColumn="0" w:noHBand="0" w:noVBand="1"/>
          </w:tblPr>
        </w:tblPrChange>
      </w:tblPr>
      <w:tblGrid>
        <w:gridCol w:w="8645"/>
        <w:tblGridChange w:id="2275">
          <w:tblGrid>
            <w:gridCol w:w="8645"/>
          </w:tblGrid>
        </w:tblGridChange>
      </w:tblGrid>
      <w:tr w:rsidR="00C92657" w:rsidTr="00C92657">
        <w:trPr>
          <w:ins w:id="2276" w:author="UPC" w:date="2015-05-12T12:24:00Z"/>
        </w:trPr>
        <w:tc>
          <w:tcPr>
            <w:tcW w:w="8645" w:type="dxa"/>
            <w:shd w:val="pct5" w:color="auto" w:fill="auto"/>
            <w:tcPrChange w:id="2277" w:author="UPC" w:date="2015-05-12T12:25:00Z">
              <w:tcPr>
                <w:tcW w:w="8645" w:type="dxa"/>
              </w:tcPr>
            </w:tcPrChange>
          </w:tcPr>
          <w:p w:rsidR="00C92657" w:rsidRPr="00C92657" w:rsidRDefault="00C92657" w:rsidP="00C92657">
            <w:pPr>
              <w:autoSpaceDE w:val="0"/>
              <w:autoSpaceDN w:val="0"/>
              <w:adjustRightInd w:val="0"/>
              <w:spacing w:before="0" w:line="240" w:lineRule="auto"/>
              <w:ind w:left="0"/>
              <w:jc w:val="left"/>
              <w:rPr>
                <w:ins w:id="2278" w:author="UPC" w:date="2015-05-12T12:24:00Z"/>
                <w:rFonts w:ascii="Consolas" w:hAnsi="Consolas" w:cs="Consolas"/>
                <w:sz w:val="20"/>
              </w:rPr>
            </w:pPr>
            <w:ins w:id="2279" w:author="UPC" w:date="2015-05-12T12:24:00Z">
              <w:r w:rsidRPr="00C92657">
                <w:rPr>
                  <w:rFonts w:ascii="Consolas" w:hAnsi="Consolas" w:cs="Consolas"/>
                  <w:color w:val="3F7F5F"/>
                  <w:sz w:val="20"/>
                </w:rPr>
                <w:t>//En el moment de construir el WAR no s'inclourà la carpeta web-app/rrhh_resources</w:t>
              </w:r>
            </w:ins>
          </w:p>
          <w:p w:rsidR="00C92657" w:rsidRDefault="00C92657" w:rsidP="00C92657">
            <w:pPr>
              <w:autoSpaceDE w:val="0"/>
              <w:autoSpaceDN w:val="0"/>
              <w:adjustRightInd w:val="0"/>
              <w:spacing w:before="0" w:line="240" w:lineRule="auto"/>
              <w:ind w:left="0"/>
              <w:jc w:val="left"/>
              <w:rPr>
                <w:ins w:id="2280" w:author="UPC" w:date="2015-05-12T12:24:00Z"/>
                <w:rFonts w:ascii="Consolas" w:hAnsi="Consolas" w:cs="Consolas"/>
                <w:sz w:val="20"/>
              </w:rPr>
            </w:pPr>
            <w:ins w:id="2281" w:author="UPC" w:date="2015-05-12T12:24:00Z">
              <w:r>
                <w:rPr>
                  <w:rFonts w:ascii="Consolas" w:hAnsi="Consolas" w:cs="Consolas"/>
                  <w:color w:val="000000"/>
                  <w:sz w:val="20"/>
                </w:rPr>
                <w:t>grails.war.resources = { stagingDir -&gt;</w:t>
              </w:r>
            </w:ins>
          </w:p>
          <w:p w:rsidR="00C92657" w:rsidRDefault="00C92657" w:rsidP="00C92657">
            <w:pPr>
              <w:autoSpaceDE w:val="0"/>
              <w:autoSpaceDN w:val="0"/>
              <w:adjustRightInd w:val="0"/>
              <w:spacing w:before="0" w:line="240" w:lineRule="auto"/>
              <w:ind w:left="0"/>
              <w:jc w:val="left"/>
              <w:rPr>
                <w:ins w:id="2282" w:author="UPC" w:date="2015-05-12T12:24:00Z"/>
                <w:rFonts w:ascii="Consolas" w:hAnsi="Consolas" w:cs="Consolas"/>
                <w:sz w:val="20"/>
              </w:rPr>
            </w:pPr>
            <w:ins w:id="2283" w:author="UPC" w:date="2015-05-12T12:24:00Z">
              <w:r>
                <w:rPr>
                  <w:rFonts w:ascii="Consolas" w:hAnsi="Consolas" w:cs="Consolas"/>
                  <w:color w:val="000000"/>
                  <w:sz w:val="20"/>
                </w:rPr>
                <w:tab/>
              </w:r>
              <w:r>
                <w:rPr>
                  <w:rFonts w:ascii="Consolas" w:hAnsi="Consolas" w:cs="Consolas"/>
                  <w:color w:val="66CCFF"/>
                  <w:sz w:val="20"/>
                </w:rPr>
                <w:t>delete</w:t>
              </w:r>
              <w:r>
                <w:rPr>
                  <w:rFonts w:ascii="Consolas" w:hAnsi="Consolas" w:cs="Consolas"/>
                  <w:color w:val="000000"/>
                  <w:sz w:val="20"/>
                </w:rPr>
                <w:t xml:space="preserve"> { fileset dir: </w:t>
              </w:r>
              <w:r>
                <w:rPr>
                  <w:rFonts w:ascii="Consolas" w:hAnsi="Consolas" w:cs="Consolas"/>
                  <w:color w:val="FF00CC"/>
                  <w:sz w:val="20"/>
                </w:rPr>
                <w:t>"${stagingDir}</w:t>
              </w:r>
              <w:r>
                <w:rPr>
                  <w:rFonts w:ascii="Consolas" w:hAnsi="Consolas" w:cs="Consolas"/>
                  <w:i/>
                  <w:iCs/>
                  <w:color w:val="FF00CC"/>
                  <w:sz w:val="20"/>
                </w:rPr>
                <w:t>/rrhh_resources/"</w:t>
              </w:r>
              <w:r>
                <w:rPr>
                  <w:rFonts w:ascii="Consolas" w:hAnsi="Consolas" w:cs="Consolas"/>
                  <w:color w:val="000000"/>
                  <w:sz w:val="20"/>
                </w:rPr>
                <w:t xml:space="preserve"> }</w:t>
              </w:r>
            </w:ins>
          </w:p>
          <w:p w:rsidR="00C92657" w:rsidRDefault="00C92657" w:rsidP="00C92657">
            <w:pPr>
              <w:autoSpaceDE w:val="0"/>
              <w:autoSpaceDN w:val="0"/>
              <w:adjustRightInd w:val="0"/>
              <w:spacing w:before="0" w:line="240" w:lineRule="auto"/>
              <w:ind w:left="0"/>
              <w:jc w:val="left"/>
              <w:rPr>
                <w:ins w:id="2284" w:author="UPC" w:date="2015-05-12T12:24:00Z"/>
                <w:rFonts w:ascii="Consolas" w:hAnsi="Consolas" w:cs="Consolas"/>
                <w:sz w:val="20"/>
              </w:rPr>
            </w:pPr>
            <w:ins w:id="2285" w:author="UPC" w:date="2015-05-12T12:24:00Z">
              <w:r>
                <w:rPr>
                  <w:rFonts w:ascii="Consolas" w:hAnsi="Consolas" w:cs="Consolas"/>
                  <w:color w:val="000000"/>
                  <w:sz w:val="20"/>
                </w:rPr>
                <w:tab/>
              </w:r>
              <w:r>
                <w:rPr>
                  <w:rFonts w:ascii="Consolas" w:hAnsi="Consolas" w:cs="Consolas"/>
                  <w:color w:val="66CCFF"/>
                  <w:sz w:val="20"/>
                </w:rPr>
                <w:t>delete</w:t>
              </w:r>
              <w:r>
                <w:rPr>
                  <w:rFonts w:ascii="Consolas" w:hAnsi="Consolas" w:cs="Consolas"/>
                  <w:color w:val="000000"/>
                  <w:sz w:val="20"/>
                </w:rPr>
                <w:t xml:space="preserve">(dir: </w:t>
              </w:r>
              <w:r>
                <w:rPr>
                  <w:rFonts w:ascii="Consolas" w:hAnsi="Consolas" w:cs="Consolas"/>
                  <w:color w:val="FF00CC"/>
                  <w:sz w:val="20"/>
                </w:rPr>
                <w:t>"${stagingDir}</w:t>
              </w:r>
              <w:r>
                <w:rPr>
                  <w:rFonts w:ascii="Consolas" w:hAnsi="Consolas" w:cs="Consolas"/>
                  <w:i/>
                  <w:iCs/>
                  <w:color w:val="FF00CC"/>
                  <w:sz w:val="20"/>
                </w:rPr>
                <w:t>/rrhh_resources/"</w:t>
              </w:r>
              <w:r>
                <w:rPr>
                  <w:rFonts w:ascii="Consolas" w:hAnsi="Consolas" w:cs="Consolas"/>
                  <w:color w:val="000000"/>
                  <w:sz w:val="20"/>
                </w:rPr>
                <w:t>)</w:t>
              </w:r>
            </w:ins>
          </w:p>
          <w:p w:rsidR="00C92657" w:rsidRDefault="00C92657" w:rsidP="00C92657">
            <w:pPr>
              <w:ind w:left="0"/>
              <w:rPr>
                <w:ins w:id="2286" w:author="UPC" w:date="2015-05-12T12:24:00Z"/>
              </w:rPr>
            </w:pPr>
            <w:ins w:id="2287" w:author="UPC" w:date="2015-05-12T12:24:00Z">
              <w:r>
                <w:rPr>
                  <w:rFonts w:ascii="Consolas" w:hAnsi="Consolas" w:cs="Consolas"/>
                  <w:color w:val="000000"/>
                  <w:sz w:val="20"/>
                </w:rPr>
                <w:t>}</w:t>
              </w:r>
            </w:ins>
          </w:p>
        </w:tc>
      </w:tr>
    </w:tbl>
    <w:p w:rsidR="00C92657" w:rsidRDefault="00C14937">
      <w:pPr>
        <w:pStyle w:val="Llegenda"/>
        <w:rPr>
          <w:ins w:id="2288" w:author="UPC" w:date="2015-05-12T12:09:00Z"/>
        </w:rPr>
        <w:pPrChange w:id="2289" w:author="UPC" w:date="2015-05-12T12:26:00Z">
          <w:pPr/>
        </w:pPrChange>
      </w:pPr>
      <w:bookmarkStart w:id="2290" w:name="_Toc421086243"/>
      <w:ins w:id="2291" w:author="UPC" w:date="2015-05-12T12:26:00Z">
        <w:r>
          <w:t xml:space="preserve">Figura </w:t>
        </w:r>
        <w:r>
          <w:fldChar w:fldCharType="begin"/>
        </w:r>
        <w:r>
          <w:instrText xml:space="preserve"> SEQ Figura \* ARABIC </w:instrText>
        </w:r>
      </w:ins>
      <w:r>
        <w:fldChar w:fldCharType="separate"/>
      </w:r>
      <w:ins w:id="2292" w:author="UPC" w:date="2015-06-03T09:11:00Z">
        <w:r w:rsidR="008D50D6">
          <w:rPr>
            <w:noProof/>
          </w:rPr>
          <w:t>81</w:t>
        </w:r>
      </w:ins>
      <w:ins w:id="2293" w:author="UPC" w:date="2015-05-12T12:26:00Z">
        <w:r>
          <w:fldChar w:fldCharType="end"/>
        </w:r>
        <w:r>
          <w:t>: Codi per esborrar la carpeta de imatges de l'arxiu WAR</w:t>
        </w:r>
      </w:ins>
      <w:bookmarkEnd w:id="2290"/>
    </w:p>
    <w:p w:rsidR="005A3A85" w:rsidRPr="00CE4959" w:rsidRDefault="005A3A85">
      <w:pPr>
        <w:rPr>
          <w:ins w:id="2294" w:author="UPC" w:date="2015-05-12T11:40:00Z"/>
        </w:rPr>
      </w:pPr>
    </w:p>
    <w:p w:rsidR="00920D1E" w:rsidRDefault="00920D1E" w:rsidP="00920D1E">
      <w:pPr>
        <w:rPr>
          <w:ins w:id="2295" w:author="UPC" w:date="2015-05-06T07:50:00Z"/>
        </w:rPr>
      </w:pPr>
      <w:ins w:id="2296" w:author="UPC" w:date="2015-05-06T07:50:00Z">
        <w:r>
          <w:br w:type="page"/>
        </w:r>
      </w:ins>
    </w:p>
    <w:p w:rsidR="000E266B" w:rsidRDefault="000E266B" w:rsidP="00450C0F">
      <w:pPr>
        <w:pStyle w:val="Ttol1"/>
      </w:pPr>
      <w:bookmarkStart w:id="2297" w:name="_Toc421086094"/>
      <w:r>
        <w:lastRenderedPageBreak/>
        <w:t>Aplicacions RPPAS, RPPDI i RPBEC</w:t>
      </w:r>
      <w:bookmarkEnd w:id="2297"/>
    </w:p>
    <w:p w:rsidR="009D18B0" w:rsidRPr="009D18B0" w:rsidRDefault="009D18B0" w:rsidP="009D18B0">
      <w:r>
        <w:t xml:space="preserve">A continuació es descriurà com crear </w:t>
      </w:r>
      <w:r w:rsidR="005046A1">
        <w:t xml:space="preserve">una aplicació Grails </w:t>
      </w:r>
      <w:r w:rsidR="00F926B3">
        <w:t xml:space="preserve">que faci de client </w:t>
      </w:r>
      <w:r>
        <w:t xml:space="preserve">per a </w:t>
      </w:r>
      <w:r w:rsidR="00E877FE">
        <w:t>connectar-se a un servidor de</w:t>
      </w:r>
      <w:r>
        <w:t xml:space="preserve"> web service</w:t>
      </w:r>
      <w:r w:rsidR="00E877FE">
        <w:t>s</w:t>
      </w:r>
      <w:r>
        <w:t>.</w:t>
      </w:r>
    </w:p>
    <w:p w:rsidR="007D68E6" w:rsidRDefault="007D68E6" w:rsidP="00450C0F">
      <w:pPr>
        <w:pStyle w:val="Ttol2"/>
      </w:pPr>
      <w:bookmarkStart w:id="2298" w:name="_Toc421086095"/>
      <w:r>
        <w:t>Configuració de web</w:t>
      </w:r>
      <w:r w:rsidR="009D18B0">
        <w:t xml:space="preserve"> </w:t>
      </w:r>
      <w:r>
        <w:t>services</w:t>
      </w:r>
      <w:bookmarkEnd w:id="2298"/>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bookmarkStart w:id="2299" w:name="_Toc421086244"/>
      <w:r>
        <w:t xml:space="preserve">Figura </w:t>
      </w:r>
      <w:r w:rsidR="00C51F7C">
        <w:fldChar w:fldCharType="begin"/>
      </w:r>
      <w:r w:rsidR="00C51F7C">
        <w:instrText xml:space="preserve"> SEQ Figura \* ARABIC </w:instrText>
      </w:r>
      <w:r w:rsidR="00C51F7C">
        <w:fldChar w:fldCharType="separate"/>
      </w:r>
      <w:ins w:id="2300" w:author="UPC" w:date="2015-06-03T09:11:00Z">
        <w:r w:rsidR="008D50D6">
          <w:rPr>
            <w:noProof/>
          </w:rPr>
          <w:t>82</w:t>
        </w:r>
      </w:ins>
      <w:del w:id="2301" w:author="UPC" w:date="2015-04-29T07:58:00Z">
        <w:r w:rsidR="00DD31AB" w:rsidDel="00154CE0">
          <w:rPr>
            <w:noProof/>
          </w:rPr>
          <w:delText>73</w:delText>
        </w:r>
      </w:del>
      <w:r w:rsidR="00C51F7C">
        <w:rPr>
          <w:noProof/>
        </w:rPr>
        <w:fldChar w:fldCharType="end"/>
      </w:r>
      <w:r>
        <w:t xml:space="preserve">: </w:t>
      </w:r>
      <w:r w:rsidR="001410D7">
        <w:t xml:space="preserve">Arxiu </w:t>
      </w:r>
      <w:r w:rsidR="001410D7" w:rsidRPr="00CE1C47">
        <w:rPr>
          <w:i/>
        </w:rPr>
        <w:t>BuildConfig.groovy</w:t>
      </w:r>
      <w:r w:rsidR="0096177A">
        <w:t xml:space="preserve">. </w:t>
      </w:r>
      <w:r>
        <w:t>Instal·lació del</w:t>
      </w:r>
      <w:r w:rsidR="007F3850">
        <w:t>s</w:t>
      </w:r>
      <w:r>
        <w:t xml:space="preserve"> plugin</w:t>
      </w:r>
      <w:r w:rsidR="007F3850">
        <w:t>s CXF per connectar-se a web</w:t>
      </w:r>
      <w:r w:rsidR="009D18B0">
        <w:t xml:space="preserve"> </w:t>
      </w:r>
      <w:r w:rsidR="007F3850">
        <w:t>services</w:t>
      </w:r>
      <w:bookmarkEnd w:id="2299"/>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Pr>
          <w:b/>
        </w:rPr>
        <w:instrText xml:space="preserve"> \* MERGEFORMAT </w:instrText>
      </w:r>
      <w:r w:rsidR="00BE05C8" w:rsidRPr="00BE05C8">
        <w:rPr>
          <w:b/>
        </w:rPr>
      </w:r>
      <w:r w:rsidR="00BE05C8" w:rsidRPr="00BE05C8">
        <w:rPr>
          <w:b/>
        </w:rPr>
        <w:fldChar w:fldCharType="separate"/>
      </w:r>
      <w:ins w:id="2302" w:author="UPC" w:date="2015-06-03T09:11:00Z">
        <w:r w:rsidR="008D50D6">
          <w:rPr>
            <w:b/>
          </w:rPr>
          <w:t>5.4.1</w:t>
        </w:r>
      </w:ins>
      <w:del w:id="2303" w:author="UPC" w:date="2015-04-29T07:58:00Z">
        <w:r w:rsidR="00DD31AB" w:rsidDel="00154CE0">
          <w:rPr>
            <w:b/>
          </w:rPr>
          <w:delText>5.4.1</w:delText>
        </w:r>
      </w:del>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Pr>
          <w:b/>
        </w:rPr>
        <w:instrText xml:space="preserve"> \* MERGEFORMAT </w:instrText>
      </w:r>
      <w:r w:rsidR="00BE05C8" w:rsidRPr="00BE05C8">
        <w:rPr>
          <w:b/>
        </w:rPr>
      </w:r>
      <w:r w:rsidR="00BE05C8" w:rsidRPr="00BE05C8">
        <w:rPr>
          <w:b/>
        </w:rPr>
        <w:fldChar w:fldCharType="separate"/>
      </w:r>
      <w:ins w:id="2304" w:author="UPC" w:date="2015-06-03T09:11:00Z">
        <w:r w:rsidR="008D50D6" w:rsidRPr="008D50D6">
          <w:rPr>
            <w:b/>
            <w:rPrChange w:id="2305" w:author="UPC" w:date="2015-06-03T09:11:00Z">
              <w:rPr/>
            </w:rPrChange>
          </w:rPr>
          <w:t>Error al descarregar plugins</w:t>
        </w:r>
      </w:ins>
      <w:del w:id="2306" w:author="UPC" w:date="2015-04-29T07:58:00Z">
        <w:r w:rsidR="00DD31AB" w:rsidRPr="00DD31AB" w:rsidDel="00154CE0">
          <w:rPr>
            <w:b/>
          </w:rPr>
          <w:delText>Error al descarregar plugins</w:delText>
        </w:r>
      </w:del>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bookmarkStart w:id="2307" w:name="_Toc421086245"/>
      <w:r>
        <w:t xml:space="preserve">Figura </w:t>
      </w:r>
      <w:r w:rsidR="00C51F7C">
        <w:fldChar w:fldCharType="begin"/>
      </w:r>
      <w:r w:rsidR="00C51F7C">
        <w:instrText xml:space="preserve"> SEQ Figura \* ARABIC </w:instrText>
      </w:r>
      <w:r w:rsidR="00C51F7C">
        <w:fldChar w:fldCharType="separate"/>
      </w:r>
      <w:ins w:id="2308" w:author="UPC" w:date="2015-06-03T09:11:00Z">
        <w:r w:rsidR="008D50D6">
          <w:rPr>
            <w:noProof/>
          </w:rPr>
          <w:t>83</w:t>
        </w:r>
      </w:ins>
      <w:del w:id="2309" w:author="UPC" w:date="2015-04-29T07:58:00Z">
        <w:r w:rsidR="00DD31AB" w:rsidDel="00154CE0">
          <w:rPr>
            <w:noProof/>
          </w:rPr>
          <w:delText>74</w:delText>
        </w:r>
      </w:del>
      <w:r w:rsidR="00C51F7C">
        <w:rPr>
          <w:noProof/>
        </w:rPr>
        <w:fldChar w:fldCharType="end"/>
      </w:r>
      <w:r>
        <w:t xml:space="preserve">: Exemple d'arxiu </w:t>
      </w:r>
      <w:r w:rsidRPr="00CE1C47">
        <w:rPr>
          <w:i/>
        </w:rPr>
        <w:t>Config.groovy</w:t>
      </w:r>
      <w:r>
        <w:t xml:space="preserve"> per configurar un client web service</w:t>
      </w:r>
      <w:bookmarkEnd w:id="2307"/>
    </w:p>
    <w:p w:rsidR="004566F5" w:rsidRDefault="00C51F7C" w:rsidP="000904C9">
      <w:r>
        <w:rPr>
          <w:noProof/>
        </w:rPr>
        <w:pict>
          <v:shape id="_x0000_s1036" type="#_x0000_t75" style="position:absolute;left:0;text-align:left;margin-left:139.2pt;margin-top:132.5pt;width:28.5pt;height:16.5pt;z-index:251661312;mso-position-horizontal-relative:text;mso-position-vertical-relative:text" wrapcoords="-568 0 -568 20618 21600 20618 21600 0 -568 0">
            <v:imagedata r:id="rId48" o:title=""/>
            <w10:wrap type="through"/>
          </v:shape>
          <o:OLEObject Type="Embed" ProgID="PBrush" ShapeID="_x0000_s1036" DrawAspect="Content" ObjectID="_1498643143" r:id="rId49"/>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hyperlink r:id="rId50" w:history="1">
        <w:r w:rsidR="0061362C" w:rsidRPr="00632719">
          <w:rPr>
            <w:rStyle w:val="Enlla"/>
          </w:rPr>
          <w:t>http://www.imn.ac.cr/MeteorologicoWS/MeteorologicoWS.asmx</w:t>
        </w:r>
      </w:hyperlink>
      <w:r w:rsidR="0061362C">
        <w:t>.</w:t>
      </w:r>
      <w:r w:rsidR="00D45803">
        <w:t xml:space="preserve"> Per veure una descripció de tots els serveis que ofereix el servidor de web services cal anar a </w:t>
      </w:r>
      <w:hyperlink r:id="rId51" w:history="1">
        <w:r w:rsidR="00D45803" w:rsidRPr="00632719">
          <w:rPr>
            <w:rStyle w:val="Enlla"/>
          </w:rPr>
          <w:t>http://www.imn.ac.cr/MeteorologicoWS/MeteorologicoWS.asmx?WSDL</w:t>
        </w:r>
      </w:hyperlink>
      <w:r w:rsidR="00D45803">
        <w:t>.</w:t>
      </w:r>
      <w:r w:rsidR="00BA656D">
        <w:t xml:space="preserve"> </w:t>
      </w:r>
      <w:r w:rsidR="004566F5">
        <w:t>Ana</w:t>
      </w:r>
      <w:r w:rsidR="00EE6654">
        <w:t>r</w:t>
      </w:r>
      <w:r w:rsidR="004566F5">
        <w:t xml:space="preserve"> a </w:t>
      </w:r>
      <w:r w:rsidR="004566F5" w:rsidRPr="008D23CC">
        <w:rPr>
          <w:i/>
        </w:rPr>
        <w:t>Command Grails History</w:t>
      </w:r>
      <w:r w:rsidR="004566F5">
        <w:t xml:space="preserve"> (</w:t>
      </w:r>
      <w:r w:rsidR="00EE6654">
        <w:t xml:space="preserve"> </w:t>
      </w:r>
      <w:r w:rsidR="004566F5">
        <w:t>)</w:t>
      </w:r>
      <w:r w:rsidR="00136A02">
        <w:t xml:space="preserve"> i escriure la insturcció </w:t>
      </w:r>
      <w:r w:rsidR="00B273D6">
        <w:rPr>
          <w:i/>
        </w:rPr>
        <w:t>“</w:t>
      </w:r>
      <w:r w:rsidR="00136A02" w:rsidRPr="00B46F58">
        <w:rPr>
          <w:i/>
        </w:rPr>
        <w:t>wsdl2java</w:t>
      </w:r>
      <w:r w:rsidR="00B273D6">
        <w:rPr>
          <w:i/>
        </w:rPr>
        <w:t>”</w:t>
      </w:r>
      <w:r w:rsidR="00136A02">
        <w:t xml:space="preserve"> i 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lastRenderedPageBreak/>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bookmarkStart w:id="2310" w:name="_Toc421086246"/>
      <w:r>
        <w:t xml:space="preserve">Figura </w:t>
      </w:r>
      <w:r w:rsidR="00C51F7C">
        <w:fldChar w:fldCharType="begin"/>
      </w:r>
      <w:r w:rsidR="00C51F7C">
        <w:instrText xml:space="preserve"> SEQ Figura \* ARABIC </w:instrText>
      </w:r>
      <w:r w:rsidR="00C51F7C">
        <w:fldChar w:fldCharType="separate"/>
      </w:r>
      <w:ins w:id="2311" w:author="UPC" w:date="2015-06-03T09:11:00Z">
        <w:r w:rsidR="008D50D6">
          <w:rPr>
            <w:noProof/>
          </w:rPr>
          <w:t>84</w:t>
        </w:r>
      </w:ins>
      <w:del w:id="2312" w:author="UPC" w:date="2015-04-29T07:58:00Z">
        <w:r w:rsidR="00DD31AB" w:rsidDel="00154CE0">
          <w:rPr>
            <w:noProof/>
          </w:rPr>
          <w:delText>75</w:delText>
        </w:r>
      </w:del>
      <w:r w:rsidR="00C51F7C">
        <w:rPr>
          <w:noProof/>
        </w:rPr>
        <w:fldChar w:fldCharType="end"/>
      </w:r>
      <w:r>
        <w:t>: Missatge obtingut a la consola després d'executar exitosament la instrucció wsdl2java</w:t>
      </w:r>
      <w:bookmarkEnd w:id="2310"/>
    </w:p>
    <w:p w:rsidR="0001788B" w:rsidRDefault="0001788B" w:rsidP="0001788B">
      <w:r>
        <w:t>El que ha passat és que s’han descarregat del web service remot que ofereix els serveis</w:t>
      </w:r>
      <w:r w:rsidR="00F6111B">
        <w:t xml:space="preserve"> les classes Java equivalents a les operacions compatibles a executar al nostre projecte per fer-les servir</w:t>
      </w:r>
      <w:r w:rsidR="006B5C71">
        <w:t>.</w:t>
      </w:r>
    </w:p>
    <w:p w:rsidR="006B5C71" w:rsidRDefault="006B5C71" w:rsidP="0001788B">
      <w:r>
        <w:t xml:space="preserve">Per finalitzar la configuració del nostre client de web services s’ha de identificar la variable </w:t>
      </w:r>
      <w:r w:rsidRPr="00034153">
        <w:rPr>
          <w:i/>
        </w:rPr>
        <w:t>clientInterface</w:t>
      </w:r>
      <w:r>
        <w:t>.</w:t>
      </w:r>
      <w:r w:rsidR="00CC7FB9">
        <w:t xml:space="preserve"> Després n</w:t>
      </w:r>
      <w:r w:rsidR="00E4202B">
        <w:t xml:space="preserve">omés cal executar el projecte i </w:t>
      </w:r>
      <w:r w:rsidR="00CC7FB9">
        <w:t xml:space="preserve">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450C0F">
      <w:pPr>
        <w:pStyle w:val="Ttol3"/>
      </w:pPr>
      <w:bookmarkStart w:id="2313" w:name="_Toc421086096"/>
      <w:r>
        <w:t>Obtenir el ClientInterface</w:t>
      </w:r>
      <w:bookmarkEnd w:id="2313"/>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2F4FBE" w:rsidRDefault="002F6928" w:rsidP="00A74EA2">
      <w:pPr>
        <w:pStyle w:val="Llegenda"/>
      </w:pPr>
      <w:r>
        <w:rPr>
          <w:noProof/>
          <w:lang w:eastAsia="ca-ES"/>
        </w:rPr>
        <w:lastRenderedPageBreak/>
        <w:drawing>
          <wp:inline distT="0" distB="0" distL="0" distR="0" wp14:anchorId="780D53BF" wp14:editId="3252ABD7">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52">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p>
    <w:p w:rsidR="006B5C71" w:rsidRPr="0001788B" w:rsidRDefault="003F36E8" w:rsidP="00A74EA2">
      <w:pPr>
        <w:pStyle w:val="Llegenda"/>
      </w:pPr>
      <w:r>
        <w:t xml:space="preserve"> </w:t>
      </w:r>
      <w:bookmarkStart w:id="2314" w:name="_Toc421086151"/>
      <w:r w:rsidR="00227BAF">
        <w:t xml:space="preserve">Imatge </w:t>
      </w:r>
      <w:r w:rsidR="00C51F7C">
        <w:fldChar w:fldCharType="begin"/>
      </w:r>
      <w:r w:rsidR="00C51F7C">
        <w:instrText xml:space="preserve"> SEQ Imatge \* ARABIC </w:instrText>
      </w:r>
      <w:r w:rsidR="00C51F7C">
        <w:fldChar w:fldCharType="separate"/>
      </w:r>
      <w:ins w:id="2315" w:author="UPC" w:date="2015-06-03T09:11:00Z">
        <w:r w:rsidR="008D50D6">
          <w:rPr>
            <w:noProof/>
          </w:rPr>
          <w:t>13</w:t>
        </w:r>
      </w:ins>
      <w:del w:id="2316" w:author="UPC" w:date="2015-04-28T16:46:00Z">
        <w:r w:rsidR="00AF455E" w:rsidDel="006B5605">
          <w:rPr>
            <w:noProof/>
          </w:rPr>
          <w:delText>12</w:delText>
        </w:r>
      </w:del>
      <w:r w:rsidR="00C51F7C">
        <w:rPr>
          <w:noProof/>
        </w:rPr>
        <w:fldChar w:fldCharType="end"/>
      </w:r>
      <w:r w:rsidR="00227BAF">
        <w:t>: Arxius generats per la instrucció wsdl2java</w:t>
      </w:r>
      <w:bookmarkEnd w:id="2314"/>
    </w:p>
    <w:p w:rsidR="0069603E" w:rsidRDefault="0069603E" w:rsidP="00450C0F">
      <w:pPr>
        <w:pStyle w:val="Ttol2"/>
      </w:pPr>
      <w:bookmarkStart w:id="2317" w:name="_Toc421086097"/>
      <w:r>
        <w:t>Ús del webservice</w:t>
      </w:r>
      <w:bookmarkEnd w:id="2317"/>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41100D">
        <w:tc>
          <w:tcPr>
            <w:tcW w:w="436" w:type="dxa"/>
            <w:tcBorders>
              <w:top w:val="nil"/>
              <w:bottom w:val="nil"/>
              <w:right w:val="nil"/>
            </w:tcBorders>
            <w:shd w:val="pct12" w:color="auto" w:fill="auto"/>
          </w:tcPr>
          <w:p w:rsidR="004456C6" w:rsidRPr="007C552D" w:rsidRDefault="004456C6" w:rsidP="0041100D">
            <w:pPr>
              <w:pStyle w:val="Codi"/>
              <w:ind w:left="0"/>
              <w:jc w:val="right"/>
            </w:pPr>
            <w:r w:rsidRPr="007C552D">
              <w:t>1</w:t>
            </w:r>
          </w:p>
          <w:p w:rsidR="004456C6" w:rsidRPr="007C552D" w:rsidRDefault="004456C6" w:rsidP="0041100D">
            <w:pPr>
              <w:pStyle w:val="Codi"/>
              <w:ind w:left="0"/>
              <w:jc w:val="right"/>
            </w:pPr>
            <w:r w:rsidRPr="007C552D">
              <w:t>2</w:t>
            </w:r>
          </w:p>
          <w:p w:rsidR="004456C6" w:rsidRPr="007C552D" w:rsidRDefault="004456C6" w:rsidP="0041100D">
            <w:pPr>
              <w:pStyle w:val="Codi"/>
              <w:ind w:left="0"/>
              <w:jc w:val="right"/>
            </w:pPr>
            <w:r w:rsidRPr="007C552D">
              <w:t>3</w:t>
            </w:r>
          </w:p>
          <w:p w:rsidR="004456C6" w:rsidRPr="007C552D" w:rsidRDefault="004456C6" w:rsidP="0041100D">
            <w:pPr>
              <w:pStyle w:val="Codi"/>
              <w:ind w:left="0"/>
              <w:jc w:val="right"/>
            </w:pPr>
            <w:r w:rsidRPr="007C552D">
              <w:t>4</w:t>
            </w:r>
          </w:p>
          <w:p w:rsidR="004456C6" w:rsidRPr="007C552D" w:rsidRDefault="004456C6" w:rsidP="0041100D">
            <w:pPr>
              <w:pStyle w:val="Codi"/>
              <w:ind w:left="0"/>
              <w:jc w:val="right"/>
            </w:pPr>
            <w:r w:rsidRPr="007C552D">
              <w:lastRenderedPageBreak/>
              <w:t>5</w:t>
            </w:r>
          </w:p>
          <w:p w:rsidR="004456C6" w:rsidRPr="007C552D" w:rsidRDefault="004456C6" w:rsidP="0041100D">
            <w:pPr>
              <w:pStyle w:val="Codi"/>
              <w:ind w:left="0"/>
              <w:jc w:val="right"/>
            </w:pPr>
            <w:r w:rsidRPr="007C552D">
              <w:t>6</w:t>
            </w:r>
          </w:p>
          <w:p w:rsidR="004456C6" w:rsidRPr="007C552D" w:rsidRDefault="004456C6" w:rsidP="0041100D">
            <w:pPr>
              <w:pStyle w:val="Codi"/>
              <w:ind w:left="0"/>
              <w:jc w:val="right"/>
            </w:pPr>
            <w:r w:rsidRPr="007C552D">
              <w:t>7</w:t>
            </w:r>
          </w:p>
          <w:p w:rsidR="004456C6" w:rsidRPr="007C552D" w:rsidRDefault="004456C6" w:rsidP="0041100D">
            <w:pPr>
              <w:pStyle w:val="Codi"/>
              <w:ind w:left="0"/>
              <w:jc w:val="right"/>
            </w:pPr>
            <w:r w:rsidRPr="007C552D">
              <w:t>8</w:t>
            </w:r>
          </w:p>
          <w:p w:rsidR="004456C6" w:rsidRPr="007C552D" w:rsidRDefault="004456C6" w:rsidP="0041100D">
            <w:pPr>
              <w:pStyle w:val="Codi"/>
              <w:ind w:left="0"/>
              <w:jc w:val="right"/>
            </w:pPr>
            <w:r w:rsidRPr="007C552D">
              <w:t>9</w:t>
            </w:r>
          </w:p>
          <w:p w:rsidR="004456C6" w:rsidRPr="007C552D" w:rsidRDefault="004456C6" w:rsidP="0041100D">
            <w:pPr>
              <w:pStyle w:val="Codi"/>
              <w:ind w:left="0"/>
              <w:jc w:val="right"/>
            </w:pPr>
            <w:r w:rsidRPr="007C552D">
              <w:t>10</w:t>
            </w:r>
          </w:p>
          <w:p w:rsidR="004456C6" w:rsidRPr="007C552D" w:rsidRDefault="004456C6" w:rsidP="0041100D">
            <w:pPr>
              <w:pStyle w:val="Codi"/>
              <w:ind w:left="0"/>
              <w:jc w:val="right"/>
            </w:pPr>
            <w:r w:rsidRPr="007C552D">
              <w:t>11</w:t>
            </w:r>
          </w:p>
          <w:p w:rsidR="004456C6" w:rsidRPr="007C552D" w:rsidRDefault="004456C6" w:rsidP="0041100D">
            <w:pPr>
              <w:pStyle w:val="Codi"/>
              <w:ind w:left="0"/>
              <w:jc w:val="right"/>
            </w:pPr>
            <w:r w:rsidRPr="007C552D">
              <w:t>12</w:t>
            </w:r>
          </w:p>
          <w:p w:rsidR="004456C6" w:rsidRPr="007C552D" w:rsidRDefault="004456C6" w:rsidP="0041100D">
            <w:pPr>
              <w:pStyle w:val="Codi"/>
              <w:ind w:left="0"/>
              <w:jc w:val="right"/>
            </w:pPr>
            <w:r w:rsidRPr="007C552D">
              <w:t>13</w:t>
            </w:r>
          </w:p>
          <w:p w:rsidR="004456C6" w:rsidRPr="007C552D" w:rsidRDefault="004456C6" w:rsidP="0041100D">
            <w:pPr>
              <w:pStyle w:val="Codi"/>
              <w:ind w:left="0"/>
              <w:jc w:val="right"/>
            </w:pPr>
            <w:r w:rsidRPr="007C552D">
              <w:t>14</w:t>
            </w:r>
          </w:p>
          <w:p w:rsidR="004456C6" w:rsidRPr="007C552D" w:rsidRDefault="004456C6" w:rsidP="0041100D">
            <w:pPr>
              <w:pStyle w:val="Codi"/>
              <w:ind w:left="0"/>
              <w:jc w:val="right"/>
            </w:pPr>
            <w:r w:rsidRPr="007C552D">
              <w:t>15</w:t>
            </w:r>
          </w:p>
          <w:p w:rsidR="004456C6" w:rsidRPr="007C552D" w:rsidRDefault="004456C6" w:rsidP="0041100D">
            <w:pPr>
              <w:pStyle w:val="Codi"/>
              <w:ind w:left="0"/>
              <w:jc w:val="right"/>
            </w:pPr>
            <w:r w:rsidRPr="007C552D">
              <w:t>16</w:t>
            </w:r>
          </w:p>
          <w:p w:rsidR="004456C6" w:rsidRPr="007C552D" w:rsidRDefault="004456C6" w:rsidP="0041100D">
            <w:pPr>
              <w:pStyle w:val="Codi"/>
              <w:ind w:left="0"/>
              <w:jc w:val="right"/>
            </w:pPr>
            <w:r w:rsidRPr="007C552D">
              <w:t>17</w:t>
            </w:r>
          </w:p>
          <w:p w:rsidR="004456C6" w:rsidRPr="007C552D" w:rsidRDefault="004456C6" w:rsidP="0041100D">
            <w:pPr>
              <w:pStyle w:val="Codi"/>
              <w:ind w:left="0"/>
              <w:jc w:val="right"/>
            </w:pPr>
            <w:r w:rsidRPr="007C552D">
              <w:t>18</w:t>
            </w:r>
          </w:p>
          <w:p w:rsidR="004456C6" w:rsidRDefault="004456C6" w:rsidP="0041100D">
            <w:pPr>
              <w:pStyle w:val="Codi"/>
              <w:ind w:left="0"/>
              <w:jc w:val="right"/>
            </w:pPr>
            <w:r w:rsidRPr="007C552D">
              <w:t>19</w:t>
            </w:r>
          </w:p>
          <w:p w:rsidR="004456C6" w:rsidRDefault="004456C6" w:rsidP="0041100D">
            <w:pPr>
              <w:pStyle w:val="Codi"/>
              <w:ind w:left="0"/>
              <w:jc w:val="right"/>
            </w:pPr>
            <w:r>
              <w:t>20</w:t>
            </w:r>
          </w:p>
          <w:p w:rsidR="004456C6" w:rsidRDefault="004456C6" w:rsidP="0041100D">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41100D">
            <w:pPr>
              <w:pStyle w:val="Codi"/>
              <w:ind w:left="0"/>
            </w:pPr>
            <w:r w:rsidRPr="00AE0451">
              <w:rPr>
                <w:b/>
                <w:color w:val="962D78"/>
              </w:rPr>
              <w:lastRenderedPageBreak/>
              <w:t>package</w:t>
            </w:r>
            <w:r>
              <w:t xml:space="preserve"> webserviceclientsoapcxf</w:t>
            </w:r>
          </w:p>
          <w:p w:rsidR="004456C6" w:rsidRDefault="004456C6" w:rsidP="0041100D">
            <w:pPr>
              <w:pStyle w:val="Codi"/>
              <w:ind w:left="0"/>
            </w:pPr>
          </w:p>
          <w:p w:rsidR="004456C6" w:rsidRDefault="004456C6" w:rsidP="0041100D">
            <w:pPr>
              <w:pStyle w:val="Codi"/>
              <w:ind w:left="0"/>
            </w:pPr>
            <w:r w:rsidRPr="00AE0451">
              <w:rPr>
                <w:b/>
                <w:color w:val="962D78"/>
              </w:rPr>
              <w:t>import</w:t>
            </w:r>
            <w:r w:rsidRPr="00AE0451">
              <w:rPr>
                <w:color w:val="962D78"/>
              </w:rPr>
              <w:t xml:space="preserve"> </w:t>
            </w:r>
            <w:r>
              <w:t>org.tempuri.WSMeteorologicoSoap</w:t>
            </w:r>
          </w:p>
          <w:p w:rsidR="004456C6" w:rsidRDefault="004456C6" w:rsidP="0041100D">
            <w:pPr>
              <w:pStyle w:val="Codi"/>
              <w:ind w:left="0"/>
            </w:pPr>
          </w:p>
          <w:p w:rsidR="004456C6" w:rsidRDefault="004456C6" w:rsidP="0041100D">
            <w:pPr>
              <w:pStyle w:val="Codi"/>
              <w:ind w:left="0"/>
            </w:pPr>
            <w:r w:rsidRPr="00AE0451">
              <w:rPr>
                <w:b/>
                <w:color w:val="962D78"/>
              </w:rPr>
              <w:lastRenderedPageBreak/>
              <w:t>class</w:t>
            </w:r>
            <w:r w:rsidRPr="00AE0451">
              <w:rPr>
                <w:color w:val="962D78"/>
              </w:rPr>
              <w:t xml:space="preserve"> </w:t>
            </w:r>
            <w:r>
              <w:t>PruebaController {</w:t>
            </w:r>
          </w:p>
          <w:p w:rsidR="004456C6" w:rsidRDefault="004456C6" w:rsidP="0041100D">
            <w:pPr>
              <w:pStyle w:val="Codi"/>
              <w:ind w:left="0"/>
            </w:pPr>
          </w:p>
          <w:p w:rsidR="004456C6" w:rsidRPr="00BD438F" w:rsidRDefault="004456C6" w:rsidP="0041100D">
            <w:pPr>
              <w:pStyle w:val="Codi"/>
              <w:ind w:left="0"/>
              <w:rPr>
                <w:color w:val="3F7F5F"/>
              </w:rPr>
            </w:pPr>
            <w:r w:rsidRPr="00BD438F">
              <w:rPr>
                <w:color w:val="3F7F5F"/>
              </w:rPr>
              <w:t>//Aquest nom ha de coincidir amb el de l'apartat/node cxf - client</w:t>
            </w:r>
          </w:p>
          <w:p w:rsidR="004456C6" w:rsidRPr="00BD438F" w:rsidRDefault="004456C6" w:rsidP="0041100D">
            <w:pPr>
              <w:pStyle w:val="Codi"/>
              <w:ind w:left="0"/>
              <w:rPr>
                <w:color w:val="3F7F5F"/>
              </w:rPr>
            </w:pPr>
            <w:r w:rsidRPr="00BD438F">
              <w:rPr>
                <w:color w:val="3F7F5F"/>
              </w:rPr>
              <w:t>//de l'arixu Config.groovy. NO pot ser un nom de variable qualsevol.</w:t>
            </w:r>
          </w:p>
          <w:p w:rsidR="004456C6" w:rsidRDefault="004456C6" w:rsidP="0041100D">
            <w:pPr>
              <w:pStyle w:val="Codi"/>
              <w:ind w:left="0"/>
            </w:pPr>
            <w:r>
              <w:tab/>
              <w:t xml:space="preserve">WSMeteorologicoSoap </w:t>
            </w:r>
            <w:r w:rsidRPr="00AE0451">
              <w:rPr>
                <w:color w:val="2A00FF"/>
              </w:rPr>
              <w:t>tiempoClient</w:t>
            </w:r>
          </w:p>
          <w:p w:rsidR="004456C6" w:rsidRDefault="004456C6" w:rsidP="0041100D">
            <w:pPr>
              <w:pStyle w:val="Codi"/>
              <w:ind w:left="0"/>
            </w:pPr>
            <w:r>
              <w:tab/>
            </w:r>
            <w:r w:rsidRPr="00BD438F">
              <w:rPr>
                <w:color w:val="3F7F5F"/>
              </w:rPr>
              <w:t>...</w:t>
            </w:r>
          </w:p>
          <w:p w:rsidR="004456C6" w:rsidRDefault="004456C6" w:rsidP="0041100D">
            <w:pPr>
              <w:pStyle w:val="Codi"/>
              <w:ind w:left="0"/>
            </w:pPr>
            <w:r>
              <w:tab/>
            </w:r>
            <w:r w:rsidRPr="00AE0451">
              <w:rPr>
                <w:color w:val="962D78"/>
              </w:rPr>
              <w:t xml:space="preserve">def </w:t>
            </w:r>
            <w:r>
              <w:t>meteoCxfHora (){</w:t>
            </w:r>
          </w:p>
          <w:p w:rsidR="004456C6" w:rsidRDefault="004456C6" w:rsidP="004456C6">
            <w:pPr>
              <w:pStyle w:val="Codi"/>
            </w:pPr>
            <w:r>
              <w:tab/>
              <w:t>String hora</w:t>
            </w:r>
          </w:p>
          <w:p w:rsidR="004456C6" w:rsidRDefault="004456C6" w:rsidP="004456C6">
            <w:pPr>
              <w:pStyle w:val="Codi"/>
            </w:pPr>
            <w:r>
              <w:tab/>
              <w:t>try{</w:t>
            </w:r>
          </w:p>
          <w:p w:rsidR="004456C6" w:rsidRDefault="004456C6" w:rsidP="004456C6">
            <w:pPr>
              <w:pStyle w:val="Codi"/>
            </w:pPr>
            <w:r>
              <w:tab/>
            </w:r>
            <w:r>
              <w:tab/>
              <w:t>hora = tiempoClient.hora()</w:t>
            </w:r>
          </w:p>
          <w:p w:rsidR="004456C6" w:rsidRDefault="004456C6" w:rsidP="004456C6">
            <w:pPr>
              <w:pStyle w:val="Codi"/>
            </w:pPr>
            <w:r>
              <w:tab/>
            </w:r>
            <w:r>
              <w:tab/>
              <w:t>println hora</w:t>
            </w:r>
          </w:p>
          <w:p w:rsidR="004456C6" w:rsidRDefault="004456C6" w:rsidP="004456C6">
            <w:pPr>
              <w:pStyle w:val="Codi"/>
            </w:pPr>
            <w:r>
              <w:tab/>
              <w:t>}</w:t>
            </w:r>
          </w:p>
          <w:p w:rsidR="004456C6" w:rsidRDefault="004456C6" w:rsidP="004456C6">
            <w:pPr>
              <w:pStyle w:val="Codi"/>
            </w:pPr>
            <w:r>
              <w:tab/>
              <w:t>catch(Exception e){</w:t>
            </w:r>
          </w:p>
          <w:p w:rsidR="004456C6" w:rsidRDefault="004456C6" w:rsidP="004456C6">
            <w:pPr>
              <w:pStyle w:val="Codi"/>
            </w:pPr>
            <w:r>
              <w:tab/>
            </w:r>
            <w:r>
              <w:tab/>
              <w:t>String service = e.message</w:t>
            </w:r>
          </w:p>
          <w:p w:rsidR="004456C6" w:rsidRDefault="004456C6" w:rsidP="004456C6">
            <w:pPr>
              <w:pStyle w:val="Codi"/>
              <w:ind w:left="0"/>
            </w:pPr>
            <w:r>
              <w:tab/>
            </w:r>
            <w:r>
              <w:tab/>
              <w:t>}</w:t>
            </w:r>
          </w:p>
          <w:p w:rsidR="004456C6" w:rsidRDefault="004456C6" w:rsidP="004456C6">
            <w:pPr>
              <w:pStyle w:val="Codi"/>
              <w:ind w:left="0"/>
            </w:pPr>
            <w:r>
              <w:tab/>
            </w:r>
            <w:r>
              <w:tab/>
              <w:t>[hora:hora]</w:t>
            </w:r>
          </w:p>
          <w:p w:rsidR="004456C6" w:rsidRDefault="004456C6" w:rsidP="0041100D">
            <w:pPr>
              <w:pStyle w:val="Codi"/>
              <w:ind w:left="0"/>
            </w:pPr>
            <w:r>
              <w:tab/>
              <w:t>}</w:t>
            </w:r>
          </w:p>
          <w:p w:rsidR="004456C6" w:rsidRDefault="004456C6" w:rsidP="0041100D">
            <w:pPr>
              <w:pStyle w:val="Codi"/>
              <w:ind w:left="0"/>
            </w:pPr>
            <w:r>
              <w:t>}</w:t>
            </w:r>
          </w:p>
        </w:tc>
      </w:tr>
    </w:tbl>
    <w:p w:rsidR="004456C6" w:rsidRDefault="00C93045" w:rsidP="00C93045">
      <w:pPr>
        <w:pStyle w:val="Llegenda"/>
      </w:pPr>
      <w:bookmarkStart w:id="2318" w:name="_Toc421086247"/>
      <w:r>
        <w:lastRenderedPageBreak/>
        <w:t xml:space="preserve">Figura </w:t>
      </w:r>
      <w:r w:rsidR="00C51F7C">
        <w:fldChar w:fldCharType="begin"/>
      </w:r>
      <w:r w:rsidR="00C51F7C">
        <w:instrText xml:space="preserve"> SEQ Figura \* ARABIC </w:instrText>
      </w:r>
      <w:r w:rsidR="00C51F7C">
        <w:fldChar w:fldCharType="separate"/>
      </w:r>
      <w:ins w:id="2319" w:author="UPC" w:date="2015-06-03T09:11:00Z">
        <w:r w:rsidR="008D50D6">
          <w:rPr>
            <w:noProof/>
          </w:rPr>
          <w:t>85</w:t>
        </w:r>
      </w:ins>
      <w:del w:id="2320" w:author="UPC" w:date="2015-04-29T07:58:00Z">
        <w:r w:rsidR="00DD31AB" w:rsidDel="00154CE0">
          <w:rPr>
            <w:noProof/>
          </w:rPr>
          <w:delText>76</w:delText>
        </w:r>
      </w:del>
      <w:r w:rsidR="00C51F7C">
        <w:rPr>
          <w:noProof/>
        </w:rPr>
        <w:fldChar w:fldCharType="end"/>
      </w:r>
      <w:r w:rsidR="0033036D">
        <w:t>: Exemple</w:t>
      </w:r>
      <w:r>
        <w:t xml:space="preserve"> d</w:t>
      </w:r>
      <w:r w:rsidR="0033036D">
        <w:t>e</w:t>
      </w:r>
      <w:r>
        <w:t xml:space="preserve"> client web service seguint l'estils de </w:t>
      </w:r>
      <w:r w:rsidR="0033036D">
        <w:t>codi</w:t>
      </w:r>
      <w:r>
        <w:t xml:space="preserve"> Grails</w:t>
      </w:r>
      <w:bookmarkEnd w:id="2318"/>
    </w:p>
    <w:p w:rsidR="00E16A7D" w:rsidRDefault="00E16A7D" w:rsidP="00AE0451">
      <w:r>
        <w:t xml:space="preserve">El nom de la variable de la línia 9 ha de coincidir amb el nom del node del </w:t>
      </w:r>
      <w:r w:rsidRPr="00E16A7D">
        <w:rPr>
          <w:b/>
          <w:i/>
        </w:rPr>
        <w:t>Config.groovy</w:t>
      </w:r>
      <w:r>
        <w:t xml:space="preserve"> que s’ha indicat per a aquest web service</w:t>
      </w:r>
      <w:r w:rsidR="00BD7BEE">
        <w:t xml:space="preserve">, </w:t>
      </w:r>
      <w:r w:rsidR="00A15E6F">
        <w:t>això</w:t>
      </w:r>
      <w:r w:rsidR="00BD7BEE">
        <w:t xml:space="preserve"> és per convenció de Grails per poder realitzar la injecció de dep</w:t>
      </w:r>
      <w:r w:rsidR="007E36D3">
        <w:t>e</w:t>
      </w:r>
      <w:r w:rsidR="00BD7BEE">
        <w:t>ndències.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Default="00C93045" w:rsidP="00C93045">
      <w:pPr>
        <w:pStyle w:val="Llegenda"/>
      </w:pPr>
      <w:bookmarkStart w:id="2321" w:name="_Toc421086248"/>
      <w:r>
        <w:t xml:space="preserve">Figura </w:t>
      </w:r>
      <w:r w:rsidR="00C51F7C">
        <w:fldChar w:fldCharType="begin"/>
      </w:r>
      <w:r w:rsidR="00C51F7C">
        <w:instrText xml:space="preserve"> SEQ Figura \* ARABIC </w:instrText>
      </w:r>
      <w:r w:rsidR="00C51F7C">
        <w:fldChar w:fldCharType="separate"/>
      </w:r>
      <w:ins w:id="2322" w:author="UPC" w:date="2015-06-03T09:11:00Z">
        <w:r w:rsidR="008D50D6">
          <w:rPr>
            <w:noProof/>
          </w:rPr>
          <w:t>86</w:t>
        </w:r>
      </w:ins>
      <w:del w:id="2323" w:author="UPC" w:date="2015-04-29T07:58:00Z">
        <w:r w:rsidR="00DD31AB" w:rsidDel="00154CE0">
          <w:rPr>
            <w:noProof/>
          </w:rPr>
          <w:delText>77</w:delText>
        </w:r>
      </w:del>
      <w:r w:rsidR="00C51F7C">
        <w:rPr>
          <w:noProof/>
        </w:rPr>
        <w:fldChar w:fldCharType="end"/>
      </w:r>
      <w:r w:rsidR="0033036D">
        <w:t xml:space="preserve">: Exemple de </w:t>
      </w:r>
      <w:r>
        <w:t xml:space="preserve">client web service seguint l'estil de </w:t>
      </w:r>
      <w:r w:rsidR="0033036D">
        <w:t>codi</w:t>
      </w:r>
      <w:r>
        <w:t xml:space="preserve"> Java</w:t>
      </w:r>
      <w:bookmarkEnd w:id="2321"/>
    </w:p>
    <w:p w:rsidR="00000EF7" w:rsidRPr="00000EF7" w:rsidRDefault="00000EF7" w:rsidP="00000EF7">
      <w:r>
        <w:t>En a</w:t>
      </w:r>
      <w:r w:rsidR="008468A0">
        <w:t>q</w:t>
      </w:r>
      <w:r>
        <w:t>uest segon exemple de codi</w:t>
      </w:r>
      <w:r w:rsidR="006E4A59">
        <w:t xml:space="preserve"> no es fa servir injecció de dependències.</w:t>
      </w:r>
    </w:p>
    <w:p w:rsidR="000666DB" w:rsidRDefault="00375311" w:rsidP="00450C0F">
      <w:pPr>
        <w:pStyle w:val="Ttol2"/>
      </w:pPr>
      <w:bookmarkStart w:id="2324" w:name="_Toc421086098"/>
      <w:r>
        <w:t>Peculiaritats del web</w:t>
      </w:r>
      <w:r w:rsidR="00F17A4D">
        <w:t xml:space="preserve"> </w:t>
      </w:r>
      <w:r>
        <w:t xml:space="preserve">service </w:t>
      </w:r>
      <w:r w:rsidR="003C567D">
        <w:t xml:space="preserve">del </w:t>
      </w:r>
      <w:r w:rsidR="000666DB">
        <w:t>Rebut</w:t>
      </w:r>
      <w:r w:rsidR="006161CD">
        <w:t xml:space="preserve"> Nò</w:t>
      </w:r>
      <w:r w:rsidR="000666DB">
        <w:t>mina</w:t>
      </w:r>
      <w:bookmarkEnd w:id="2324"/>
    </w:p>
    <w:p w:rsidR="00A945DA" w:rsidRDefault="00A945DA" w:rsidP="00A945DA">
      <w:r>
        <w:t>Depenent de l’entorn que es vulgui fer servir (producció/desenvolupament) el web service serà diferent.</w:t>
      </w:r>
    </w:p>
    <w:p w:rsidR="00A945DA" w:rsidRDefault="00C538A8" w:rsidP="00C538A8">
      <w:pPr>
        <w:pStyle w:val="Pargrafdellista"/>
        <w:numPr>
          <w:ilvl w:val="0"/>
          <w:numId w:val="33"/>
        </w:numPr>
        <w:ind w:left="284" w:hanging="284"/>
      </w:pPr>
      <w:r>
        <w:t xml:space="preserve">Canviar </w:t>
      </w:r>
      <w:r w:rsidR="00A945DA">
        <w:t xml:space="preserve">a l’arxiu </w:t>
      </w:r>
      <w:r w:rsidR="00A945DA" w:rsidRPr="00841404">
        <w:rPr>
          <w:b/>
          <w:i/>
        </w:rPr>
        <w:t>Config.groovy</w:t>
      </w:r>
      <w:r w:rsidR="00A945DA">
        <w:t xml:space="preserve"> </w:t>
      </w:r>
      <w:r>
        <w:t>(en la configuració cxf – client</w:t>
      </w:r>
      <w:r w:rsidR="001D60BC">
        <w:t xml:space="preserve"> -</w:t>
      </w:r>
      <w:r>
        <w:t xml:space="preserve"> 4 ubicacions):</w:t>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lastRenderedPageBreak/>
        <w:t>Si volem contra un web service en producció:</w:t>
      </w:r>
      <w:r>
        <w:rPr>
          <w:rFonts w:ascii="Helv" w:hAnsi="Helv" w:cs="Helv"/>
          <w:color w:val="000000"/>
          <w:sz w:val="20"/>
        </w:rPr>
        <w:t xml:space="preserve"> </w:t>
      </w:r>
      <w:hyperlink r:id="rId53" w:history="1">
        <w:r w:rsidRPr="000F016B">
          <w:rPr>
            <w:rStyle w:val="Enlla"/>
            <w:rFonts w:ascii="Consolas" w:hAnsi="Consolas" w:cs="Consolas"/>
            <w:sz w:val="20"/>
          </w:rPr>
          <w:t>https://bus-soa.upc.edu</w:t>
        </w:r>
      </w:hyperlink>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t>Si volem contra un web service en desenvolupament:</w:t>
      </w:r>
      <w:r>
        <w:rPr>
          <w:rFonts w:ascii="Consolas" w:hAnsi="Consolas" w:cs="Consolas"/>
          <w:color w:val="E000E0"/>
          <w:sz w:val="20"/>
        </w:rPr>
        <w:t xml:space="preserve"> </w:t>
      </w:r>
      <w:hyperlink r:id="rId54" w:history="1">
        <w:r w:rsidRPr="000F016B">
          <w:rPr>
            <w:rStyle w:val="Enlla"/>
            <w:rFonts w:ascii="Consolas" w:hAnsi="Consolas" w:cs="Consolas"/>
            <w:sz w:val="20"/>
          </w:rPr>
          <w:t>https://bus-soades.upc.edu</w:t>
        </w:r>
      </w:hyperlink>
    </w:p>
    <w:p w:rsidR="00A945DA" w:rsidRDefault="00A945DA" w:rsidP="00C538A8">
      <w:pPr>
        <w:pStyle w:val="Pargrafdellista"/>
        <w:numPr>
          <w:ilvl w:val="0"/>
          <w:numId w:val="33"/>
        </w:numPr>
        <w:ind w:left="284" w:hanging="284"/>
      </w:pPr>
      <w:r>
        <w:t xml:space="preserve">Canviar a l’arxiu </w:t>
      </w:r>
      <w:r w:rsidRPr="00E114F2">
        <w:rPr>
          <w:b/>
          <w:i/>
        </w:rPr>
        <w:t>BuildConfig.groovy</w:t>
      </w:r>
      <w:r>
        <w:t>:</w:t>
      </w:r>
    </w:p>
    <w:p w:rsidR="002A7D83" w:rsidRDefault="002A7D83" w:rsidP="002A7D83">
      <w:pPr>
        <w:autoSpaceDE w:val="0"/>
        <w:autoSpaceDN w:val="0"/>
        <w:adjustRightInd w:val="0"/>
        <w:spacing w:before="0" w:line="240" w:lineRule="auto"/>
        <w:ind w:firstLine="284"/>
        <w:jc w:val="left"/>
        <w:rPr>
          <w:rFonts w:ascii="Consolas" w:hAnsi="Consolas" w:cs="Consolas"/>
          <w:color w:val="3F8080"/>
          <w:sz w:val="20"/>
        </w:rPr>
      </w:pPr>
      <w:r w:rsidRPr="007457E1">
        <w:rPr>
          <w:rFonts w:cs="Arial"/>
          <w:color w:val="000000"/>
          <w:szCs w:val="22"/>
        </w:rPr>
        <w:t>Comentar</w:t>
      </w:r>
      <w:r>
        <w:rPr>
          <w:rFonts w:ascii="Helv" w:hAnsi="Helv" w:cs="Helv"/>
          <w:color w:val="000000"/>
          <w:sz w:val="20"/>
        </w:rPr>
        <w:tab/>
      </w:r>
      <w:r>
        <w:rPr>
          <w:rFonts w:ascii="Helv" w:hAnsi="Helv" w:cs="Helv"/>
          <w:color w:val="000000"/>
          <w:sz w:val="20"/>
        </w:rPr>
        <w:tab/>
      </w:r>
      <w:r>
        <w:rPr>
          <w:rFonts w:ascii="Helv" w:hAnsi="Helv" w:cs="Helv"/>
          <w:color w:val="000000"/>
          <w:sz w:val="20"/>
        </w:rPr>
        <w:tab/>
        <w:t xml:space="preserve"> </w:t>
      </w:r>
      <w:r>
        <w:rPr>
          <w:rFonts w:ascii="Consolas" w:hAnsi="Consolas" w:cs="Consolas"/>
          <w:color w:val="3F8080"/>
          <w:sz w:val="20"/>
        </w:rPr>
        <w:t>//runtime('com.sun.xml.ws:jaxws-</w:t>
      </w:r>
      <w:r w:rsidRPr="00D53BC6">
        <w:rPr>
          <w:rFonts w:ascii="Consolas" w:hAnsi="Consolas" w:cs="Consolas"/>
          <w:color w:val="3F8080"/>
          <w:sz w:val="20"/>
        </w:rPr>
        <w:t>rt</w:t>
      </w:r>
      <w:r>
        <w:rPr>
          <w:rFonts w:ascii="Consolas" w:hAnsi="Consolas" w:cs="Consolas"/>
          <w:color w:val="3F8080"/>
          <w:sz w:val="20"/>
        </w:rPr>
        <w:t>:2.1.4')</w:t>
      </w:r>
    </w:p>
    <w:p w:rsidR="002A7D83" w:rsidRDefault="002A7D83" w:rsidP="002A7D83">
      <w:pPr>
        <w:pStyle w:val="Pargrafdellista"/>
        <w:ind w:left="284"/>
      </w:pPr>
      <w:r w:rsidRPr="007457E1">
        <w:rPr>
          <w:rFonts w:cs="Arial"/>
          <w:color w:val="000000"/>
          <w:szCs w:val="22"/>
        </w:rPr>
        <w:t xml:space="preserve">Descomentar </w:t>
      </w:r>
      <w:r>
        <w:rPr>
          <w:rFonts w:ascii="Consolas" w:hAnsi="Consolas" w:cs="Consolas"/>
          <w:color w:val="000000"/>
          <w:sz w:val="20"/>
        </w:rPr>
        <w:tab/>
      </w:r>
      <w:r>
        <w:rPr>
          <w:rFonts w:ascii="Consolas" w:hAnsi="Consolas" w:cs="Consolas"/>
          <w:color w:val="000000"/>
          <w:sz w:val="20"/>
        </w:rPr>
        <w:tab/>
        <w:t xml:space="preserve">compile </w:t>
      </w:r>
      <w:r>
        <w:rPr>
          <w:rFonts w:ascii="Consolas" w:hAnsi="Consolas" w:cs="Consolas"/>
          <w:color w:val="E000E0"/>
          <w:sz w:val="20"/>
        </w:rPr>
        <w:t>":cxf-client:2.0.3"</w:t>
      </w:r>
      <w:r>
        <w:rPr>
          <w:rFonts w:ascii="Consolas" w:hAnsi="Consolas" w:cs="Consolas"/>
          <w:color w:val="000000"/>
          <w:sz w:val="20"/>
        </w:rPr>
        <w:tab/>
      </w:r>
    </w:p>
    <w:p w:rsidR="00A945DA" w:rsidRDefault="00A945DA" w:rsidP="00C538A8">
      <w:pPr>
        <w:pStyle w:val="Pargrafdellista"/>
        <w:numPr>
          <w:ilvl w:val="0"/>
          <w:numId w:val="33"/>
        </w:numPr>
        <w:ind w:left="284" w:hanging="284"/>
      </w:pPr>
      <w:r>
        <w:t xml:space="preserve">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Pr>
          <w:i/>
        </w:rPr>
        <w:t>den</w:t>
      </w:r>
      <w:r w:rsidRPr="00137D63">
        <w:rPr>
          <w:i/>
        </w:rPr>
        <w:t>cies</w:t>
      </w:r>
      <w:r w:rsidRPr="00F61E00">
        <w:t xml:space="preserve"> (Alt+G,R) </w:t>
      </w:r>
      <w:r>
        <w:t>per actualitzar les dependències del projecte.</w:t>
      </w:r>
    </w:p>
    <w:p w:rsidR="00A945DA" w:rsidRPr="00A945DA" w:rsidRDefault="00A945DA" w:rsidP="00C538A8">
      <w:pPr>
        <w:pStyle w:val="Pargrafdellista"/>
        <w:numPr>
          <w:ilvl w:val="0"/>
          <w:numId w:val="33"/>
        </w:numPr>
        <w:ind w:left="284" w:hanging="284"/>
      </w:pPr>
      <w:r>
        <w:t xml:space="preserve">Executar </w:t>
      </w:r>
      <w:r>
        <w:rPr>
          <w:rFonts w:ascii="Helv" w:hAnsi="Helv" w:cs="Helv"/>
          <w:color w:val="000000"/>
          <w:sz w:val="20"/>
        </w:rPr>
        <w:t>wsdl2java</w:t>
      </w:r>
      <w:r w:rsidR="000B5C49">
        <w:rPr>
          <w:rFonts w:cs="Arial"/>
          <w:color w:val="000000"/>
          <w:szCs w:val="22"/>
        </w:rPr>
        <w:t>.</w:t>
      </w:r>
    </w:p>
    <w:p w:rsidR="00A945DA" w:rsidRDefault="00A945DA" w:rsidP="00C538A8">
      <w:pPr>
        <w:pStyle w:val="Pargrafdellista"/>
        <w:numPr>
          <w:ilvl w:val="0"/>
          <w:numId w:val="33"/>
        </w:numPr>
        <w:ind w:left="284" w:hanging="284"/>
      </w:pPr>
      <w:r>
        <w:t xml:space="preserve">Comprovar a les classes Java que realment s’hagi modificat per l’entorn que volem. La forma més fàcil és fer una cerca a nivell de projecte de </w:t>
      </w:r>
      <w:r w:rsidRPr="0047193A">
        <w:rPr>
          <w:i/>
        </w:rPr>
        <w:t>bus-soa</w:t>
      </w:r>
      <w:r>
        <w:t xml:space="preserve">, </w:t>
      </w:r>
      <w:r w:rsidR="000466C5">
        <w:t xml:space="preserve">i </w:t>
      </w:r>
      <w:r>
        <w:t xml:space="preserve">llavors </w:t>
      </w:r>
      <w:r w:rsidR="000466C5">
        <w:t xml:space="preserve">veure </w:t>
      </w:r>
      <w:r>
        <w:t xml:space="preserve">en els resultats de la cerca si posa </w:t>
      </w:r>
      <w:r w:rsidRPr="00400F56">
        <w:rPr>
          <w:i/>
        </w:rPr>
        <w:t>bus-soa</w:t>
      </w:r>
      <w:r>
        <w:t xml:space="preserve"> o </w:t>
      </w:r>
      <w:r w:rsidRPr="00400F56">
        <w:rPr>
          <w:i/>
        </w:rPr>
        <w:t>bus-soades</w:t>
      </w:r>
      <w:r w:rsidR="00D95881">
        <w:t xml:space="preserve">, </w:t>
      </w:r>
      <w:r>
        <w:t xml:space="preserve">si coincideix amb </w:t>
      </w:r>
      <w:r w:rsidR="00B25BC4">
        <w:t>el</w:t>
      </w:r>
      <w:r>
        <w:t xml:space="preserve"> desitjat.</w:t>
      </w:r>
    </w:p>
    <w:p w:rsidR="000D3E63" w:rsidRDefault="000D3E63" w:rsidP="00C538A8">
      <w:pPr>
        <w:pStyle w:val="Pargrafdellista"/>
        <w:numPr>
          <w:ilvl w:val="0"/>
          <w:numId w:val="33"/>
        </w:numPr>
        <w:ind w:left="284" w:hanging="284"/>
      </w:pPr>
      <w:r>
        <w:t>Abans de generar l’arxiu WAR:</w:t>
      </w:r>
    </w:p>
    <w:p w:rsidR="002A7D83" w:rsidRPr="002A7D83" w:rsidRDefault="002A7D83" w:rsidP="002A7D83">
      <w:pPr>
        <w:autoSpaceDE w:val="0"/>
        <w:autoSpaceDN w:val="0"/>
        <w:adjustRightInd w:val="0"/>
        <w:spacing w:before="0" w:line="240" w:lineRule="auto"/>
        <w:ind w:left="360"/>
        <w:jc w:val="left"/>
        <w:rPr>
          <w:rFonts w:ascii="Consolas" w:hAnsi="Consolas" w:cs="Consolas"/>
          <w:color w:val="3F8080"/>
          <w:sz w:val="20"/>
        </w:rPr>
      </w:pPr>
      <w:r w:rsidRPr="007457E1">
        <w:rPr>
          <w:rFonts w:cs="Arial"/>
          <w:color w:val="000000"/>
          <w:szCs w:val="22"/>
        </w:rPr>
        <w:t>Descomentar</w:t>
      </w:r>
      <w:r>
        <w:rPr>
          <w:rFonts w:ascii="Helv" w:hAnsi="Helv" w:cs="Helv"/>
          <w:color w:val="000000"/>
          <w:sz w:val="20"/>
        </w:rPr>
        <w:tab/>
      </w:r>
      <w:r>
        <w:rPr>
          <w:rFonts w:ascii="Helv" w:hAnsi="Helv" w:cs="Helv"/>
          <w:color w:val="000000"/>
          <w:sz w:val="20"/>
        </w:rPr>
        <w:tab/>
      </w:r>
      <w:r w:rsidRPr="002A7D83">
        <w:rPr>
          <w:rFonts w:ascii="Helv" w:hAnsi="Helv" w:cs="Helv"/>
          <w:color w:val="000000"/>
          <w:sz w:val="20"/>
        </w:rPr>
        <w:t xml:space="preserve"> </w:t>
      </w:r>
      <w:r w:rsidRPr="002A7D83">
        <w:rPr>
          <w:rFonts w:ascii="Consolas" w:hAnsi="Consolas" w:cs="Consolas"/>
          <w:color w:val="3F8080"/>
          <w:sz w:val="20"/>
        </w:rPr>
        <w:t>runtime('com.sun.xml.ws:jaxws-rt:2.1.4')</w:t>
      </w:r>
    </w:p>
    <w:p w:rsidR="00A16144" w:rsidRDefault="002A7D83" w:rsidP="00A16144">
      <w:pPr>
        <w:ind w:left="360"/>
        <w:rPr>
          <w:rFonts w:ascii="Consolas" w:hAnsi="Consolas" w:cs="Consolas"/>
          <w:color w:val="E000E0"/>
          <w:sz w:val="20"/>
        </w:rPr>
      </w:pPr>
      <w:r w:rsidRPr="007457E1">
        <w:rPr>
          <w:rFonts w:cs="Arial"/>
          <w:color w:val="000000"/>
          <w:szCs w:val="22"/>
        </w:rPr>
        <w:t xml:space="preserve">Comentar </w:t>
      </w:r>
      <w:r w:rsidRPr="002A7D83">
        <w:rPr>
          <w:rFonts w:ascii="Consolas" w:hAnsi="Consolas" w:cs="Consolas"/>
          <w:color w:val="000000"/>
          <w:sz w:val="20"/>
        </w:rPr>
        <w:tab/>
      </w:r>
      <w:r w:rsidRPr="002A7D83">
        <w:rPr>
          <w:rFonts w:ascii="Consolas" w:hAnsi="Consolas" w:cs="Consolas"/>
          <w:color w:val="000000"/>
          <w:sz w:val="20"/>
        </w:rPr>
        <w:tab/>
      </w:r>
      <w:r w:rsidRPr="002A7D83">
        <w:rPr>
          <w:rFonts w:ascii="Consolas" w:hAnsi="Consolas" w:cs="Consolas"/>
          <w:color w:val="000000"/>
          <w:sz w:val="20"/>
        </w:rPr>
        <w:tab/>
        <w:t xml:space="preserve">//compile </w:t>
      </w:r>
      <w:r w:rsidRPr="002A7D83">
        <w:rPr>
          <w:rFonts w:ascii="Consolas" w:hAnsi="Consolas" w:cs="Consolas"/>
          <w:color w:val="E000E0"/>
          <w:sz w:val="20"/>
        </w:rPr>
        <w:t>":cxf-client:2.0.3"</w:t>
      </w:r>
      <w:bookmarkStart w:id="2325" w:name="_Ref417459725"/>
      <w:bookmarkStart w:id="2326" w:name="_Ref417459726"/>
    </w:p>
    <w:p w:rsidR="00A16144" w:rsidRPr="00A16144" w:rsidRDefault="00A16144" w:rsidP="00A16144">
      <w:pPr>
        <w:ind w:left="360"/>
        <w:rPr>
          <w:rFonts w:ascii="Consolas" w:hAnsi="Consolas" w:cs="Consolas"/>
          <w:color w:val="E000E0"/>
          <w:sz w:val="20"/>
        </w:rPr>
      </w:pPr>
      <w:r>
        <w:t xml:space="preserve">Sobre el projecte 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p>
    <w:p w:rsidR="002C100B" w:rsidRDefault="002C100B" w:rsidP="00450C0F">
      <w:pPr>
        <w:pStyle w:val="Ttol3"/>
      </w:pPr>
      <w:bookmarkStart w:id="2327" w:name="_Toc421086099"/>
      <w:r>
        <w:t>Ús amb Java 1.8</w:t>
      </w:r>
      <w:bookmarkEnd w:id="2325"/>
      <w:bookmarkEnd w:id="2326"/>
      <w:bookmarkEnd w:id="2327"/>
    </w:p>
    <w:p w:rsidR="002C100B" w:rsidRDefault="002C100B" w:rsidP="002C100B">
      <w:r>
        <w:t xml:space="preserve">L’única versió de Java 1.8 en la que pot funcionar un projecte Grails amb CXF és la 1.8.0_31. Tot i així aquesta versió no és capaç de generar les classes amb la instrucció </w:t>
      </w:r>
      <w:r>
        <w:rPr>
          <w:i/>
        </w:rPr>
        <w:t>“wsdl2java”</w:t>
      </w:r>
      <w:r>
        <w:t>.</w:t>
      </w:r>
    </w:p>
    <w:p w:rsidR="00D934F5" w:rsidRDefault="002C100B" w:rsidP="002C100B">
      <w:r>
        <w:t>Per solucionar-ho</w:t>
      </w:r>
      <w:r w:rsidR="00317AA9">
        <w:t xml:space="preserve"> s’ha de crear un arxiu (si no existeix) anomenat </w:t>
      </w:r>
      <w:r w:rsidR="00317AA9" w:rsidRPr="00317AA9">
        <w:rPr>
          <w:rFonts w:ascii="Consolas" w:hAnsi="Consolas" w:cs="Consolas"/>
        </w:rPr>
        <w:t>jaxp.properties</w:t>
      </w:r>
      <w:r w:rsidR="00317AA9">
        <w:t xml:space="preserve"> a la següent ruta </w:t>
      </w:r>
      <w:r w:rsidR="00317AA9">
        <w:rPr>
          <w:rFonts w:ascii="Consolas" w:hAnsi="Consolas" w:cs="Consolas"/>
          <w:color w:val="000000"/>
          <w:szCs w:val="22"/>
        </w:rPr>
        <w:t>%JAVA_HOME%</w:t>
      </w:r>
      <w:r w:rsidR="00317AA9" w:rsidRPr="00317AA9">
        <w:rPr>
          <w:rFonts w:ascii="Consolas" w:hAnsi="Consolas" w:cs="Consolas"/>
          <w:color w:val="000000"/>
          <w:szCs w:val="22"/>
        </w:rPr>
        <w:t>/jre/lib</w:t>
      </w:r>
      <w:r w:rsidR="00317AA9">
        <w:rPr>
          <w:rFonts w:ascii="Consolas" w:hAnsi="Consolas" w:cs="Consolas"/>
          <w:color w:val="000000"/>
          <w:szCs w:val="22"/>
        </w:rPr>
        <w:t xml:space="preserve"> (generalment </w:t>
      </w:r>
      <w:r w:rsidR="00317AA9" w:rsidRPr="00317AA9">
        <w:rPr>
          <w:rFonts w:ascii="Consolas" w:hAnsi="Consolas" w:cs="Consolas"/>
          <w:color w:val="000000"/>
          <w:szCs w:val="22"/>
        </w:rPr>
        <w:t>C:\Program Files (x86)\Java\jdk1.8.0_31\jre\lib</w:t>
      </w:r>
      <w:r w:rsidR="00317AA9">
        <w:rPr>
          <w:rFonts w:ascii="Consolas" w:hAnsi="Consolas" w:cs="Consolas"/>
          <w:color w:val="000000"/>
          <w:szCs w:val="22"/>
        </w:rPr>
        <w:t>)</w:t>
      </w:r>
      <w:r w:rsidR="00317AA9" w:rsidRPr="00317AA9">
        <w:rPr>
          <w:rFonts w:ascii="Consolas" w:hAnsi="Consolas" w:cs="Consolas"/>
          <w:color w:val="000000"/>
          <w:szCs w:val="22"/>
        </w:rPr>
        <w:t xml:space="preserve"> </w:t>
      </w:r>
      <w:r w:rsidR="00317AA9">
        <w:t xml:space="preserve">i escriure/afegir: </w:t>
      </w:r>
      <w:r w:rsidR="00317AA9" w:rsidRPr="00317AA9">
        <w:rPr>
          <w:rFonts w:ascii="Consolas" w:hAnsi="Consolas" w:cs="Consolas"/>
        </w:rPr>
        <w:t>javax.xml.accessExternalSchema = all</w:t>
      </w:r>
      <w:del w:id="2328" w:author="UPC" w:date="2015-06-22T13:35:00Z">
        <w:r w:rsidR="00317AA9" w:rsidDel="009C41EF">
          <w:delText>.</w:delText>
        </w:r>
      </w:del>
    </w:p>
    <w:p w:rsidR="001E419E" w:rsidRDefault="00D934F5" w:rsidP="002C100B">
      <w:r>
        <w:t>Arxiu:</w:t>
      </w:r>
    </w:p>
    <w:p w:rsidR="00D934F5" w:rsidRDefault="00D934F5" w:rsidP="002C100B">
      <w:r>
        <w:t xml:space="preserve"> </w:t>
      </w:r>
      <w:r w:rsidR="001E419E">
        <w:object w:dxaOrig="1550" w:dyaOrig="991">
          <v:shape id="_x0000_i1031" type="#_x0000_t75" style="width:77.25pt;height:49.5pt" o:ole="">
            <v:imagedata r:id="rId55" o:title=""/>
          </v:shape>
          <o:OLEObject Type="Embed" ProgID="Package" ShapeID="_x0000_i1031" DrawAspect="Icon" ObjectID="_1498643138" r:id="rId56"/>
        </w:object>
      </w:r>
      <w:ins w:id="2329" w:author="UPC" w:date="2015-06-22T13:39:00Z">
        <w:r w:rsidR="009C41EF">
          <w:object w:dxaOrig="1550" w:dyaOrig="991">
            <v:shape id="_x0000_i1032" type="#_x0000_t75" style="width:77.25pt;height:49.5pt" o:ole="">
              <v:imagedata r:id="rId57" o:title=""/>
            </v:shape>
            <o:OLEObject Type="Embed" ProgID="Package" ShapeID="_x0000_i1032" DrawAspect="Icon" ObjectID="_1498643139" r:id="rId58"/>
          </w:object>
        </w:r>
      </w:ins>
    </w:p>
    <w:p w:rsidR="002C100B" w:rsidRDefault="002C100B" w:rsidP="002C100B">
      <w:pPr>
        <w:rPr>
          <w:ins w:id="2330" w:author="UPC" w:date="2015-06-22T13:33:00Z"/>
          <w:rStyle w:val="Enlla"/>
          <w:rFonts w:ascii="Helv" w:hAnsi="Helv" w:cs="Helv"/>
          <w:sz w:val="20"/>
        </w:rPr>
      </w:pPr>
      <w:r>
        <w:t xml:space="preserve">Referència: </w:t>
      </w:r>
      <w:hyperlink r:id="rId59" w:history="1">
        <w:r w:rsidRPr="00582A61">
          <w:rPr>
            <w:rStyle w:val="Enlla"/>
            <w:rFonts w:ascii="Helv" w:hAnsi="Helv" w:cs="Helv"/>
            <w:sz w:val="20"/>
          </w:rPr>
          <w:t>http://stackoverflow.com/questions/23011547/webservice-client-generation-error-with-jdk8</w:t>
        </w:r>
      </w:hyperlink>
    </w:p>
    <w:p w:rsidR="00436679" w:rsidRDefault="00436679">
      <w:pPr>
        <w:pStyle w:val="Ttol3"/>
        <w:rPr>
          <w:ins w:id="2331" w:author="UPC" w:date="2015-06-22T13:34:00Z"/>
        </w:rPr>
        <w:pPrChange w:id="2332" w:author="UPC" w:date="2015-06-22T13:34:00Z">
          <w:pPr/>
        </w:pPrChange>
      </w:pPr>
      <w:ins w:id="2333" w:author="UPC" w:date="2015-06-22T13:34:00Z">
        <w:r>
          <w:t>Ús del web service en producció</w:t>
        </w:r>
      </w:ins>
    </w:p>
    <w:p w:rsidR="00436679" w:rsidRDefault="00436679">
      <w:pPr>
        <w:rPr>
          <w:ins w:id="2334" w:author="UPC" w:date="2015-06-22T13:40:00Z"/>
        </w:rPr>
      </w:pPr>
      <w:ins w:id="2335" w:author="UPC" w:date="2015-06-22T13:34:00Z">
        <w:r>
          <w:t xml:space="preserve">Per tal que l’aplicació </w:t>
        </w:r>
      </w:ins>
      <w:ins w:id="2336" w:author="UPC" w:date="2015-06-22T13:40:00Z">
        <w:r w:rsidR="009C41EF">
          <w:t xml:space="preserve">pugui funcionar en producció s’ha d’afegir el </w:t>
        </w:r>
      </w:ins>
      <w:ins w:id="2337" w:author="UPC" w:date="2015-06-22T13:42:00Z">
        <w:r w:rsidR="00592CC0">
          <w:t xml:space="preserve">següent </w:t>
        </w:r>
      </w:ins>
      <w:ins w:id="2338" w:author="UPC" w:date="2015-06-22T13:40:00Z">
        <w:r w:rsidR="009C41EF">
          <w:t xml:space="preserve">arxiu .jar a la carpeta </w:t>
        </w:r>
        <w:r w:rsidR="009C41EF" w:rsidRPr="006C42EB">
          <w:rPr>
            <w:i/>
            <w:rPrChange w:id="2339" w:author="UPC" w:date="2015-06-22T13:41:00Z">
              <w:rPr/>
            </w:rPrChange>
          </w:rPr>
          <w:t xml:space="preserve">lib </w:t>
        </w:r>
        <w:r w:rsidR="009C41EF">
          <w:t>del servidor Apache-Tomcat:</w:t>
        </w:r>
      </w:ins>
    </w:p>
    <w:p w:rsidR="009C41EF" w:rsidRPr="00436679" w:rsidRDefault="00CD2FC1">
      <w:ins w:id="2340" w:author="UPC" w:date="2015-06-22T13:41:00Z">
        <w:r>
          <w:object w:dxaOrig="1550" w:dyaOrig="991">
            <v:shape id="_x0000_i1033" type="#_x0000_t75" style="width:77.25pt;height:49.5pt" o:ole="">
              <v:imagedata r:id="rId60" o:title=""/>
            </v:shape>
            <o:OLEObject Type="Embed" ProgID="Package" ShapeID="_x0000_i1033" DrawAspect="Icon" ObjectID="_1498643140" r:id="rId61"/>
          </w:object>
        </w:r>
      </w:ins>
    </w:p>
    <w:p w:rsidR="000565F7" w:rsidRDefault="000565F7" w:rsidP="00450C0F">
      <w:pPr>
        <w:pStyle w:val="Ttol2"/>
      </w:pPr>
      <w:bookmarkStart w:id="2341" w:name="_Toc421086100"/>
      <w:r>
        <w:t>Solució de problemes</w:t>
      </w:r>
      <w:bookmarkEnd w:id="2341"/>
    </w:p>
    <w:p w:rsidR="00BD438F" w:rsidRPr="00BD438F" w:rsidRDefault="0041100D" w:rsidP="00BD438F">
      <w:r>
        <w:t xml:space="preserve">A continuació </w:t>
      </w:r>
      <w:r w:rsidR="0076763D">
        <w:t>es descriuen algunes situacions que poden aparèixer la solució de les quals no és trivial.</w:t>
      </w:r>
    </w:p>
    <w:p w:rsidR="009008A3" w:rsidRDefault="009008A3" w:rsidP="00450C0F">
      <w:pPr>
        <w:pStyle w:val="Ttol3"/>
      </w:pPr>
      <w:bookmarkStart w:id="2342" w:name="_Ref417291757"/>
      <w:bookmarkStart w:id="2343" w:name="_Toc421086101"/>
      <w:r>
        <w:t>Error al descarr</w:t>
      </w:r>
      <w:r w:rsidR="00BE05C8">
        <w:t>e</w:t>
      </w:r>
      <w:r>
        <w:t>gar plugins</w:t>
      </w:r>
      <w:bookmarkEnd w:id="2342"/>
      <w:bookmarkEnd w:id="2343"/>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bookmarkStart w:id="2344" w:name="_Toc421086249"/>
      <w:r>
        <w:lastRenderedPageBreak/>
        <w:t xml:space="preserve">Figura </w:t>
      </w:r>
      <w:r w:rsidR="00C51F7C">
        <w:fldChar w:fldCharType="begin"/>
      </w:r>
      <w:r w:rsidR="00C51F7C">
        <w:instrText xml:space="preserve"> SEQ Figura \* ARABIC </w:instrText>
      </w:r>
      <w:r w:rsidR="00C51F7C">
        <w:fldChar w:fldCharType="separate"/>
      </w:r>
      <w:ins w:id="2345" w:author="UPC" w:date="2015-06-03T09:11:00Z">
        <w:r w:rsidR="008D50D6">
          <w:rPr>
            <w:noProof/>
          </w:rPr>
          <w:t>87</w:t>
        </w:r>
      </w:ins>
      <w:del w:id="2346" w:author="UPC" w:date="2015-04-29T07:58:00Z">
        <w:r w:rsidR="00DD31AB" w:rsidDel="00154CE0">
          <w:rPr>
            <w:noProof/>
          </w:rPr>
          <w:delText>80</w:delText>
        </w:r>
      </w:del>
      <w:r w:rsidR="00C51F7C">
        <w:rPr>
          <w:noProof/>
        </w:rPr>
        <w:fldChar w:fldCharType="end"/>
      </w:r>
      <w:r>
        <w:t>: Error al descarregar plugins per a web services</w:t>
      </w:r>
      <w:bookmarkEnd w:id="2344"/>
    </w:p>
    <w:p w:rsidR="00B273D6" w:rsidRDefault="00C51F7C" w:rsidP="00BE05C8">
      <w:r>
        <w:rPr>
          <w:noProof/>
          <w:lang w:eastAsia="ca-ES"/>
        </w:rPr>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48" o:title=""/>
            <w10:wrap type="through"/>
          </v:shape>
          <o:OLEObject Type="Embed" ProgID="PBrush" ShapeID="_x0000_s1038" DrawAspect="Content" ObjectID="_1498643144" r:id="rId62"/>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rsidR="0030776A">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bookmarkStart w:id="2347" w:name="_Toc421086250"/>
      <w:r>
        <w:t xml:space="preserve">Figura </w:t>
      </w:r>
      <w:r w:rsidR="00C51F7C">
        <w:fldChar w:fldCharType="begin"/>
      </w:r>
      <w:r w:rsidR="00C51F7C">
        <w:instrText xml:space="preserve"> SEQ Figura \* ARABIC </w:instrText>
      </w:r>
      <w:r w:rsidR="00C51F7C">
        <w:fldChar w:fldCharType="separate"/>
      </w:r>
      <w:ins w:id="2348" w:author="UPC" w:date="2015-06-03T09:11:00Z">
        <w:r w:rsidR="008D50D6">
          <w:rPr>
            <w:noProof/>
          </w:rPr>
          <w:t>88</w:t>
        </w:r>
      </w:ins>
      <w:del w:id="2349" w:author="UPC" w:date="2015-04-29T07:58:00Z">
        <w:r w:rsidR="00DD31AB" w:rsidDel="00154CE0">
          <w:rPr>
            <w:noProof/>
          </w:rPr>
          <w:delText>81</w:delText>
        </w:r>
      </w:del>
      <w:r w:rsidR="00C51F7C">
        <w:rPr>
          <w:noProof/>
        </w:rPr>
        <w:fldChar w:fldCharType="end"/>
      </w:r>
      <w:r>
        <w:t>: Resultat de la instrucció install-plugin cxf</w:t>
      </w:r>
      <w:bookmarkEnd w:id="2347"/>
    </w:p>
    <w:p w:rsidR="00E311FE" w:rsidRDefault="00E311FE" w:rsidP="00BE05C8">
      <w:r>
        <w:t xml:space="preserve">Aixó indica que l’última versió disponible del plugin </w:t>
      </w:r>
      <w:r w:rsidR="00F83780">
        <w:t>CXF</w:t>
      </w:r>
      <w:r>
        <w:t xml:space="preserve">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 xml:space="preserve">s canviar la versió a l’arxiu </w:t>
      </w:r>
      <w:r w:rsidRPr="00F83780">
        <w:rPr>
          <w:b/>
          <w:i/>
        </w:rPr>
        <w:t>BuildConfig.groovy</w:t>
      </w:r>
      <w:r>
        <w:t xml:space="preserve"> del plugin </w:t>
      </w:r>
      <w:r w:rsidR="00F7158A">
        <w:t>CXF</w:t>
      </w:r>
      <w:r>
        <w:t>.</w:t>
      </w:r>
    </w:p>
    <w:p w:rsidR="009008A3" w:rsidRDefault="00524168" w:rsidP="00450C0F">
      <w:pPr>
        <w:pStyle w:val="Ttol3"/>
      </w:pPr>
      <w:bookmarkStart w:id="2350" w:name="_Toc421086102"/>
      <w:r>
        <w:t xml:space="preserve">Canviar dades del web service i no es baixen les noves classes / </w:t>
      </w:r>
      <w:r w:rsidR="009008A3">
        <w:t xml:space="preserve">No fa cas </w:t>
      </w:r>
      <w:r>
        <w:t xml:space="preserve">l’arxiu </w:t>
      </w:r>
      <w:r w:rsidR="009008A3">
        <w:t>Config.groovy</w:t>
      </w:r>
      <w:bookmarkEnd w:id="2350"/>
    </w:p>
    <w:p w:rsidR="000C1078" w:rsidRPr="000C1078" w:rsidRDefault="000C1078" w:rsidP="000C1078">
      <w:r>
        <w:t xml:space="preserve">Aquest problema crida la nostra atenció perquè </w:t>
      </w:r>
      <w:r w:rsidR="003F7DDB">
        <w:t xml:space="preserve">els canvis que realitzem a l’arxiu </w:t>
      </w:r>
      <w:r w:rsidR="003F7DDB" w:rsidRPr="003F7DDB">
        <w:rPr>
          <w:b/>
          <w:i/>
        </w:rPr>
        <w:t>Config.groovy</w:t>
      </w:r>
      <w:r w:rsidR="003F7DDB">
        <w:t xml:space="preserve"> per afegir o modificar dades dels web services </w:t>
      </w:r>
      <w:r w:rsidR="006C0053">
        <w:t xml:space="preserve">no es veuen reflectits a la consola del GGTS en el moment d’executar la instrucció </w:t>
      </w:r>
      <w:r w:rsidR="006C0053" w:rsidRPr="00D6211E">
        <w:rPr>
          <w:i/>
        </w:rPr>
        <w:t>“wsdl2java”</w:t>
      </w:r>
      <w:r w:rsidR="006C0053">
        <w:t>.</w:t>
      </w:r>
    </w:p>
    <w:p w:rsidR="009404D4" w:rsidRDefault="009404D4" w:rsidP="009404D4">
      <w:r>
        <w:t>Si s’executa l’acció</w:t>
      </w:r>
      <w:r w:rsidR="0035222C">
        <w:t xml:space="preserve"> </w:t>
      </w:r>
      <w:r w:rsidR="0035222C" w:rsidRPr="00D6211E">
        <w:rPr>
          <w:i/>
        </w:rPr>
        <w:t>“wsdl2java”</w:t>
      </w:r>
      <w:r w:rsidR="0035222C">
        <w:t xml:space="preserve"> </w:t>
      </w:r>
      <w:r>
        <w:t>amb una determinada configuració com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D47C4" w:rsidTr="00016579">
        <w:tc>
          <w:tcPr>
            <w:tcW w:w="8645" w:type="dxa"/>
            <w:shd w:val="pct5" w:color="auto" w:fill="auto"/>
          </w:tcPr>
          <w:p w:rsidR="000D47C4" w:rsidRDefault="000D47C4" w:rsidP="00016579">
            <w:pPr>
              <w:pStyle w:val="Codi"/>
              <w:ind w:left="0"/>
            </w:pPr>
            <w:r>
              <w:t>cxf {</w:t>
            </w:r>
          </w:p>
          <w:p w:rsidR="000D47C4" w:rsidRDefault="000D47C4" w:rsidP="00016579">
            <w:pPr>
              <w:pStyle w:val="Codi"/>
              <w:ind w:left="284"/>
            </w:pPr>
            <w:r>
              <w:t>client {</w:t>
            </w:r>
          </w:p>
          <w:p w:rsidR="000D47C4" w:rsidRDefault="000D47C4" w:rsidP="00016579">
            <w:pPr>
              <w:pStyle w:val="Codi"/>
              <w:ind w:left="567"/>
            </w:pPr>
            <w:r>
              <w:t>tiempoClient {</w:t>
            </w:r>
          </w:p>
          <w:p w:rsidR="000D47C4" w:rsidRDefault="000D47C4" w:rsidP="00016579">
            <w:pPr>
              <w:pStyle w:val="Codi"/>
              <w:jc w:val="left"/>
            </w:pPr>
            <w:r>
              <w:t xml:space="preserve">wsdl = </w:t>
            </w:r>
            <w:r w:rsidRPr="00B84365">
              <w:rPr>
                <w:color w:val="FF00CC"/>
              </w:rPr>
              <w:t>"http://www.imn.ac.cr/MeteorologicoWS/MeteorologicoWS.asmx?WSDL"</w:t>
            </w:r>
          </w:p>
          <w:p w:rsidR="000D47C4" w:rsidRPr="00B84365" w:rsidRDefault="000D47C4" w:rsidP="00016579">
            <w:pPr>
              <w:pStyle w:val="Codi"/>
              <w:jc w:val="left"/>
              <w:rPr>
                <w:color w:val="3F7F5F"/>
              </w:rPr>
            </w:pPr>
            <w:r w:rsidRPr="00B84365">
              <w:rPr>
                <w:color w:val="3F7F5F"/>
              </w:rPr>
              <w:t>//clientInterface = org.tempuri.WSMeteorologicoSoap</w:t>
            </w:r>
          </w:p>
          <w:p w:rsidR="000D47C4" w:rsidRDefault="000D47C4" w:rsidP="00016579">
            <w:pPr>
              <w:pStyle w:val="Codi"/>
              <w:jc w:val="left"/>
            </w:pPr>
            <w:r>
              <w:t xml:space="preserve">serviceEndpointAddress = </w:t>
            </w:r>
            <w:r w:rsidRPr="00B84365">
              <w:rPr>
                <w:color w:val="FF00CC"/>
              </w:rPr>
              <w:t>"http://www.imn.ac.cr/MeteorologicoWS/MeteorologicoWS.asmx"</w:t>
            </w:r>
          </w:p>
          <w:p w:rsidR="000D47C4" w:rsidRDefault="000D47C4" w:rsidP="00016579">
            <w:pPr>
              <w:pStyle w:val="Codi"/>
              <w:ind w:left="567"/>
            </w:pPr>
            <w:r>
              <w:t>}</w:t>
            </w:r>
          </w:p>
          <w:p w:rsidR="000D47C4" w:rsidRDefault="000D47C4" w:rsidP="00016579">
            <w:pPr>
              <w:pStyle w:val="Codi"/>
              <w:ind w:left="284"/>
            </w:pPr>
            <w:r>
              <w:t>}</w:t>
            </w:r>
          </w:p>
          <w:p w:rsidR="000D47C4" w:rsidRDefault="000D47C4" w:rsidP="00016579">
            <w:pPr>
              <w:pStyle w:val="Codi"/>
              <w:ind w:left="0"/>
            </w:pPr>
            <w:r>
              <w:lastRenderedPageBreak/>
              <w:t>}</w:t>
            </w:r>
          </w:p>
        </w:tc>
      </w:tr>
    </w:tbl>
    <w:p w:rsidR="000D47C4" w:rsidRDefault="000D47C4" w:rsidP="000D47C4">
      <w:pPr>
        <w:pStyle w:val="Llegenda"/>
      </w:pPr>
      <w:bookmarkStart w:id="2351" w:name="_Toc421086251"/>
      <w:r>
        <w:lastRenderedPageBreak/>
        <w:t xml:space="preserve">Figura </w:t>
      </w:r>
      <w:r w:rsidR="00C51F7C">
        <w:fldChar w:fldCharType="begin"/>
      </w:r>
      <w:r w:rsidR="00C51F7C">
        <w:instrText xml:space="preserve"> SEQ Figura \* ARABIC </w:instrText>
      </w:r>
      <w:r w:rsidR="00C51F7C">
        <w:fldChar w:fldCharType="separate"/>
      </w:r>
      <w:ins w:id="2352" w:author="UPC" w:date="2015-06-03T09:11:00Z">
        <w:r w:rsidR="008D50D6">
          <w:rPr>
            <w:noProof/>
          </w:rPr>
          <w:t>89</w:t>
        </w:r>
      </w:ins>
      <w:del w:id="2353" w:author="UPC" w:date="2015-04-29T07:58:00Z">
        <w:r w:rsidR="00DD31AB" w:rsidDel="00154CE0">
          <w:rPr>
            <w:noProof/>
          </w:rPr>
          <w:delText>82</w:delText>
        </w:r>
      </w:del>
      <w:r w:rsidR="00C51F7C">
        <w:rPr>
          <w:noProof/>
        </w:rPr>
        <w:fldChar w:fldCharType="end"/>
      </w:r>
      <w:r>
        <w:t>: Arxiu</w:t>
      </w:r>
      <w:r w:rsidR="003D317C">
        <w:t xml:space="preserve"> </w:t>
      </w:r>
      <w:r w:rsidR="003D317C" w:rsidRPr="00CE1C47">
        <w:rPr>
          <w:i/>
        </w:rPr>
        <w:t>Config.groovy</w:t>
      </w:r>
      <w:r w:rsidR="003D317C">
        <w:t xml:space="preserve">. Primera </w:t>
      </w:r>
      <w:r>
        <w:t>configuració d’un client web service</w:t>
      </w:r>
      <w:bookmarkEnd w:id="2351"/>
    </w:p>
    <w:p w:rsidR="009404D4" w:rsidRDefault="009404D4" w:rsidP="009404D4">
      <w:r>
        <w:t>S’obtindrà una traça de creació de les classes per fer servir el web service com</w:t>
      </w:r>
      <w:r w:rsidR="0035222C">
        <w:t xml:space="preserve"> aquesta: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623C1" w:rsidTr="00016579">
        <w:tc>
          <w:tcPr>
            <w:tcW w:w="8645" w:type="dxa"/>
            <w:shd w:val="pct5" w:color="auto" w:fill="auto"/>
          </w:tcPr>
          <w:p w:rsidR="008623C1" w:rsidRDefault="008623C1" w:rsidP="00016579">
            <w:pPr>
              <w:pStyle w:val="Codi"/>
              <w:ind w:left="0"/>
            </w:pPr>
            <w:r>
              <w:t>|Starting wsdl2java</w:t>
            </w:r>
          </w:p>
          <w:p w:rsidR="008623C1" w:rsidRDefault="008623C1" w:rsidP="00016579">
            <w:pPr>
              <w:pStyle w:val="Codi"/>
              <w:ind w:left="0"/>
            </w:pPr>
            <w:r>
              <w:t>|Generating java stubs from http://www.imn.ac.cr/MeteorologicoWS/MeteorologicoWS.asmx?WSDL</w:t>
            </w:r>
          </w:p>
          <w:p w:rsidR="008623C1" w:rsidRDefault="008623C1" w:rsidP="00016579">
            <w:pPr>
              <w:pStyle w:val="Codi"/>
              <w:ind w:left="0"/>
            </w:pPr>
            <w:r>
              <w:t xml:space="preserve">     [java] Loading FrontEnd jaxws ...</w:t>
            </w:r>
          </w:p>
          <w:p w:rsidR="008623C1" w:rsidRDefault="008623C1" w:rsidP="00016579">
            <w:pPr>
              <w:pStyle w:val="Codi"/>
              <w:ind w:left="0"/>
            </w:pPr>
            <w:r>
              <w:t xml:space="preserve">     [java] Loading DataBinding jaxb ...</w:t>
            </w:r>
          </w:p>
          <w:p w:rsidR="008623C1" w:rsidRDefault="008623C1" w:rsidP="00016579">
            <w:pPr>
              <w:pStyle w:val="Codi"/>
              <w:ind w:left="0"/>
            </w:pPr>
            <w:r>
              <w:t xml:space="preserve">     [java] wsdl2java -verbose -d src/java http://www.imn.ac.cr/MeteorologicoWS/MeteorologicoWS.asmx?WSDL</w:t>
            </w:r>
          </w:p>
          <w:p w:rsidR="008623C1" w:rsidRDefault="008623C1" w:rsidP="00016579">
            <w:pPr>
              <w:pStyle w:val="Codi"/>
              <w:ind w:left="0"/>
            </w:pPr>
            <w:r>
              <w:t xml:space="preserve">     [java] wsdl2java - Apache CXF 2.6.2</w:t>
            </w:r>
          </w:p>
          <w:p w:rsidR="008623C1" w:rsidRDefault="008623C1" w:rsidP="00016579">
            <w:pPr>
              <w:pStyle w:val="Codi"/>
              <w:ind w:left="0"/>
            </w:pPr>
            <w:r>
              <w:t>.</w:t>
            </w:r>
          </w:p>
          <w:p w:rsidR="008623C1" w:rsidRDefault="008623C1" w:rsidP="00016579">
            <w:pPr>
              <w:pStyle w:val="Codi"/>
              <w:ind w:left="0"/>
            </w:pPr>
            <w:r>
              <w:t>|Completed wsdl2java</w:t>
            </w:r>
          </w:p>
        </w:tc>
      </w:tr>
    </w:tbl>
    <w:p w:rsidR="008623C1" w:rsidRDefault="008623C1" w:rsidP="008623C1">
      <w:pPr>
        <w:pStyle w:val="Llegenda"/>
      </w:pPr>
      <w:bookmarkStart w:id="2354" w:name="_Ref417368929"/>
      <w:bookmarkStart w:id="2355" w:name="_Toc421086252"/>
      <w:r>
        <w:t xml:space="preserve">Figura </w:t>
      </w:r>
      <w:r w:rsidR="00C51F7C">
        <w:fldChar w:fldCharType="begin"/>
      </w:r>
      <w:r w:rsidR="00C51F7C">
        <w:instrText xml:space="preserve"> SEQ Figura \* ARABIC </w:instrText>
      </w:r>
      <w:r w:rsidR="00C51F7C">
        <w:fldChar w:fldCharType="separate"/>
      </w:r>
      <w:ins w:id="2356" w:author="UPC" w:date="2015-06-03T09:11:00Z">
        <w:r w:rsidR="008D50D6">
          <w:rPr>
            <w:noProof/>
          </w:rPr>
          <w:t>90</w:t>
        </w:r>
      </w:ins>
      <w:del w:id="2357" w:author="UPC" w:date="2015-04-29T07:58:00Z">
        <w:r w:rsidR="00DD31AB" w:rsidDel="00154CE0">
          <w:rPr>
            <w:noProof/>
          </w:rPr>
          <w:delText>83</w:delText>
        </w:r>
      </w:del>
      <w:r w:rsidR="00C51F7C">
        <w:rPr>
          <w:noProof/>
        </w:rPr>
        <w:fldChar w:fldCharType="end"/>
      </w:r>
      <w:r>
        <w:t>: Traça de creació obtinguda amb el primer web service</w:t>
      </w:r>
      <w:bookmarkEnd w:id="2354"/>
      <w:bookmarkEnd w:id="2355"/>
    </w:p>
    <w:p w:rsidR="0035222C" w:rsidRDefault="0035222C" w:rsidP="009404D4">
      <w:r>
        <w:t xml:space="preserve">Llavors si es canvien les dades del web service a l’arxiu </w:t>
      </w:r>
      <w:r w:rsidRPr="0035222C">
        <w:rPr>
          <w:b/>
          <w:i/>
        </w:rPr>
        <w:t>Config.groovy</w:t>
      </w:r>
      <w:r>
        <w:t xml:space="preserve"> perquè el desenvolupador ha variat els paràmetres, per exemple a:</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3D317C" w:rsidTr="00147137">
        <w:tc>
          <w:tcPr>
            <w:tcW w:w="8645" w:type="dxa"/>
            <w:shd w:val="pct5" w:color="auto" w:fill="auto"/>
          </w:tcPr>
          <w:p w:rsidR="003D317C" w:rsidRDefault="003D317C" w:rsidP="00016579">
            <w:pPr>
              <w:pStyle w:val="Codi"/>
              <w:ind w:left="0"/>
            </w:pPr>
            <w:r>
              <w:t>cxf {</w:t>
            </w:r>
          </w:p>
          <w:p w:rsidR="003D317C" w:rsidRDefault="003D317C" w:rsidP="00016579">
            <w:pPr>
              <w:pStyle w:val="Codi"/>
              <w:ind w:left="284"/>
            </w:pPr>
            <w:r>
              <w:t>client {</w:t>
            </w:r>
          </w:p>
          <w:p w:rsidR="003D317C" w:rsidRDefault="003D317C" w:rsidP="00016579">
            <w:pPr>
              <w:pStyle w:val="Codi"/>
              <w:ind w:left="567"/>
            </w:pPr>
            <w:r>
              <w:t>tiempoClient {</w:t>
            </w:r>
          </w:p>
          <w:p w:rsidR="003D317C" w:rsidRDefault="003D317C" w:rsidP="00016579">
            <w:pPr>
              <w:pStyle w:val="Codi"/>
              <w:jc w:val="left"/>
            </w:pPr>
            <w:r>
              <w:t xml:space="preserve">wsdl = </w:t>
            </w:r>
            <w:r w:rsidRPr="00B84365">
              <w:rPr>
                <w:color w:val="FF00CC"/>
              </w:rPr>
              <w:t>"</w:t>
            </w:r>
            <w:r w:rsidR="002E4637" w:rsidRPr="002E4637">
              <w:rPr>
                <w:color w:val="FF00CC"/>
              </w:rPr>
              <w:t>http://195.235.66.115:10001/WSApp/WSApp/AppColoma.asmx?WSDL</w:t>
            </w:r>
            <w:r w:rsidRPr="00B84365">
              <w:rPr>
                <w:color w:val="FF00CC"/>
              </w:rPr>
              <w:t>"</w:t>
            </w:r>
          </w:p>
          <w:p w:rsidR="003D317C" w:rsidRPr="00B84365" w:rsidRDefault="003D317C" w:rsidP="00016579">
            <w:pPr>
              <w:pStyle w:val="Codi"/>
              <w:jc w:val="left"/>
              <w:rPr>
                <w:color w:val="3F7F5F"/>
              </w:rPr>
            </w:pPr>
            <w:r w:rsidRPr="00B84365">
              <w:rPr>
                <w:color w:val="3F7F5F"/>
              </w:rPr>
              <w:t xml:space="preserve">//clientInterface = </w:t>
            </w:r>
            <w:r w:rsidR="002E4637" w:rsidRPr="002E4637">
              <w:rPr>
                <w:color w:val="3F7F5F"/>
              </w:rPr>
              <w:t>net.gramene.appcoloma.Service1Soap</w:t>
            </w:r>
          </w:p>
          <w:p w:rsidR="003D317C" w:rsidRDefault="003D317C" w:rsidP="00016579">
            <w:pPr>
              <w:pStyle w:val="Codi"/>
              <w:jc w:val="left"/>
            </w:pPr>
            <w:r>
              <w:t xml:space="preserve">serviceEndpointAddress = </w:t>
            </w:r>
            <w:r w:rsidRPr="00B84365">
              <w:rPr>
                <w:color w:val="FF00CC"/>
              </w:rPr>
              <w:t>"</w:t>
            </w:r>
            <w:r w:rsidR="002E4637" w:rsidRPr="002E4637">
              <w:rPr>
                <w:color w:val="FF00CC"/>
              </w:rPr>
              <w:t>http://195.235.66.115:10001/WSApp/WSApp/AppColoma.asmx</w:t>
            </w:r>
            <w:r w:rsidRPr="00B84365">
              <w:rPr>
                <w:color w:val="FF00CC"/>
              </w:rPr>
              <w:t>"</w:t>
            </w:r>
          </w:p>
          <w:p w:rsidR="003D317C" w:rsidRDefault="003D317C" w:rsidP="00016579">
            <w:pPr>
              <w:pStyle w:val="Codi"/>
              <w:ind w:left="567"/>
            </w:pPr>
            <w:r>
              <w:t>}</w:t>
            </w:r>
          </w:p>
          <w:p w:rsidR="003D317C" w:rsidRDefault="003D317C" w:rsidP="00016579">
            <w:pPr>
              <w:pStyle w:val="Codi"/>
              <w:ind w:left="284"/>
            </w:pPr>
            <w:r>
              <w:t>}</w:t>
            </w:r>
          </w:p>
          <w:p w:rsidR="003D317C" w:rsidRDefault="003D317C" w:rsidP="00016579">
            <w:pPr>
              <w:pStyle w:val="Codi"/>
              <w:ind w:left="0"/>
            </w:pPr>
            <w:r>
              <w:t>}</w:t>
            </w:r>
          </w:p>
        </w:tc>
      </w:tr>
    </w:tbl>
    <w:p w:rsidR="003D317C" w:rsidRDefault="003D317C" w:rsidP="003D317C">
      <w:pPr>
        <w:pStyle w:val="Llegenda"/>
      </w:pPr>
      <w:bookmarkStart w:id="2358" w:name="_Toc421086253"/>
      <w:r>
        <w:t xml:space="preserve">Figura </w:t>
      </w:r>
      <w:r w:rsidR="00C51F7C">
        <w:fldChar w:fldCharType="begin"/>
      </w:r>
      <w:r w:rsidR="00C51F7C">
        <w:instrText xml:space="preserve"> SEQ Figura \* ARABIC </w:instrText>
      </w:r>
      <w:r w:rsidR="00C51F7C">
        <w:fldChar w:fldCharType="separate"/>
      </w:r>
      <w:ins w:id="2359" w:author="UPC" w:date="2015-06-03T09:11:00Z">
        <w:r w:rsidR="008D50D6">
          <w:rPr>
            <w:noProof/>
          </w:rPr>
          <w:t>91</w:t>
        </w:r>
      </w:ins>
      <w:del w:id="2360" w:author="UPC" w:date="2015-04-29T07:58:00Z">
        <w:r w:rsidR="00DD31AB" w:rsidDel="00154CE0">
          <w:rPr>
            <w:noProof/>
          </w:rPr>
          <w:delText>84</w:delText>
        </w:r>
      </w:del>
      <w:r w:rsidR="00C51F7C">
        <w:rPr>
          <w:noProof/>
        </w:rPr>
        <w:fldChar w:fldCharType="end"/>
      </w:r>
      <w:r>
        <w:t xml:space="preserve">: Arxiu </w:t>
      </w:r>
      <w:r w:rsidRPr="00CE1C47">
        <w:rPr>
          <w:i/>
        </w:rPr>
        <w:t>Config.groovy</w:t>
      </w:r>
      <w:r>
        <w:t>. Segona configuració d’un client web service</w:t>
      </w:r>
      <w:bookmarkEnd w:id="2358"/>
    </w:p>
    <w:p w:rsidR="0035222C" w:rsidRDefault="0035222C" w:rsidP="009404D4">
      <w:r>
        <w:t>S’hauria d’obtenir la següent traça: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A0EB6" w:rsidTr="00147137">
        <w:tc>
          <w:tcPr>
            <w:tcW w:w="8645" w:type="dxa"/>
            <w:shd w:val="pct5" w:color="auto" w:fill="auto"/>
          </w:tcPr>
          <w:p w:rsidR="00147137" w:rsidRDefault="00147137" w:rsidP="00147137">
            <w:pPr>
              <w:pStyle w:val="Codi"/>
              <w:ind w:left="0"/>
            </w:pPr>
            <w:r>
              <w:t>|Starting wsdl2java</w:t>
            </w:r>
          </w:p>
          <w:p w:rsidR="00147137" w:rsidRDefault="00147137" w:rsidP="00147137">
            <w:pPr>
              <w:pStyle w:val="Codi"/>
              <w:ind w:left="0"/>
            </w:pPr>
            <w:r>
              <w:t>|Generating java stubs from http://195.235.66.115:10001/WSApp/WSApp/AppColoma.asmx?WSDL</w:t>
            </w:r>
          </w:p>
          <w:p w:rsidR="00147137" w:rsidRDefault="00147137" w:rsidP="00147137">
            <w:pPr>
              <w:pStyle w:val="Codi"/>
              <w:ind w:left="0"/>
            </w:pPr>
            <w:r>
              <w:t xml:space="preserve">     [java] Loading FrontEnd jaxws ...</w:t>
            </w:r>
          </w:p>
          <w:p w:rsidR="00147137" w:rsidRDefault="00147137" w:rsidP="00147137">
            <w:pPr>
              <w:pStyle w:val="Codi"/>
              <w:ind w:left="0"/>
            </w:pPr>
            <w:r>
              <w:t xml:space="preserve">     [java] Loading DataBinding jaxb ...</w:t>
            </w:r>
          </w:p>
          <w:p w:rsidR="00147137" w:rsidRDefault="00147137" w:rsidP="00147137">
            <w:pPr>
              <w:pStyle w:val="Codi"/>
              <w:ind w:left="0"/>
            </w:pPr>
            <w:r>
              <w:t xml:space="preserve">     [java] wsdl2java -verbose -d src/java http://195.235.66.115:10001/WSApp/WSApp/AppColoma.asmx?WSDL</w:t>
            </w:r>
          </w:p>
          <w:p w:rsidR="00147137" w:rsidRDefault="00147137" w:rsidP="00147137">
            <w:pPr>
              <w:pStyle w:val="Codi"/>
              <w:ind w:left="0"/>
            </w:pPr>
            <w:r>
              <w:t xml:space="preserve">     [java] wsdl2java - Apache CXF 2.6.6</w:t>
            </w:r>
          </w:p>
          <w:p w:rsidR="00147137" w:rsidRDefault="00147137" w:rsidP="00147137">
            <w:pPr>
              <w:pStyle w:val="Codi"/>
              <w:ind w:left="0"/>
            </w:pPr>
            <w:r>
              <w:t>.</w:t>
            </w:r>
          </w:p>
          <w:p w:rsidR="00DA0EB6" w:rsidRDefault="00147137" w:rsidP="00147137">
            <w:pPr>
              <w:pStyle w:val="Codi"/>
              <w:ind w:left="0"/>
            </w:pPr>
            <w:r>
              <w:t>|Completed wsdl2java</w:t>
            </w:r>
          </w:p>
        </w:tc>
      </w:tr>
    </w:tbl>
    <w:p w:rsidR="00DA0EB6" w:rsidRDefault="00A55C7F" w:rsidP="00A55C7F">
      <w:pPr>
        <w:pStyle w:val="Llegenda"/>
      </w:pPr>
      <w:bookmarkStart w:id="2361" w:name="_Toc421086254"/>
      <w:r>
        <w:t xml:space="preserve">Figura </w:t>
      </w:r>
      <w:r w:rsidR="00C51F7C">
        <w:fldChar w:fldCharType="begin"/>
      </w:r>
      <w:r w:rsidR="00C51F7C">
        <w:instrText xml:space="preserve"> SEQ Figura \* ARABIC </w:instrText>
      </w:r>
      <w:r w:rsidR="00C51F7C">
        <w:fldChar w:fldCharType="separate"/>
      </w:r>
      <w:ins w:id="2362" w:author="UPC" w:date="2015-06-03T09:11:00Z">
        <w:r w:rsidR="008D50D6">
          <w:rPr>
            <w:noProof/>
          </w:rPr>
          <w:t>92</w:t>
        </w:r>
      </w:ins>
      <w:del w:id="2363" w:author="UPC" w:date="2015-04-29T07:58:00Z">
        <w:r w:rsidR="00DD31AB" w:rsidDel="00154CE0">
          <w:rPr>
            <w:noProof/>
          </w:rPr>
          <w:delText>85</w:delText>
        </w:r>
      </w:del>
      <w:r w:rsidR="00C51F7C">
        <w:rPr>
          <w:noProof/>
        </w:rPr>
        <w:fldChar w:fldCharType="end"/>
      </w:r>
      <w:r>
        <w:t>: Traça de creació obtinguda amb el primer web service</w:t>
      </w:r>
      <w:bookmarkEnd w:id="2361"/>
    </w:p>
    <w:p w:rsidR="00952783" w:rsidRDefault="0035222C" w:rsidP="009404D4">
      <w:r>
        <w:t xml:space="preserve">Què succeeix si en la segona execució </w:t>
      </w:r>
      <w:r w:rsidR="0037678D">
        <w:t xml:space="preserve">de la comanda </w:t>
      </w:r>
      <w:r w:rsidR="0037678D" w:rsidRPr="00D6211E">
        <w:rPr>
          <w:i/>
        </w:rPr>
        <w:t>“wsdl2java”</w:t>
      </w:r>
      <w:r w:rsidR="0037678D">
        <w:t xml:space="preserve"> en</w:t>
      </w:r>
      <w:r w:rsidR="00952783">
        <w:t>s</w:t>
      </w:r>
      <w:r w:rsidR="0037678D">
        <w:t xml:space="preserve"> dòna la mateixa traça que a</w:t>
      </w:r>
      <w:r w:rsidR="00072EC9">
        <w:t xml:space="preserve"> la</w:t>
      </w:r>
      <w:r w:rsidR="0037678D">
        <w:t xml:space="preserve"> </w:t>
      </w:r>
      <w:r w:rsidR="00952783" w:rsidRPr="00110C85">
        <w:rPr>
          <w:b/>
        </w:rPr>
        <w:fldChar w:fldCharType="begin"/>
      </w:r>
      <w:r w:rsidR="00952783" w:rsidRPr="00110C85">
        <w:rPr>
          <w:b/>
        </w:rPr>
        <w:instrText xml:space="preserve"> REF _Ref417368929 \h </w:instrText>
      </w:r>
      <w:r w:rsidR="00110C85">
        <w:rPr>
          <w:b/>
        </w:rPr>
        <w:instrText xml:space="preserve"> \* MERGEFORMAT </w:instrText>
      </w:r>
      <w:r w:rsidR="00952783" w:rsidRPr="00110C85">
        <w:rPr>
          <w:b/>
        </w:rPr>
      </w:r>
      <w:r w:rsidR="00952783" w:rsidRPr="00110C85">
        <w:rPr>
          <w:b/>
        </w:rPr>
        <w:fldChar w:fldCharType="separate"/>
      </w:r>
      <w:ins w:id="2364" w:author="UPC" w:date="2015-06-03T09:11:00Z">
        <w:r w:rsidR="008D50D6" w:rsidRPr="008D50D6">
          <w:rPr>
            <w:b/>
            <w:rPrChange w:id="2365" w:author="UPC" w:date="2015-06-03T09:11:00Z">
              <w:rPr/>
            </w:rPrChange>
          </w:rPr>
          <w:t xml:space="preserve">Figura </w:t>
        </w:r>
        <w:r w:rsidR="008D50D6" w:rsidRPr="008D50D6">
          <w:rPr>
            <w:b/>
            <w:noProof/>
            <w:rPrChange w:id="2366" w:author="UPC" w:date="2015-06-03T09:11:00Z">
              <w:rPr>
                <w:noProof/>
              </w:rPr>
            </w:rPrChange>
          </w:rPr>
          <w:t>90</w:t>
        </w:r>
        <w:r w:rsidR="008D50D6" w:rsidRPr="008D50D6">
          <w:rPr>
            <w:b/>
            <w:rPrChange w:id="2367" w:author="UPC" w:date="2015-06-03T09:11:00Z">
              <w:rPr/>
            </w:rPrChange>
          </w:rPr>
          <w:t xml:space="preserve">: Traça de creació obtinguda amb el primer web </w:t>
        </w:r>
        <w:r w:rsidR="008D50D6" w:rsidRPr="008D50D6">
          <w:rPr>
            <w:b/>
            <w:rPrChange w:id="2368" w:author="UPC" w:date="2015-06-03T09:11:00Z">
              <w:rPr/>
            </w:rPrChange>
          </w:rPr>
          <w:lastRenderedPageBreak/>
          <w:t>service</w:t>
        </w:r>
      </w:ins>
      <w:del w:id="2369" w:author="UPC" w:date="2015-04-29T07:58:00Z">
        <w:r w:rsidR="00DD31AB" w:rsidRPr="00DD31AB" w:rsidDel="00154CE0">
          <w:rPr>
            <w:b/>
          </w:rPr>
          <w:delText xml:space="preserve">Figura </w:delText>
        </w:r>
        <w:r w:rsidR="00DD31AB" w:rsidRPr="00DD31AB" w:rsidDel="00154CE0">
          <w:rPr>
            <w:b/>
            <w:noProof/>
          </w:rPr>
          <w:delText>83</w:delText>
        </w:r>
        <w:r w:rsidR="00DD31AB" w:rsidRPr="00DD31AB" w:rsidDel="00154CE0">
          <w:rPr>
            <w:b/>
          </w:rPr>
          <w:delText>: Traça de creació obtinguda amb el primer web service</w:delText>
        </w:r>
      </w:del>
      <w:r w:rsidR="00952783" w:rsidRPr="00110C85">
        <w:rPr>
          <w:b/>
        </w:rPr>
        <w:fldChar w:fldCharType="end"/>
      </w:r>
      <w:r w:rsidR="00952783" w:rsidRPr="00110C85">
        <w:rPr>
          <w:b/>
        </w:rPr>
        <w:t xml:space="preserve"> </w:t>
      </w:r>
      <w:r w:rsidR="00952783">
        <w:t>en comptes de la que toca</w:t>
      </w:r>
      <w:r w:rsidR="00E97C2E">
        <w:t xml:space="preserve"> i a m</w:t>
      </w:r>
      <w:r w:rsidR="00B56911">
        <w:t>és no es genere</w:t>
      </w:r>
      <w:r w:rsidR="00E97C2E">
        <w:t>n les noves classes</w:t>
      </w:r>
      <w:r w:rsidR="0037678D">
        <w:t>?</w:t>
      </w:r>
      <w:r w:rsidR="00952783">
        <w:t xml:space="preserve"> Com es pot solucionar?</w:t>
      </w:r>
    </w:p>
    <w:p w:rsidR="00952783" w:rsidRDefault="00952783" w:rsidP="009404D4">
      <w:r>
        <w:t>El que està passant, tant en aquest cas</w:t>
      </w:r>
      <w:r w:rsidR="00C70B03">
        <w:t xml:space="preserve"> </w:t>
      </w:r>
      <w:r>
        <w:t xml:space="preserve">com en el cas d’afegir web services (per exemple, tenir un web service a l’arxiu </w:t>
      </w:r>
      <w:r w:rsidRPr="00B56911">
        <w:rPr>
          <w:b/>
          <w:i/>
        </w:rPr>
        <w:t>Config.groovy</w:t>
      </w:r>
      <w:r>
        <w:t xml:space="preserve"> i posar-ne un o més)</w:t>
      </w:r>
      <w:r w:rsidR="00C70B03">
        <w:t>,</w:t>
      </w:r>
      <w:r>
        <w:t xml:space="preserve"> és que no està actualitzant correctament les dades que hem canviat a l’arxiu </w:t>
      </w:r>
      <w:r w:rsidRPr="00C70B03">
        <w:rPr>
          <w:b/>
          <w:i/>
        </w:rPr>
        <w:t>Config.groovy</w:t>
      </w:r>
      <w:r>
        <w:t>. La solució és tancar l’entorn de desenvolupament GGTS i tornar-lo a obrir.</w:t>
      </w:r>
    </w:p>
    <w:p w:rsidR="000153A3" w:rsidRPr="009404D4" w:rsidRDefault="000153A3" w:rsidP="009404D4">
      <w:r>
        <w:t>Realment és com si no haguèssim modificat l’arxiu, l’entorn GGTS no és capaç de reconèixer els canvis.</w:t>
      </w:r>
    </w:p>
    <w:p w:rsidR="009737A9" w:rsidRDefault="009737A9" w:rsidP="00450C0F">
      <w:pPr>
        <w:pStyle w:val="Ttol3"/>
      </w:pPr>
      <w:bookmarkStart w:id="2370" w:name="_Toc421086103"/>
      <w:r w:rsidRPr="009737A9">
        <w:t>Forked Grails VM exited with error</w:t>
      </w:r>
      <w:bookmarkEnd w:id="2370"/>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Message: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lastRenderedPageBreak/>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bookmarkStart w:id="2371" w:name="_Toc421086255"/>
      <w:r>
        <w:lastRenderedPageBreak/>
        <w:t xml:space="preserve">Figura </w:t>
      </w:r>
      <w:r w:rsidR="00C51F7C">
        <w:fldChar w:fldCharType="begin"/>
      </w:r>
      <w:r w:rsidR="00C51F7C">
        <w:instrText xml:space="preserve"> SEQ Figura \* ARABIC </w:instrText>
      </w:r>
      <w:r w:rsidR="00C51F7C">
        <w:fldChar w:fldCharType="separate"/>
      </w:r>
      <w:ins w:id="2372" w:author="UPC" w:date="2015-06-03T09:11:00Z">
        <w:r w:rsidR="008D50D6">
          <w:rPr>
            <w:noProof/>
          </w:rPr>
          <w:t>93</w:t>
        </w:r>
      </w:ins>
      <w:del w:id="2373" w:author="UPC" w:date="2015-04-29T07:58:00Z">
        <w:r w:rsidR="00DD31AB" w:rsidDel="00154CE0">
          <w:rPr>
            <w:noProof/>
          </w:rPr>
          <w:delText>86</w:delText>
        </w:r>
      </w:del>
      <w:r w:rsidR="00C51F7C">
        <w:rPr>
          <w:noProof/>
        </w:rPr>
        <w:fldChar w:fldCharType="end"/>
      </w:r>
      <w:r>
        <w:t xml:space="preserve">: </w:t>
      </w:r>
      <w:r w:rsidR="001F2E94" w:rsidRPr="001F2E94">
        <w:t>Forked Grails VM exited with error</w:t>
      </w:r>
      <w:r w:rsidR="001F2E94">
        <w:t xml:space="preserve">. </w:t>
      </w:r>
      <w:r>
        <w:t>Error degut a intentar connectar amb el web service sense la variable clientInterface adequada o inexistent</w:t>
      </w:r>
      <w:bookmarkEnd w:id="2371"/>
    </w:p>
    <w:p w:rsidR="000666DB" w:rsidRDefault="00C22F1D" w:rsidP="000666DB">
      <w:pPr>
        <w:rPr>
          <w:ins w:id="2374" w:author="UPC" w:date="2015-06-03T09:01:00Z"/>
        </w:rPr>
      </w:pPr>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743BCF" w:rsidRDefault="00743BCF">
      <w:pPr>
        <w:pStyle w:val="Ttol3"/>
        <w:rPr>
          <w:ins w:id="2375" w:author="UPC" w:date="2015-06-03T09:05:00Z"/>
        </w:rPr>
        <w:pPrChange w:id="2376" w:author="UPC" w:date="2015-06-03T09:02:00Z">
          <w:pPr/>
        </w:pPrChange>
      </w:pPr>
      <w:bookmarkStart w:id="2377" w:name="_Toc421086104"/>
      <w:ins w:id="2378" w:author="UPC" w:date="2015-06-03T09:05:00Z">
        <w:r>
          <w:t>Policy alternatives</w:t>
        </w:r>
        <w:bookmarkEnd w:id="2377"/>
      </w:ins>
    </w:p>
    <w:p w:rsidR="00743BCF" w:rsidRDefault="00743BCF">
      <w:pPr>
        <w:rPr>
          <w:ins w:id="2379" w:author="UPC" w:date="2015-06-03T09:07:00Z"/>
        </w:rPr>
      </w:pPr>
      <w:ins w:id="2380" w:author="UPC" w:date="2015-06-03T09:05:00Z">
        <w:r>
          <w:t>Aquest error es produeix al servidor de producció Apache-Tomcat. És degut a la manca de la seg</w:t>
        </w:r>
      </w:ins>
      <w:ins w:id="2381" w:author="UPC" w:date="2015-06-03T09:06:00Z">
        <w:r>
          <w:t xml:space="preserve">üent llibreria que s’ha d’afegir al directori </w:t>
        </w:r>
        <w:r w:rsidRPr="00743BCF">
          <w:rPr>
            <w:i/>
            <w:rPrChange w:id="2382" w:author="UPC" w:date="2015-06-03T09:07:00Z">
              <w:rPr/>
            </w:rPrChange>
          </w:rPr>
          <w:t>%tomcat%</w:t>
        </w:r>
      </w:ins>
      <w:ins w:id="2383" w:author="UPC" w:date="2015-06-03T09:07:00Z">
        <w:r w:rsidRPr="00743BCF">
          <w:rPr>
            <w:i/>
            <w:rPrChange w:id="2384" w:author="UPC" w:date="2015-06-03T09:07:00Z">
              <w:rPr/>
            </w:rPrChange>
          </w:rPr>
          <w:t>\</w:t>
        </w:r>
      </w:ins>
      <w:ins w:id="2385" w:author="UPC" w:date="2015-06-03T09:06:00Z">
        <w:r w:rsidRPr="00743BCF">
          <w:rPr>
            <w:i/>
            <w:rPrChange w:id="2386" w:author="UPC" w:date="2015-06-03T09:07:00Z">
              <w:rPr/>
            </w:rPrChange>
          </w:rPr>
          <w:t>lib</w:t>
        </w:r>
      </w:ins>
      <w:ins w:id="2387" w:author="UPC" w:date="2015-06-03T09:07:00Z">
        <w:r w:rsidRPr="00743BCF">
          <w:rPr>
            <w:i/>
            <w:rPrChange w:id="2388" w:author="UPC" w:date="2015-06-03T09:07:00Z">
              <w:rPr/>
            </w:rPrChange>
          </w:rPr>
          <w:t>\</w:t>
        </w:r>
      </w:ins>
      <w:ins w:id="2389" w:author="UPC" w:date="2015-06-03T09:06:00Z">
        <w:r w:rsidRPr="00743BCF">
          <w:rPr>
            <w:i/>
            <w:rPrChange w:id="2390" w:author="UPC" w:date="2015-06-03T09:07:00Z">
              <w:rPr/>
            </w:rPrChange>
          </w:rPr>
          <w:t>.</w:t>
        </w:r>
      </w:ins>
    </w:p>
    <w:p w:rsidR="00742338" w:rsidRDefault="00742338">
      <w:pPr>
        <w:rPr>
          <w:ins w:id="2391" w:author="UPC" w:date="2015-06-03T09:08:00Z"/>
        </w:rPr>
      </w:pPr>
      <w:ins w:id="2392" w:author="UPC" w:date="2015-06-03T09:08:00Z">
        <w:r>
          <w:object w:dxaOrig="1550" w:dyaOrig="991">
            <v:shape id="_x0000_i1034" type="#_x0000_t75" style="width:77.25pt;height:49.5pt" o:ole="">
              <v:imagedata r:id="rId63" o:title=""/>
            </v:shape>
            <o:OLEObject Type="Embed" ProgID="Package" ShapeID="_x0000_i1034" DrawAspect="Icon" ObjectID="_1498643141" r:id="rId64"/>
          </w:object>
        </w:r>
      </w:ins>
    </w:p>
    <w:p w:rsidR="00742338" w:rsidRDefault="00742338">
      <w:pPr>
        <w:rPr>
          <w:ins w:id="2393" w:author="UPC" w:date="2015-06-03T09:09:00Z"/>
        </w:rPr>
      </w:pPr>
      <w:ins w:id="2394" w:author="UPC" w:date="2015-06-03T09:08:00Z">
        <w:r>
          <w:t>Quan s</w:t>
        </w:r>
      </w:ins>
      <w:ins w:id="2395" w:author="UPC" w:date="2015-06-03T09:09:00Z">
        <w:r>
          <w:t>’executa un mètode que fa servir una crida a un web service es genera la següent traça d’error:</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396" w:author="UPC" w:date="2015-06-03T09:10:00Z">
          <w:tblPr>
            <w:tblStyle w:val="Taulaambquadrcula"/>
            <w:tblW w:w="0" w:type="auto"/>
            <w:tblLook w:val="04A0" w:firstRow="1" w:lastRow="0" w:firstColumn="1" w:lastColumn="0" w:noHBand="0" w:noVBand="1"/>
          </w:tblPr>
        </w:tblPrChange>
      </w:tblPr>
      <w:tblGrid>
        <w:gridCol w:w="8645"/>
        <w:tblGridChange w:id="2397">
          <w:tblGrid>
            <w:gridCol w:w="8645"/>
          </w:tblGrid>
        </w:tblGridChange>
      </w:tblGrid>
      <w:tr w:rsidR="00921760" w:rsidTr="00921760">
        <w:trPr>
          <w:ins w:id="2398" w:author="UPC" w:date="2015-06-03T09:09:00Z"/>
        </w:trPr>
        <w:tc>
          <w:tcPr>
            <w:tcW w:w="8645" w:type="dxa"/>
            <w:shd w:val="pct5" w:color="auto" w:fill="auto"/>
            <w:tcPrChange w:id="2399" w:author="UPC" w:date="2015-06-03T09:10:00Z">
              <w:tcPr>
                <w:tcW w:w="8645" w:type="dxa"/>
              </w:tcPr>
            </w:tcPrChange>
          </w:tcPr>
          <w:p w:rsidR="00921760" w:rsidRPr="00921760" w:rsidRDefault="00921760">
            <w:pPr>
              <w:spacing w:line="240" w:lineRule="auto"/>
              <w:ind w:left="0"/>
              <w:jc w:val="left"/>
              <w:rPr>
                <w:ins w:id="2400" w:author="UPC" w:date="2015-06-03T09:09:00Z"/>
                <w:rFonts w:ascii="Consolas" w:hAnsi="Consolas" w:cs="Consolas"/>
                <w:sz w:val="20"/>
                <w:rPrChange w:id="2401" w:author="UPC" w:date="2015-06-03T09:10:00Z">
                  <w:rPr>
                    <w:ins w:id="2402" w:author="UPC" w:date="2015-06-03T09:09:00Z"/>
                  </w:rPr>
                </w:rPrChange>
              </w:rPr>
              <w:pPrChange w:id="2403" w:author="UPC" w:date="2015-06-03T09:10:00Z">
                <w:pPr>
                  <w:ind w:left="0"/>
                </w:pPr>
              </w:pPrChange>
            </w:pPr>
            <w:ins w:id="2404" w:author="UPC" w:date="2015-06-03T09:09:00Z">
              <w:r w:rsidRPr="00921760">
                <w:rPr>
                  <w:rFonts w:ascii="Consolas" w:hAnsi="Consolas" w:cs="Consolas"/>
                  <w:sz w:val="20"/>
                  <w:rPrChange w:id="2405" w:author="UPC" w:date="2015-06-03T09:10:00Z">
                    <w:rPr/>
                  </w:rPrChange>
                </w:rPr>
                <w:t>2015-06-03 08:52:17,232 [http-nio-8099-exec-3] ERROR rp.VinculacioActualController  - javax.xml.ws.soap.SOAPFaultException: None of the policy alternatives</w:t>
              </w:r>
            </w:ins>
          </w:p>
          <w:p w:rsidR="00921760" w:rsidRDefault="00921760">
            <w:pPr>
              <w:spacing w:line="240" w:lineRule="auto"/>
              <w:ind w:left="0"/>
              <w:jc w:val="left"/>
              <w:rPr>
                <w:ins w:id="2406" w:author="UPC" w:date="2015-06-03T09:09:00Z"/>
              </w:rPr>
              <w:pPrChange w:id="2407" w:author="UPC" w:date="2015-06-03T09:10:00Z">
                <w:pPr>
                  <w:ind w:left="0"/>
                </w:pPr>
              </w:pPrChange>
            </w:pPr>
            <w:ins w:id="2408" w:author="UPC" w:date="2015-06-03T09:09:00Z">
              <w:r w:rsidRPr="00921760">
                <w:rPr>
                  <w:rFonts w:ascii="Consolas" w:hAnsi="Consolas" w:cs="Consolas"/>
                  <w:sz w:val="20"/>
                  <w:rPrChange w:id="2409" w:author="UPC" w:date="2015-06-03T09:10:00Z">
                    <w:rPr/>
                  </w:rPrChange>
                </w:rPr>
                <w:t>can be satisfied.</w:t>
              </w:r>
            </w:ins>
          </w:p>
        </w:tc>
      </w:tr>
    </w:tbl>
    <w:p w:rsidR="00742338" w:rsidRPr="00436679" w:rsidRDefault="00113E76">
      <w:pPr>
        <w:pStyle w:val="Llegenda"/>
        <w:rPr>
          <w:ins w:id="2410" w:author="UPC" w:date="2015-06-03T09:06:00Z"/>
        </w:rPr>
        <w:pPrChange w:id="2411" w:author="UPC" w:date="2015-06-03T09:11:00Z">
          <w:pPr/>
        </w:pPrChange>
      </w:pPr>
      <w:bookmarkStart w:id="2412" w:name="_Toc421086256"/>
      <w:ins w:id="2413" w:author="UPC" w:date="2015-06-03T09:11:00Z">
        <w:r>
          <w:t xml:space="preserve">Figura </w:t>
        </w:r>
        <w:r>
          <w:fldChar w:fldCharType="begin"/>
        </w:r>
        <w:r>
          <w:instrText xml:space="preserve"> SEQ Figura \* ARABIC </w:instrText>
        </w:r>
      </w:ins>
      <w:r>
        <w:fldChar w:fldCharType="separate"/>
      </w:r>
      <w:ins w:id="2414" w:author="UPC" w:date="2015-06-03T09:11:00Z">
        <w:r w:rsidR="008D50D6">
          <w:rPr>
            <w:noProof/>
          </w:rPr>
          <w:t>94</w:t>
        </w:r>
        <w:r>
          <w:fldChar w:fldCharType="end"/>
        </w:r>
        <w:r>
          <w:t>: Error Policy alternatives al servidor de producció</w:t>
        </w:r>
      </w:ins>
      <w:bookmarkEnd w:id="2412"/>
    </w:p>
    <w:p w:rsidR="00743BCF" w:rsidRPr="00743BCF" w:rsidRDefault="00743BCF"/>
    <w:p w:rsidR="00E6727D" w:rsidRDefault="00E6727D" w:rsidP="00C5276C">
      <w:r>
        <w:br w:type="page"/>
      </w:r>
    </w:p>
    <w:p w:rsidR="00E6727D" w:rsidRDefault="00E6727D" w:rsidP="00E6727D">
      <w:pPr>
        <w:pStyle w:val="Ttol1"/>
      </w:pPr>
      <w:bookmarkStart w:id="2415" w:name="_Toc421086105"/>
      <w:r>
        <w:lastRenderedPageBreak/>
        <w:t>Annexos</w:t>
      </w:r>
      <w:bookmarkEnd w:id="2415"/>
    </w:p>
    <w:p w:rsidR="00E6727D" w:rsidRDefault="00E6727D" w:rsidP="00E6727D">
      <w:pPr>
        <w:pStyle w:val="Ttol2"/>
      </w:pPr>
      <w:bookmarkStart w:id="2416" w:name="_Ref416416266"/>
      <w:bookmarkStart w:id="2417" w:name="_Toc421086106"/>
      <w:r>
        <w:t xml:space="preserve">Activar pestanya </w:t>
      </w:r>
      <w:r w:rsidRPr="00E6727D">
        <w:rPr>
          <w:i/>
        </w:rPr>
        <w:t>Markers</w:t>
      </w:r>
      <w:bookmarkEnd w:id="2416"/>
      <w:bookmarkEnd w:id="2417"/>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2418" w:name="_Activar_pestanya_Navigator"/>
      <w:bookmarkStart w:id="2419" w:name="_Ref416416310"/>
      <w:bookmarkStart w:id="2420" w:name="_Toc421086107"/>
      <w:bookmarkEnd w:id="2418"/>
      <w:r>
        <w:t xml:space="preserve">Activar pestanya </w:t>
      </w:r>
      <w:r w:rsidR="002D2E83">
        <w:rPr>
          <w:i/>
        </w:rPr>
        <w:t>Navigat</w:t>
      </w:r>
      <w:r w:rsidRPr="00E6727D">
        <w:rPr>
          <w:i/>
        </w:rPr>
        <w:t>o</w:t>
      </w:r>
      <w:r w:rsidR="002D2E83">
        <w:rPr>
          <w:i/>
        </w:rPr>
        <w:t>r</w:t>
      </w:r>
      <w:bookmarkEnd w:id="2419"/>
      <w:bookmarkEnd w:id="2420"/>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2421" w:name="_Crear_un_Taglib"/>
      <w:bookmarkStart w:id="2422" w:name="_Toc421086108"/>
      <w:bookmarkEnd w:id="2421"/>
      <w:r>
        <w:t>Crear un Taglib personalitzat</w:t>
      </w:r>
      <w:bookmarkEnd w:id="2422"/>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2423" w:name="_Ref416870459"/>
      <w:bookmarkStart w:id="2424" w:name="_Ref416870462"/>
      <w:bookmarkStart w:id="2425" w:name="_Toc421086109"/>
      <w:bookmarkStart w:id="2426" w:name="_Ref416761792"/>
      <w:r>
        <w:t>Configuració ràpida del plugin CKEditor per a l’aplicació Editor</w:t>
      </w:r>
      <w:bookmarkEnd w:id="2423"/>
      <w:bookmarkEnd w:id="2424"/>
      <w:bookmarkEnd w:id="2425"/>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2427" w:name="_Toc421086110"/>
      <w:r>
        <w:t>Instal·lació i configuració</w:t>
      </w:r>
      <w:bookmarkEnd w:id="2427"/>
    </w:p>
    <w:p w:rsidR="00866E1A" w:rsidRDefault="00866E1A" w:rsidP="00866E1A">
      <w:pPr>
        <w:pStyle w:val="Ttol4"/>
      </w:pPr>
      <w:bookmarkStart w:id="2428" w:name="_Toc421086111"/>
      <w:r>
        <w:t>Arxiu BuildConfig.groovy</w:t>
      </w:r>
      <w:bookmarkEnd w:id="2428"/>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2429" w:name="_Toc421086257"/>
      <w:r>
        <w:t xml:space="preserve">Figura </w:t>
      </w:r>
      <w:r w:rsidR="00C51F7C">
        <w:fldChar w:fldCharType="begin"/>
      </w:r>
      <w:r w:rsidR="00C51F7C">
        <w:instrText xml:space="preserve"> SEQ Figura \* ARABIC </w:instrText>
      </w:r>
      <w:r w:rsidR="00C51F7C">
        <w:fldChar w:fldCharType="separate"/>
      </w:r>
      <w:ins w:id="2430" w:author="UPC" w:date="2015-06-03T09:11:00Z">
        <w:r w:rsidR="008D50D6">
          <w:rPr>
            <w:noProof/>
          </w:rPr>
          <w:t>95</w:t>
        </w:r>
      </w:ins>
      <w:del w:id="2431" w:author="UPC" w:date="2015-04-29T07:58:00Z">
        <w:r w:rsidR="00DD31AB" w:rsidDel="00154CE0">
          <w:rPr>
            <w:noProof/>
          </w:rPr>
          <w:delText>87</w:delText>
        </w:r>
      </w:del>
      <w:r w:rsidR="00C51F7C">
        <w:rPr>
          <w:noProof/>
        </w:rPr>
        <w:fldChar w:fldCharType="end"/>
      </w:r>
      <w:r w:rsidRPr="000313D8">
        <w:t xml:space="preserve">: Instal·lació del plugin </w:t>
      </w:r>
      <w:r>
        <w:t>CKEditor</w:t>
      </w:r>
      <w:bookmarkEnd w:id="2429"/>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6E1A" w:rsidRDefault="00866E1A" w:rsidP="00866E1A">
      <w:pPr>
        <w:pStyle w:val="Ttol4"/>
      </w:pPr>
      <w:bookmarkStart w:id="2432" w:name="_Toc421086112"/>
      <w:r>
        <w:lastRenderedPageBreak/>
        <w:t>Arxiu Config.groovy</w:t>
      </w:r>
      <w:bookmarkEnd w:id="2432"/>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w:t>
            </w:r>
            <w:del w:id="2433" w:author="UPC" w:date="2015-05-06T08:17:00Z">
              <w:r w:rsidDel="007E1C3E">
                <w:rPr>
                  <w:i/>
                  <w:iCs/>
                  <w:color w:val="FF00CC"/>
                </w:rPr>
                <w:delText>_resources</w:delText>
              </w:r>
            </w:del>
            <w:r>
              <w:rPr>
                <w:i/>
                <w:iCs/>
                <w:color w:val="FF00CC"/>
              </w:rPr>
              <w:t>/</w:t>
            </w:r>
            <w:ins w:id="2434" w:author="UPC" w:date="2015-05-06T08:17:00Z">
              <w:r w:rsidR="007E1C3E">
                <w:rPr>
                  <w:i/>
                  <w:iCs/>
                  <w:color w:val="FF00CC"/>
                </w:rPr>
                <w:t>files</w:t>
              </w:r>
            </w:ins>
            <w:ins w:id="2435" w:author="UPC" w:date="2015-05-06T08:18:00Z">
              <w:r w:rsidR="007E1C3E">
                <w:rPr>
                  <w:i/>
                  <w:iCs/>
                  <w:color w:val="FF00CC"/>
                </w:rPr>
                <w:t>/</w:t>
              </w:r>
            </w:ins>
            <w:r>
              <w:rPr>
                <w:i/>
                <w:iCs/>
                <w:color w:val="FF00CC"/>
              </w:rPr>
              <w:t>"</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2436" w:name="_Toc421086258"/>
      <w:r>
        <w:t xml:space="preserve">Figura </w:t>
      </w:r>
      <w:r w:rsidR="00C51F7C">
        <w:fldChar w:fldCharType="begin"/>
      </w:r>
      <w:r w:rsidR="00C51F7C">
        <w:instrText xml:space="preserve"> SEQ Figura \* ARABIC </w:instrText>
      </w:r>
      <w:r w:rsidR="00C51F7C">
        <w:fldChar w:fldCharType="separate"/>
      </w:r>
      <w:ins w:id="2437" w:author="UPC" w:date="2015-06-03T09:11:00Z">
        <w:r w:rsidR="008D50D6">
          <w:rPr>
            <w:noProof/>
          </w:rPr>
          <w:t>96</w:t>
        </w:r>
      </w:ins>
      <w:del w:id="2438" w:author="UPC" w:date="2015-04-29T07:58:00Z">
        <w:r w:rsidR="00DD31AB" w:rsidDel="00154CE0">
          <w:rPr>
            <w:noProof/>
          </w:rPr>
          <w:delText>88</w:delText>
        </w:r>
      </w:del>
      <w:r w:rsidR="00C51F7C">
        <w:rPr>
          <w:noProof/>
        </w:rPr>
        <w:fldChar w:fldCharType="end"/>
      </w:r>
      <w:r>
        <w:t xml:space="preserve">: Arxiu </w:t>
      </w:r>
      <w:r w:rsidRPr="00CE1C47">
        <w:rPr>
          <w:i/>
        </w:rPr>
        <w:t>Config.groovy</w:t>
      </w:r>
      <w:bookmarkEnd w:id="2436"/>
    </w:p>
    <w:p w:rsidR="00866E1A" w:rsidRPr="00C5267D" w:rsidRDefault="00866E1A" w:rsidP="00C5267D">
      <w:pPr>
        <w:pStyle w:val="Ttol4"/>
        <w:rPr>
          <w:i w:val="0"/>
        </w:rPr>
      </w:pPr>
      <w:bookmarkStart w:id="2439" w:name="_Toc421086113"/>
      <w:r>
        <w:t>Arxiu config.js</w:t>
      </w:r>
      <w:r w:rsidR="00C5267D">
        <w:t xml:space="preserve"> </w:t>
      </w:r>
      <w:r w:rsidR="00C5267D" w:rsidRPr="00C5267D">
        <w:t xml:space="preserve"> </w:t>
      </w:r>
      <w:r w:rsidR="00C5267D" w:rsidRPr="00C5267D">
        <w:rPr>
          <w:i w:val="0"/>
        </w:rPr>
        <w:t>(ckeditorconfig.js)</w:t>
      </w:r>
      <w:bookmarkEnd w:id="2439"/>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613" w:type="dxa"/>
        <w:tblLayout w:type="fixed"/>
        <w:tblLook w:val="04A0" w:firstRow="1" w:lastRow="0" w:firstColumn="1" w:lastColumn="0" w:noHBand="0" w:noVBand="1"/>
      </w:tblPr>
      <w:tblGrid>
        <w:gridCol w:w="817"/>
        <w:gridCol w:w="7796"/>
      </w:tblGrid>
      <w:tr w:rsidR="0094177D" w:rsidTr="00C77F14">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t>16</w:t>
            </w:r>
          </w:p>
          <w:p w:rsidR="0094177D" w:rsidRDefault="0094177D" w:rsidP="001C5D30">
            <w:pPr>
              <w:pStyle w:val="Codi"/>
              <w:ind w:left="142"/>
              <w:jc w:val="right"/>
            </w:pPr>
            <w:r>
              <w:lastRenderedPageBreak/>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t>72</w:t>
            </w:r>
          </w:p>
          <w:p w:rsidR="0094177D" w:rsidRDefault="0094177D" w:rsidP="001C5D30">
            <w:pPr>
              <w:pStyle w:val="Codi"/>
              <w:ind w:left="142"/>
              <w:jc w:val="right"/>
            </w:pPr>
            <w:r>
              <w:lastRenderedPageBreak/>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796"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2A00FF"/>
              </w:rPr>
              <w:lastRenderedPageBreak/>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lastRenderedPageBreak/>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2440" w:name="_Toc421086259"/>
      <w:r>
        <w:lastRenderedPageBreak/>
        <w:t xml:space="preserve">Figura </w:t>
      </w:r>
      <w:r w:rsidR="00C51F7C">
        <w:fldChar w:fldCharType="begin"/>
      </w:r>
      <w:r w:rsidR="00C51F7C">
        <w:instrText xml:space="preserve"> SEQ Figura \* ARABIC </w:instrText>
      </w:r>
      <w:r w:rsidR="00C51F7C">
        <w:fldChar w:fldCharType="separate"/>
      </w:r>
      <w:ins w:id="2441" w:author="UPC" w:date="2015-06-03T09:11:00Z">
        <w:r w:rsidR="008D50D6">
          <w:rPr>
            <w:noProof/>
          </w:rPr>
          <w:t>97</w:t>
        </w:r>
      </w:ins>
      <w:del w:id="2442" w:author="UPC" w:date="2015-04-29T07:58:00Z">
        <w:r w:rsidR="00DD31AB" w:rsidDel="00154CE0">
          <w:rPr>
            <w:noProof/>
          </w:rPr>
          <w:delText>89</w:delText>
        </w:r>
      </w:del>
      <w:r w:rsidR="00C51F7C">
        <w:rPr>
          <w:noProof/>
        </w:rPr>
        <w:fldChar w:fldCharType="end"/>
      </w:r>
      <w:r>
        <w:t xml:space="preserve">: Arxiu </w:t>
      </w:r>
      <w:r w:rsidRPr="00CE1C47">
        <w:rPr>
          <w:i/>
        </w:rPr>
        <w:t>ckeditorconfig.js</w:t>
      </w:r>
      <w:bookmarkEnd w:id="2440"/>
    </w:p>
    <w:p w:rsidR="00866E1A" w:rsidRDefault="00866E1A" w:rsidP="00866E1A">
      <w:pPr>
        <w:pStyle w:val="Ttol4"/>
      </w:pPr>
      <w:bookmarkStart w:id="2443" w:name="_Toc421086114"/>
      <w:r>
        <w:lastRenderedPageBreak/>
        <w:t>Pàgines GSP</w:t>
      </w:r>
      <w:bookmarkEnd w:id="2443"/>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F9613D" w:rsidTr="00C77F14">
        <w:tc>
          <w:tcPr>
            <w:tcW w:w="8613" w:type="dxa"/>
            <w:shd w:val="pct5" w:color="auto" w:fill="auto"/>
          </w:tcPr>
          <w:p w:rsidR="00F9613D" w:rsidRDefault="00F9613D" w:rsidP="00F9613D">
            <w:pPr>
              <w:pStyle w:val="Codi"/>
              <w:ind w:left="0"/>
            </w:pPr>
            <w:r>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2444" w:name="_Toc421086260"/>
      <w:r>
        <w:t xml:space="preserve">Figura </w:t>
      </w:r>
      <w:r w:rsidR="00C51F7C">
        <w:fldChar w:fldCharType="begin"/>
      </w:r>
      <w:r w:rsidR="00C51F7C">
        <w:instrText xml:space="preserve"> SEQ Figura \* ARABIC </w:instrText>
      </w:r>
      <w:r w:rsidR="00C51F7C">
        <w:fldChar w:fldCharType="separate"/>
      </w:r>
      <w:ins w:id="2445" w:author="UPC" w:date="2015-06-03T09:11:00Z">
        <w:r w:rsidR="008D50D6">
          <w:rPr>
            <w:noProof/>
          </w:rPr>
          <w:t>98</w:t>
        </w:r>
      </w:ins>
      <w:del w:id="2446" w:author="UPC" w:date="2015-04-29T07:58:00Z">
        <w:r w:rsidR="00DD31AB" w:rsidDel="00154CE0">
          <w:rPr>
            <w:noProof/>
          </w:rPr>
          <w:delText>90</w:delText>
        </w:r>
      </w:del>
      <w:r w:rsidR="00C51F7C">
        <w:rPr>
          <w:noProof/>
        </w:rPr>
        <w:fldChar w:fldCharType="end"/>
      </w:r>
      <w:r>
        <w:t>: Afegir CKeditor de manera ràpida a una vista GSP</w:t>
      </w:r>
      <w:bookmarkEnd w:id="2444"/>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2447" w:name="_Toc421086261"/>
      <w:r>
        <w:t xml:space="preserve">Figura </w:t>
      </w:r>
      <w:r w:rsidR="00C51F7C">
        <w:fldChar w:fldCharType="begin"/>
      </w:r>
      <w:r w:rsidR="00C51F7C">
        <w:instrText xml:space="preserve"> SEQ Figura \* ARABIC </w:instrText>
      </w:r>
      <w:r w:rsidR="00C51F7C">
        <w:fldChar w:fldCharType="separate"/>
      </w:r>
      <w:ins w:id="2448" w:author="UPC" w:date="2015-06-03T09:11:00Z">
        <w:r w:rsidR="008D50D6">
          <w:rPr>
            <w:noProof/>
          </w:rPr>
          <w:t>99</w:t>
        </w:r>
      </w:ins>
      <w:del w:id="2449" w:author="UPC" w:date="2015-04-29T07:58:00Z">
        <w:r w:rsidR="00DD31AB" w:rsidDel="00154CE0">
          <w:rPr>
            <w:noProof/>
          </w:rPr>
          <w:delText>91</w:delText>
        </w:r>
      </w:del>
      <w:r w:rsidR="00C51F7C">
        <w:rPr>
          <w:noProof/>
        </w:rPr>
        <w:fldChar w:fldCharType="end"/>
      </w:r>
      <w:r>
        <w:t xml:space="preserve">: Afegir </w:t>
      </w:r>
      <w:r w:rsidR="00016579">
        <w:t>llibreria</w:t>
      </w:r>
      <w:r>
        <w:t xml:space="preserve"> </w:t>
      </w:r>
      <w:r w:rsidRPr="004755D4">
        <w:rPr>
          <w:rFonts w:ascii="Consolas" w:hAnsi="Consolas" w:cs="Consolas"/>
        </w:rPr>
        <w:t>&lt;ckeditor:resources&gt;</w:t>
      </w:r>
      <w:r>
        <w:t xml:space="preserve"> depenent de si es fa servir CKEditor o editor de codi HTML/GSP</w:t>
      </w:r>
      <w:bookmarkEnd w:id="2447"/>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2450" w:name="_Toc421086262"/>
      <w:r>
        <w:t xml:space="preserve">Figura </w:t>
      </w:r>
      <w:r w:rsidR="00C51F7C">
        <w:fldChar w:fldCharType="begin"/>
      </w:r>
      <w:r w:rsidR="00C51F7C">
        <w:instrText xml:space="preserve"> SEQ Figura \* ARABIC </w:instrText>
      </w:r>
      <w:r w:rsidR="00C51F7C">
        <w:fldChar w:fldCharType="separate"/>
      </w:r>
      <w:ins w:id="2451" w:author="UPC" w:date="2015-06-03T09:11:00Z">
        <w:r w:rsidR="008D50D6">
          <w:rPr>
            <w:noProof/>
          </w:rPr>
          <w:t>100</w:t>
        </w:r>
      </w:ins>
      <w:del w:id="2452" w:author="UPC" w:date="2015-04-29T07:58:00Z">
        <w:r w:rsidR="00DD31AB" w:rsidDel="00154CE0">
          <w:rPr>
            <w:noProof/>
          </w:rPr>
          <w:delText>92</w:delText>
        </w:r>
      </w:del>
      <w:r w:rsidR="00C51F7C">
        <w:rPr>
          <w:noProof/>
        </w:rPr>
        <w:fldChar w:fldCharType="end"/>
      </w:r>
      <w:r>
        <w:t>: Codi GSP que provoca e</w:t>
      </w:r>
      <w:r w:rsidRPr="00312F9B">
        <w:t>spais/tabulacions afegides en l'editor de codi HTML/GSP</w:t>
      </w:r>
      <w:bookmarkEnd w:id="2450"/>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2453" w:name="_Toc421086115"/>
      <w:r>
        <w:t>Controladors</w:t>
      </w:r>
      <w:bookmarkEnd w:id="2453"/>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lastRenderedPageBreak/>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2454" w:name="_Toc421086116"/>
      <w:r>
        <w:t>Modificacions</w:t>
      </w:r>
      <w:bookmarkEnd w:id="2454"/>
    </w:p>
    <w:p w:rsidR="00CC5736" w:rsidRDefault="00CC5736" w:rsidP="00CC5736">
      <w:r>
        <w:t xml:space="preserve">Per estalviar passos quan es descarrega l’aplicació gcrrhh </w:t>
      </w:r>
      <w:r w:rsidR="00016579">
        <w:t>des de</w:t>
      </w:r>
      <w:r>
        <w:t xml:space="preserv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w:t>
      </w:r>
      <w:r w:rsidR="00016579">
        <w:t>això</w:t>
      </w:r>
      <w:r>
        <w:t xml:space="preserve">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8D50D6">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ins w:id="2455" w:author="UPC" w:date="2015-06-03T09:11:00Z">
        <w:r w:rsidR="008D50D6" w:rsidRPr="008D50D6">
          <w:rPr>
            <w:b/>
            <w:rPrChange w:id="2456" w:author="UPC" w:date="2015-06-03T09:11:00Z">
              <w:rPr/>
            </w:rPrChange>
          </w:rPr>
          <w:t>Modificació al plugin de la ruta de pujada d’arxius al servidor</w:t>
        </w:r>
      </w:ins>
      <w:del w:id="2457" w:author="UPC" w:date="2015-04-29T07:58:00Z">
        <w:r w:rsidR="00DD31AB" w:rsidRPr="00DD31AB" w:rsidDel="00154CE0">
          <w:rPr>
            <w:b/>
          </w:rPr>
          <w:delText>Modificació al plugin de la ruta de pujada d’arxius al servidor</w:delText>
        </w:r>
      </w:del>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8D50D6">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ins w:id="2458" w:author="UPC" w:date="2015-06-03T09:11:00Z">
        <w:r w:rsidR="008D50D6" w:rsidRPr="008D50D6">
          <w:rPr>
            <w:b/>
            <w:rPrChange w:id="2459" w:author="UPC" w:date="2015-06-03T09:11:00Z">
              <w:rPr/>
            </w:rPrChange>
          </w:rPr>
          <w:t>Codemirror per a rich editor</w:t>
        </w:r>
      </w:ins>
      <w:del w:id="2460" w:author="UPC" w:date="2015-04-29T07:58:00Z">
        <w:r w:rsidR="00DD31AB" w:rsidRPr="00DD31AB" w:rsidDel="00154CE0">
          <w:rPr>
            <w:b/>
          </w:rPr>
          <w:delText>Codemirror per a rich editor</w:delText>
        </w:r>
      </w:del>
      <w:r w:rsidRPr="00780C74">
        <w:rPr>
          <w:b/>
        </w:rPr>
        <w:fldChar w:fldCharType="end"/>
      </w:r>
    </w:p>
    <w:p w:rsidR="00C35B77" w:rsidRDefault="00C35B77" w:rsidP="00806920">
      <w:pPr>
        <w:pStyle w:val="Ttol2"/>
      </w:pPr>
      <w:bookmarkStart w:id="2461" w:name="_Ref416859194"/>
      <w:bookmarkStart w:id="2462" w:name="_Ref416859196"/>
      <w:bookmarkStart w:id="2463" w:name="_Toc421086117"/>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2426"/>
      <w:bookmarkEnd w:id="2461"/>
      <w:bookmarkEnd w:id="2462"/>
      <w:bookmarkEnd w:id="2463"/>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613" w:type="dxa"/>
        <w:tblLayout w:type="fixed"/>
        <w:tblLook w:val="04A0" w:firstRow="1" w:lastRow="0" w:firstColumn="1" w:lastColumn="0" w:noHBand="0" w:noVBand="1"/>
      </w:tblPr>
      <w:tblGrid>
        <w:gridCol w:w="675"/>
        <w:gridCol w:w="7938"/>
      </w:tblGrid>
      <w:tr w:rsidR="00C35B77" w:rsidTr="00706CC2">
        <w:tc>
          <w:tcPr>
            <w:tcW w:w="675" w:type="dxa"/>
            <w:tcBorders>
              <w:top w:val="nil"/>
              <w:left w:val="nil"/>
              <w:bottom w:val="nil"/>
              <w:right w:val="nil"/>
            </w:tcBorders>
            <w:shd w:val="pct12" w:color="auto" w:fill="auto"/>
          </w:tcPr>
          <w:p w:rsidR="00C35B77" w:rsidRDefault="00C35B77" w:rsidP="00205671">
            <w:pPr>
              <w:pStyle w:val="Codi"/>
              <w:ind w:left="0"/>
              <w:jc w:val="right"/>
            </w:pPr>
            <w:r>
              <w:t>1</w:t>
            </w:r>
          </w:p>
          <w:p w:rsidR="00C35B77" w:rsidRDefault="00C35B77" w:rsidP="00205671">
            <w:pPr>
              <w:pStyle w:val="Codi"/>
              <w:ind w:left="0"/>
              <w:jc w:val="right"/>
            </w:pPr>
            <w:r>
              <w:t>2</w:t>
            </w:r>
          </w:p>
          <w:p w:rsidR="00C35B77" w:rsidRDefault="00C35B77" w:rsidP="00205671">
            <w:pPr>
              <w:pStyle w:val="Codi"/>
              <w:ind w:left="0"/>
              <w:jc w:val="right"/>
            </w:pPr>
            <w:r>
              <w:t>3</w:t>
            </w:r>
          </w:p>
          <w:p w:rsidR="00C35B77" w:rsidRDefault="00C35B77" w:rsidP="00205671">
            <w:pPr>
              <w:pStyle w:val="Codi"/>
              <w:ind w:left="0"/>
              <w:jc w:val="right"/>
            </w:pPr>
            <w:r>
              <w:t>4</w:t>
            </w:r>
          </w:p>
          <w:p w:rsidR="00C35B77" w:rsidRDefault="00C35B77" w:rsidP="00205671">
            <w:pPr>
              <w:pStyle w:val="Codi"/>
              <w:ind w:left="0"/>
              <w:jc w:val="right"/>
            </w:pPr>
            <w:r>
              <w:t>5</w:t>
            </w:r>
          </w:p>
          <w:p w:rsidR="00C35B77" w:rsidRDefault="00C35B77" w:rsidP="00205671">
            <w:pPr>
              <w:pStyle w:val="Codi"/>
              <w:ind w:left="0"/>
              <w:jc w:val="right"/>
            </w:pPr>
            <w:r>
              <w:t>6</w:t>
            </w:r>
          </w:p>
          <w:p w:rsidR="00C35B77" w:rsidRDefault="00C35B77" w:rsidP="00205671">
            <w:pPr>
              <w:pStyle w:val="Codi"/>
              <w:ind w:left="0"/>
              <w:jc w:val="right"/>
            </w:pPr>
            <w:r>
              <w:t>7</w:t>
            </w:r>
          </w:p>
          <w:p w:rsidR="00C35B77" w:rsidRDefault="00C35B77" w:rsidP="00205671">
            <w:pPr>
              <w:pStyle w:val="Codi"/>
              <w:ind w:left="0"/>
              <w:jc w:val="right"/>
            </w:pPr>
            <w:r>
              <w:t>8</w:t>
            </w:r>
          </w:p>
          <w:p w:rsidR="00C35B77" w:rsidRDefault="00C35B77" w:rsidP="00205671">
            <w:pPr>
              <w:pStyle w:val="Codi"/>
              <w:ind w:left="0"/>
              <w:jc w:val="right"/>
            </w:pPr>
            <w:r>
              <w:t>9</w:t>
            </w:r>
          </w:p>
          <w:p w:rsidR="00C35B77" w:rsidRDefault="00C35B77" w:rsidP="00205671">
            <w:pPr>
              <w:pStyle w:val="Codi"/>
              <w:ind w:left="0"/>
              <w:jc w:val="right"/>
            </w:pPr>
            <w:r>
              <w:t>10</w:t>
            </w:r>
          </w:p>
          <w:p w:rsidR="00C35B77" w:rsidRDefault="00C35B77" w:rsidP="00205671">
            <w:pPr>
              <w:pStyle w:val="Codi"/>
              <w:ind w:left="0"/>
              <w:jc w:val="right"/>
            </w:pPr>
            <w:r>
              <w:t>11</w:t>
            </w:r>
          </w:p>
          <w:p w:rsidR="00C35B77" w:rsidRDefault="00C35B77" w:rsidP="00205671">
            <w:pPr>
              <w:pStyle w:val="Codi"/>
              <w:ind w:left="0"/>
              <w:jc w:val="right"/>
            </w:pPr>
            <w:r>
              <w:t>12</w:t>
            </w:r>
          </w:p>
          <w:p w:rsidR="00C35B77" w:rsidRDefault="00C35B77" w:rsidP="00205671">
            <w:pPr>
              <w:pStyle w:val="Codi"/>
              <w:ind w:left="0"/>
              <w:jc w:val="right"/>
            </w:pPr>
            <w:r>
              <w:t>13</w:t>
            </w:r>
          </w:p>
          <w:p w:rsidR="00C35B77" w:rsidRDefault="00C35B77" w:rsidP="00205671">
            <w:pPr>
              <w:pStyle w:val="Codi"/>
              <w:ind w:left="0"/>
              <w:jc w:val="right"/>
            </w:pPr>
            <w:r>
              <w:t>14</w:t>
            </w:r>
          </w:p>
          <w:p w:rsidR="00C35B77" w:rsidRDefault="00C35B77" w:rsidP="00205671">
            <w:pPr>
              <w:pStyle w:val="Codi"/>
              <w:ind w:left="0"/>
              <w:jc w:val="right"/>
            </w:pPr>
            <w:r>
              <w:t>15</w:t>
            </w:r>
          </w:p>
          <w:p w:rsidR="00C35B77" w:rsidRDefault="00C35B77" w:rsidP="00205671">
            <w:pPr>
              <w:pStyle w:val="Codi"/>
              <w:ind w:left="0"/>
              <w:jc w:val="right"/>
            </w:pPr>
            <w:r>
              <w:lastRenderedPageBreak/>
              <w:t>16</w:t>
            </w:r>
          </w:p>
          <w:p w:rsidR="00C35B77" w:rsidRDefault="00C35B77" w:rsidP="00205671">
            <w:pPr>
              <w:pStyle w:val="Codi"/>
              <w:ind w:left="0"/>
              <w:jc w:val="right"/>
            </w:pPr>
            <w:r>
              <w:t>17</w:t>
            </w:r>
          </w:p>
          <w:p w:rsidR="00C35B77" w:rsidRDefault="00C35B77" w:rsidP="00205671">
            <w:pPr>
              <w:pStyle w:val="Codi"/>
              <w:ind w:left="0"/>
              <w:jc w:val="right"/>
            </w:pPr>
            <w:r>
              <w:t>18</w:t>
            </w:r>
          </w:p>
          <w:p w:rsidR="00C35B77" w:rsidRDefault="00C35B77" w:rsidP="00205671">
            <w:pPr>
              <w:pStyle w:val="Codi"/>
              <w:ind w:left="0"/>
              <w:jc w:val="right"/>
            </w:pPr>
            <w:r>
              <w:t>19</w:t>
            </w:r>
          </w:p>
          <w:p w:rsidR="00C35B77" w:rsidRDefault="00C35B77" w:rsidP="00205671">
            <w:pPr>
              <w:pStyle w:val="Codi"/>
              <w:ind w:left="0"/>
              <w:jc w:val="right"/>
            </w:pPr>
            <w:r>
              <w:t>20</w:t>
            </w:r>
          </w:p>
          <w:p w:rsidR="00C35B77" w:rsidRDefault="00C35B77" w:rsidP="00205671">
            <w:pPr>
              <w:pStyle w:val="Codi"/>
              <w:ind w:left="0"/>
              <w:jc w:val="right"/>
            </w:pPr>
            <w:r>
              <w:t>21</w:t>
            </w:r>
          </w:p>
          <w:p w:rsidR="00C35B77" w:rsidRDefault="00C35B77" w:rsidP="00205671">
            <w:pPr>
              <w:pStyle w:val="Codi"/>
              <w:ind w:left="0"/>
              <w:jc w:val="right"/>
            </w:pPr>
            <w:r>
              <w:t>22</w:t>
            </w:r>
          </w:p>
          <w:p w:rsidR="00C35B77" w:rsidRDefault="00C35B77" w:rsidP="00205671">
            <w:pPr>
              <w:pStyle w:val="Codi"/>
              <w:ind w:left="0"/>
              <w:jc w:val="right"/>
            </w:pPr>
            <w:r>
              <w:t>23</w:t>
            </w:r>
          </w:p>
          <w:p w:rsidR="00C35B77" w:rsidRDefault="00C35B77" w:rsidP="00205671">
            <w:pPr>
              <w:pStyle w:val="Codi"/>
              <w:ind w:left="0"/>
              <w:jc w:val="right"/>
            </w:pPr>
            <w:r>
              <w:t>24</w:t>
            </w:r>
          </w:p>
          <w:p w:rsidR="00C35B77" w:rsidRDefault="00C35B77" w:rsidP="00205671">
            <w:pPr>
              <w:pStyle w:val="Codi"/>
              <w:ind w:left="0"/>
              <w:jc w:val="right"/>
            </w:pPr>
            <w:r>
              <w:t>25</w:t>
            </w:r>
          </w:p>
          <w:p w:rsidR="00C35B77" w:rsidRDefault="00C35B77" w:rsidP="00205671">
            <w:pPr>
              <w:pStyle w:val="Codi"/>
              <w:ind w:left="0"/>
              <w:jc w:val="right"/>
            </w:pPr>
            <w:r>
              <w:t>26</w:t>
            </w:r>
          </w:p>
          <w:p w:rsidR="00C35B77" w:rsidRDefault="00C35B77" w:rsidP="00205671">
            <w:pPr>
              <w:pStyle w:val="Codi"/>
              <w:ind w:left="0"/>
              <w:jc w:val="right"/>
            </w:pPr>
            <w:r>
              <w:t>27</w:t>
            </w:r>
          </w:p>
          <w:p w:rsidR="00C35B77" w:rsidRDefault="00C35B77" w:rsidP="00205671">
            <w:pPr>
              <w:pStyle w:val="Codi"/>
              <w:ind w:left="0"/>
              <w:jc w:val="right"/>
            </w:pPr>
            <w:r>
              <w:t>28</w:t>
            </w:r>
          </w:p>
          <w:p w:rsidR="00C35B77" w:rsidRDefault="00C35B77" w:rsidP="00205671">
            <w:pPr>
              <w:pStyle w:val="Codi"/>
              <w:ind w:left="0"/>
              <w:jc w:val="right"/>
            </w:pPr>
            <w:r>
              <w:t>29</w:t>
            </w:r>
          </w:p>
          <w:p w:rsidR="00C35B77" w:rsidRDefault="00C35B77" w:rsidP="00205671">
            <w:pPr>
              <w:pStyle w:val="Codi"/>
              <w:ind w:left="0"/>
              <w:jc w:val="right"/>
            </w:pPr>
            <w:r>
              <w:t>30</w:t>
            </w:r>
          </w:p>
          <w:p w:rsidR="00C35B77" w:rsidRDefault="00C35B77" w:rsidP="00205671">
            <w:pPr>
              <w:pStyle w:val="Codi"/>
              <w:ind w:left="0"/>
              <w:jc w:val="right"/>
            </w:pPr>
            <w:r>
              <w:t>31</w:t>
            </w:r>
          </w:p>
          <w:p w:rsidR="00C35B77" w:rsidRDefault="00C35B77" w:rsidP="00205671">
            <w:pPr>
              <w:pStyle w:val="Codi"/>
              <w:ind w:left="0"/>
              <w:jc w:val="right"/>
            </w:pPr>
            <w:r>
              <w:t>32</w:t>
            </w:r>
          </w:p>
          <w:p w:rsidR="00C35B77" w:rsidRDefault="00C35B77" w:rsidP="00205671">
            <w:pPr>
              <w:pStyle w:val="Codi"/>
              <w:ind w:left="0"/>
              <w:jc w:val="right"/>
            </w:pPr>
            <w:r>
              <w:t>33</w:t>
            </w:r>
          </w:p>
          <w:p w:rsidR="00C35B77" w:rsidRDefault="00C35B77" w:rsidP="00205671">
            <w:pPr>
              <w:pStyle w:val="Codi"/>
              <w:ind w:left="0"/>
              <w:jc w:val="right"/>
            </w:pPr>
            <w:r>
              <w:t>34</w:t>
            </w:r>
          </w:p>
          <w:p w:rsidR="00C35B77" w:rsidRDefault="00C35B77" w:rsidP="00205671">
            <w:pPr>
              <w:pStyle w:val="Codi"/>
              <w:ind w:left="0"/>
              <w:jc w:val="right"/>
            </w:pPr>
            <w:r>
              <w:t>35</w:t>
            </w:r>
          </w:p>
          <w:p w:rsidR="00C35B77" w:rsidRDefault="00C35B77" w:rsidP="00205671">
            <w:pPr>
              <w:pStyle w:val="Codi"/>
              <w:ind w:left="0"/>
              <w:jc w:val="right"/>
            </w:pPr>
            <w:r>
              <w:t>36</w:t>
            </w:r>
          </w:p>
          <w:p w:rsidR="00C35B77" w:rsidRDefault="00C35B77" w:rsidP="00205671">
            <w:pPr>
              <w:pStyle w:val="Codi"/>
              <w:ind w:left="0"/>
              <w:jc w:val="right"/>
            </w:pPr>
            <w:r>
              <w:t>37</w:t>
            </w:r>
          </w:p>
          <w:p w:rsidR="00C35B77" w:rsidRDefault="00C35B77" w:rsidP="00205671">
            <w:pPr>
              <w:pStyle w:val="Codi"/>
              <w:ind w:left="0"/>
              <w:jc w:val="right"/>
            </w:pPr>
            <w:r>
              <w:t>38</w:t>
            </w:r>
          </w:p>
          <w:p w:rsidR="00C35B77" w:rsidRDefault="00C35B77" w:rsidP="00205671">
            <w:pPr>
              <w:pStyle w:val="Codi"/>
              <w:ind w:left="0"/>
              <w:jc w:val="right"/>
            </w:pPr>
            <w:r>
              <w:t>39</w:t>
            </w:r>
          </w:p>
          <w:p w:rsidR="00C35B77" w:rsidRDefault="00C35B77" w:rsidP="00205671">
            <w:pPr>
              <w:pStyle w:val="Codi"/>
              <w:ind w:left="0"/>
              <w:jc w:val="right"/>
            </w:pPr>
            <w:r>
              <w:t>40</w:t>
            </w:r>
          </w:p>
          <w:p w:rsidR="00C35B77" w:rsidRDefault="00C35B77" w:rsidP="00205671">
            <w:pPr>
              <w:pStyle w:val="Codi"/>
              <w:ind w:left="0"/>
              <w:jc w:val="right"/>
            </w:pPr>
            <w:r>
              <w:t>41</w:t>
            </w:r>
          </w:p>
          <w:p w:rsidR="00C35B77" w:rsidRDefault="00C35B77" w:rsidP="00205671">
            <w:pPr>
              <w:pStyle w:val="Codi"/>
              <w:ind w:left="0"/>
              <w:jc w:val="right"/>
            </w:pPr>
            <w:r>
              <w:t>42</w:t>
            </w:r>
          </w:p>
          <w:p w:rsidR="00C35B77" w:rsidRDefault="00C35B77" w:rsidP="00205671">
            <w:pPr>
              <w:pStyle w:val="Codi"/>
              <w:ind w:left="0"/>
              <w:jc w:val="right"/>
            </w:pPr>
            <w:r>
              <w:t>43</w:t>
            </w:r>
          </w:p>
          <w:p w:rsidR="00C35B77" w:rsidRDefault="00C35B77" w:rsidP="00205671">
            <w:pPr>
              <w:pStyle w:val="Codi"/>
              <w:ind w:left="0"/>
              <w:jc w:val="right"/>
            </w:pPr>
            <w:r>
              <w:t>44</w:t>
            </w:r>
          </w:p>
          <w:p w:rsidR="00C35B77" w:rsidRDefault="00C35B77" w:rsidP="00205671">
            <w:pPr>
              <w:pStyle w:val="Codi"/>
              <w:ind w:left="0"/>
              <w:jc w:val="right"/>
            </w:pPr>
            <w:r>
              <w:t>45</w:t>
            </w:r>
          </w:p>
          <w:p w:rsidR="00C35B77" w:rsidRDefault="00C35B77" w:rsidP="00205671">
            <w:pPr>
              <w:pStyle w:val="Codi"/>
              <w:ind w:left="0"/>
              <w:jc w:val="right"/>
            </w:pPr>
            <w:r>
              <w:t>46</w:t>
            </w:r>
          </w:p>
          <w:p w:rsidR="00C35B77" w:rsidRDefault="00C35B77" w:rsidP="00205671">
            <w:pPr>
              <w:pStyle w:val="Codi"/>
              <w:ind w:left="0"/>
              <w:jc w:val="right"/>
            </w:pPr>
            <w:r>
              <w:t>47</w:t>
            </w:r>
          </w:p>
          <w:p w:rsidR="00C35B77" w:rsidRDefault="00C35B77" w:rsidP="00205671">
            <w:pPr>
              <w:pStyle w:val="Codi"/>
              <w:ind w:left="0"/>
              <w:jc w:val="right"/>
            </w:pPr>
            <w:r>
              <w:t>48</w:t>
            </w:r>
          </w:p>
          <w:p w:rsidR="00C35B77" w:rsidRDefault="00C35B77" w:rsidP="00205671">
            <w:pPr>
              <w:pStyle w:val="Codi"/>
              <w:ind w:left="0"/>
              <w:jc w:val="right"/>
            </w:pPr>
            <w:r>
              <w:t>49</w:t>
            </w:r>
          </w:p>
          <w:p w:rsidR="00C35B77" w:rsidRDefault="00C35B77" w:rsidP="00205671">
            <w:pPr>
              <w:pStyle w:val="Codi"/>
              <w:ind w:left="0"/>
              <w:jc w:val="right"/>
            </w:pPr>
            <w:r>
              <w:t>50</w:t>
            </w:r>
          </w:p>
          <w:p w:rsidR="00C35B77" w:rsidRDefault="00C35B77" w:rsidP="00205671">
            <w:pPr>
              <w:pStyle w:val="Codi"/>
              <w:ind w:left="0"/>
              <w:jc w:val="right"/>
            </w:pPr>
            <w:r>
              <w:t>51</w:t>
            </w:r>
          </w:p>
          <w:p w:rsidR="00C35B77" w:rsidRDefault="00C35B77" w:rsidP="00205671">
            <w:pPr>
              <w:pStyle w:val="Codi"/>
              <w:ind w:left="0"/>
              <w:jc w:val="right"/>
            </w:pPr>
            <w:r>
              <w:t>52</w:t>
            </w:r>
          </w:p>
          <w:p w:rsidR="00C35B77" w:rsidRDefault="00C35B77" w:rsidP="00205671">
            <w:pPr>
              <w:pStyle w:val="Codi"/>
              <w:ind w:left="0"/>
              <w:jc w:val="right"/>
            </w:pPr>
            <w:r>
              <w:t>53</w:t>
            </w:r>
          </w:p>
          <w:p w:rsidR="00C35B77" w:rsidRDefault="00C35B77" w:rsidP="00205671">
            <w:pPr>
              <w:pStyle w:val="Codi"/>
              <w:ind w:left="0"/>
              <w:jc w:val="right"/>
            </w:pPr>
            <w:r>
              <w:t>54</w:t>
            </w:r>
          </w:p>
          <w:p w:rsidR="00C35B77" w:rsidRDefault="00C35B77" w:rsidP="00205671">
            <w:pPr>
              <w:pStyle w:val="Codi"/>
              <w:ind w:left="0"/>
              <w:jc w:val="right"/>
            </w:pPr>
            <w:r>
              <w:t>55</w:t>
            </w:r>
          </w:p>
          <w:p w:rsidR="00C35B77" w:rsidRDefault="00C35B77" w:rsidP="00205671">
            <w:pPr>
              <w:pStyle w:val="Codi"/>
              <w:ind w:left="0"/>
              <w:jc w:val="right"/>
            </w:pPr>
            <w:r>
              <w:t>56</w:t>
            </w:r>
          </w:p>
          <w:p w:rsidR="00C35B77" w:rsidRDefault="00C35B77" w:rsidP="00205671">
            <w:pPr>
              <w:pStyle w:val="Codi"/>
              <w:ind w:left="0"/>
              <w:jc w:val="right"/>
            </w:pPr>
            <w:r>
              <w:t>57</w:t>
            </w:r>
          </w:p>
          <w:p w:rsidR="00C35B77" w:rsidRDefault="00C35B77" w:rsidP="00205671">
            <w:pPr>
              <w:pStyle w:val="Codi"/>
              <w:ind w:left="0"/>
              <w:jc w:val="right"/>
            </w:pPr>
            <w:r>
              <w:t>58</w:t>
            </w:r>
          </w:p>
          <w:p w:rsidR="00C35B77" w:rsidRDefault="00C35B77" w:rsidP="00205671">
            <w:pPr>
              <w:pStyle w:val="Codi"/>
              <w:ind w:left="0"/>
              <w:jc w:val="right"/>
            </w:pPr>
            <w:r>
              <w:t>59</w:t>
            </w:r>
          </w:p>
          <w:p w:rsidR="00C35B77" w:rsidRDefault="00C35B77" w:rsidP="00205671">
            <w:pPr>
              <w:pStyle w:val="Codi"/>
              <w:ind w:left="0"/>
              <w:jc w:val="right"/>
            </w:pPr>
            <w:r>
              <w:t>60</w:t>
            </w:r>
          </w:p>
          <w:p w:rsidR="00C35B77" w:rsidRDefault="00C35B77" w:rsidP="00205671">
            <w:pPr>
              <w:pStyle w:val="Codi"/>
              <w:ind w:left="0"/>
              <w:jc w:val="right"/>
            </w:pPr>
            <w:r>
              <w:t>61</w:t>
            </w:r>
          </w:p>
          <w:p w:rsidR="00C35B77" w:rsidRDefault="00C35B77" w:rsidP="00205671">
            <w:pPr>
              <w:pStyle w:val="Codi"/>
              <w:ind w:left="0"/>
              <w:jc w:val="right"/>
            </w:pPr>
            <w:r>
              <w:t>62</w:t>
            </w:r>
          </w:p>
          <w:p w:rsidR="00C35B77" w:rsidRDefault="00C35B77" w:rsidP="00205671">
            <w:pPr>
              <w:pStyle w:val="Codi"/>
              <w:ind w:left="0"/>
              <w:jc w:val="right"/>
            </w:pPr>
            <w:r>
              <w:t>63</w:t>
            </w:r>
          </w:p>
          <w:p w:rsidR="00C35B77" w:rsidRDefault="00C35B77" w:rsidP="00205671">
            <w:pPr>
              <w:pStyle w:val="Codi"/>
              <w:ind w:left="0"/>
              <w:jc w:val="right"/>
            </w:pPr>
            <w:r>
              <w:t>64</w:t>
            </w:r>
          </w:p>
          <w:p w:rsidR="00C35B77" w:rsidRDefault="00C35B77" w:rsidP="00205671">
            <w:pPr>
              <w:pStyle w:val="Codi"/>
              <w:ind w:left="0"/>
              <w:jc w:val="right"/>
            </w:pPr>
            <w:r>
              <w:t>65</w:t>
            </w:r>
          </w:p>
          <w:p w:rsidR="00C35B77" w:rsidRDefault="00C35B77" w:rsidP="00205671">
            <w:pPr>
              <w:pStyle w:val="Codi"/>
              <w:ind w:left="0"/>
              <w:jc w:val="right"/>
            </w:pPr>
            <w:r>
              <w:t>66</w:t>
            </w:r>
          </w:p>
          <w:p w:rsidR="00C35B77" w:rsidRDefault="00C35B77" w:rsidP="00205671">
            <w:pPr>
              <w:pStyle w:val="Codi"/>
              <w:ind w:left="0"/>
              <w:jc w:val="right"/>
            </w:pPr>
            <w:r>
              <w:t>67</w:t>
            </w:r>
          </w:p>
          <w:p w:rsidR="00C35B77" w:rsidRDefault="00C35B77" w:rsidP="00205671">
            <w:pPr>
              <w:pStyle w:val="Codi"/>
              <w:ind w:left="0"/>
              <w:jc w:val="right"/>
            </w:pPr>
            <w:r>
              <w:t>68</w:t>
            </w:r>
          </w:p>
          <w:p w:rsidR="00C35B77" w:rsidRDefault="00C35B77" w:rsidP="00205671">
            <w:pPr>
              <w:pStyle w:val="Codi"/>
              <w:ind w:left="0"/>
              <w:jc w:val="right"/>
            </w:pPr>
            <w:r>
              <w:t>69</w:t>
            </w:r>
          </w:p>
          <w:p w:rsidR="00C35B77" w:rsidRDefault="00C35B77" w:rsidP="00205671">
            <w:pPr>
              <w:pStyle w:val="Codi"/>
              <w:ind w:left="0"/>
              <w:jc w:val="right"/>
            </w:pPr>
            <w:r>
              <w:t>70</w:t>
            </w:r>
          </w:p>
          <w:p w:rsidR="00C35B77" w:rsidRDefault="00C35B77" w:rsidP="00205671">
            <w:pPr>
              <w:pStyle w:val="Codi"/>
              <w:ind w:left="0"/>
              <w:jc w:val="right"/>
            </w:pPr>
            <w:r>
              <w:t>71</w:t>
            </w:r>
          </w:p>
          <w:p w:rsidR="00C35B77" w:rsidRDefault="00C35B77" w:rsidP="00205671">
            <w:pPr>
              <w:pStyle w:val="Codi"/>
              <w:ind w:left="0"/>
              <w:jc w:val="right"/>
            </w:pPr>
            <w:r>
              <w:lastRenderedPageBreak/>
              <w:t>72</w:t>
            </w:r>
          </w:p>
          <w:p w:rsidR="00C35B77" w:rsidRDefault="00C35B77" w:rsidP="00205671">
            <w:pPr>
              <w:pStyle w:val="Codi"/>
              <w:ind w:left="0"/>
              <w:jc w:val="right"/>
            </w:pPr>
            <w:r>
              <w:t>73</w:t>
            </w:r>
          </w:p>
          <w:p w:rsidR="00C35B77" w:rsidRDefault="00C35B77" w:rsidP="00205671">
            <w:pPr>
              <w:pStyle w:val="Codi"/>
              <w:ind w:left="0"/>
              <w:jc w:val="right"/>
            </w:pPr>
            <w:r>
              <w:t>74</w:t>
            </w:r>
          </w:p>
          <w:p w:rsidR="00C35B77" w:rsidRDefault="00C35B77" w:rsidP="00205671">
            <w:pPr>
              <w:pStyle w:val="Codi"/>
              <w:ind w:left="0"/>
              <w:jc w:val="right"/>
            </w:pPr>
            <w:r>
              <w:t>75</w:t>
            </w:r>
          </w:p>
          <w:p w:rsidR="00C35B77" w:rsidRDefault="00C35B77" w:rsidP="00205671">
            <w:pPr>
              <w:pStyle w:val="Codi"/>
              <w:ind w:left="0"/>
              <w:jc w:val="right"/>
            </w:pPr>
            <w:r>
              <w:t>76</w:t>
            </w:r>
          </w:p>
          <w:p w:rsidR="00C35B77" w:rsidRDefault="00C35B77" w:rsidP="00205671">
            <w:pPr>
              <w:pStyle w:val="Codi"/>
              <w:ind w:left="0"/>
              <w:jc w:val="right"/>
            </w:pPr>
            <w:r>
              <w:t>77</w:t>
            </w:r>
          </w:p>
          <w:p w:rsidR="00C35B77" w:rsidRDefault="00C35B77" w:rsidP="00205671">
            <w:pPr>
              <w:pStyle w:val="Codi"/>
              <w:ind w:left="0"/>
              <w:jc w:val="right"/>
            </w:pPr>
            <w:r>
              <w:t>78</w:t>
            </w:r>
          </w:p>
          <w:p w:rsidR="00C35B77" w:rsidRDefault="00C35B77" w:rsidP="00205671">
            <w:pPr>
              <w:pStyle w:val="Codi"/>
              <w:ind w:left="0"/>
              <w:jc w:val="right"/>
            </w:pPr>
            <w:r>
              <w:t>79</w:t>
            </w:r>
          </w:p>
          <w:p w:rsidR="00C35B77" w:rsidRDefault="00C35B77" w:rsidP="00205671">
            <w:pPr>
              <w:pStyle w:val="Codi"/>
              <w:ind w:left="0"/>
              <w:jc w:val="right"/>
            </w:pPr>
            <w:r>
              <w:t>80</w:t>
            </w:r>
          </w:p>
          <w:p w:rsidR="00C35B77" w:rsidRDefault="00C35B77" w:rsidP="00205671">
            <w:pPr>
              <w:pStyle w:val="Codi"/>
              <w:ind w:left="0"/>
              <w:jc w:val="right"/>
            </w:pPr>
            <w:r>
              <w:t>81</w:t>
            </w:r>
          </w:p>
          <w:p w:rsidR="00C35B77" w:rsidRDefault="00C35B77" w:rsidP="00205671">
            <w:pPr>
              <w:pStyle w:val="Codi"/>
              <w:ind w:left="0"/>
              <w:jc w:val="right"/>
            </w:pPr>
            <w:r>
              <w:t>82</w:t>
            </w:r>
          </w:p>
          <w:p w:rsidR="00C35B77" w:rsidRDefault="00C35B77" w:rsidP="00205671">
            <w:pPr>
              <w:pStyle w:val="Codi"/>
              <w:ind w:left="0"/>
              <w:jc w:val="right"/>
            </w:pPr>
            <w:r>
              <w:t>83</w:t>
            </w:r>
          </w:p>
          <w:p w:rsidR="00C35B77" w:rsidRDefault="00C35B77" w:rsidP="00205671">
            <w:pPr>
              <w:pStyle w:val="Codi"/>
              <w:ind w:left="0"/>
              <w:jc w:val="right"/>
            </w:pPr>
            <w:r>
              <w:t>84</w:t>
            </w:r>
          </w:p>
          <w:p w:rsidR="00C35B77" w:rsidRDefault="00C35B77" w:rsidP="00205671">
            <w:pPr>
              <w:pStyle w:val="Codi"/>
              <w:ind w:left="0"/>
              <w:jc w:val="right"/>
            </w:pPr>
            <w:r>
              <w:t>85</w:t>
            </w:r>
          </w:p>
          <w:p w:rsidR="00205671" w:rsidRDefault="00205671" w:rsidP="00205671">
            <w:pPr>
              <w:pStyle w:val="Codi"/>
              <w:ind w:left="0"/>
              <w:jc w:val="right"/>
            </w:pPr>
            <w:r>
              <w:t>88</w:t>
            </w:r>
          </w:p>
          <w:p w:rsidR="00C35B77" w:rsidRDefault="00C35B77" w:rsidP="00205671">
            <w:pPr>
              <w:pStyle w:val="Codi"/>
              <w:ind w:left="0"/>
              <w:jc w:val="right"/>
            </w:pPr>
            <w:r>
              <w:t>86</w:t>
            </w:r>
          </w:p>
          <w:p w:rsidR="00C35B77" w:rsidRDefault="00C35B77" w:rsidP="00205671">
            <w:pPr>
              <w:pStyle w:val="Codi"/>
              <w:ind w:left="0"/>
              <w:jc w:val="right"/>
            </w:pPr>
            <w:r>
              <w:t>87</w:t>
            </w:r>
          </w:p>
          <w:p w:rsidR="00C35B77" w:rsidRDefault="00C35B77" w:rsidP="00205671">
            <w:pPr>
              <w:pStyle w:val="Codi"/>
              <w:ind w:left="0"/>
              <w:jc w:val="right"/>
            </w:pPr>
            <w:r>
              <w:t>88</w:t>
            </w:r>
          </w:p>
          <w:p w:rsidR="00C35B77" w:rsidRDefault="00C35B77" w:rsidP="00205671">
            <w:pPr>
              <w:pStyle w:val="Codi"/>
              <w:ind w:left="0"/>
              <w:jc w:val="right"/>
            </w:pPr>
            <w:r>
              <w:t>89</w:t>
            </w:r>
          </w:p>
          <w:p w:rsidR="00C35B77" w:rsidRDefault="00C35B77" w:rsidP="00205671">
            <w:pPr>
              <w:pStyle w:val="Codi"/>
              <w:ind w:left="0"/>
              <w:jc w:val="right"/>
            </w:pPr>
            <w:r>
              <w:t>100</w:t>
            </w:r>
          </w:p>
          <w:p w:rsidR="00C35B77" w:rsidRDefault="00C35B77" w:rsidP="00205671">
            <w:pPr>
              <w:pStyle w:val="Codi"/>
              <w:ind w:left="0"/>
              <w:jc w:val="right"/>
            </w:pPr>
            <w:r>
              <w:t>101</w:t>
            </w:r>
          </w:p>
          <w:p w:rsidR="00C35B77" w:rsidRDefault="00C35B77" w:rsidP="00205671">
            <w:pPr>
              <w:pStyle w:val="Codi"/>
              <w:ind w:left="0"/>
              <w:jc w:val="right"/>
            </w:pPr>
            <w:r>
              <w:t>102</w:t>
            </w:r>
          </w:p>
          <w:p w:rsidR="00C35B77" w:rsidRDefault="00C35B77" w:rsidP="00205671">
            <w:pPr>
              <w:pStyle w:val="Codi"/>
              <w:ind w:left="0"/>
              <w:jc w:val="right"/>
            </w:pPr>
            <w:r>
              <w:t>103</w:t>
            </w:r>
          </w:p>
          <w:p w:rsidR="00C35B77" w:rsidRDefault="00C35B77" w:rsidP="00205671">
            <w:pPr>
              <w:pStyle w:val="Codi"/>
              <w:ind w:left="0"/>
              <w:jc w:val="right"/>
            </w:pPr>
            <w:r>
              <w:t>104</w:t>
            </w:r>
          </w:p>
          <w:p w:rsidR="00C35B77" w:rsidRDefault="00C35B77" w:rsidP="00205671">
            <w:pPr>
              <w:pStyle w:val="Codi"/>
              <w:ind w:left="0"/>
              <w:jc w:val="right"/>
            </w:pPr>
            <w:r>
              <w:t>105</w:t>
            </w:r>
          </w:p>
          <w:p w:rsidR="00C35B77" w:rsidRDefault="00C35B77" w:rsidP="00205671">
            <w:pPr>
              <w:pStyle w:val="Codi"/>
              <w:ind w:left="0"/>
              <w:jc w:val="right"/>
            </w:pPr>
            <w:r>
              <w:t>106</w:t>
            </w:r>
          </w:p>
          <w:p w:rsidR="00C35B77" w:rsidRDefault="00C35B77" w:rsidP="00205671">
            <w:pPr>
              <w:pStyle w:val="Codi"/>
              <w:ind w:left="0"/>
              <w:jc w:val="right"/>
            </w:pPr>
            <w:r>
              <w:t>107</w:t>
            </w:r>
          </w:p>
          <w:p w:rsidR="00C35B77" w:rsidRDefault="00C35B77" w:rsidP="00205671">
            <w:pPr>
              <w:pStyle w:val="Codi"/>
              <w:ind w:left="0"/>
              <w:jc w:val="right"/>
            </w:pPr>
            <w:r>
              <w:t>108</w:t>
            </w:r>
          </w:p>
          <w:p w:rsidR="00C35B77" w:rsidRDefault="00C35B77" w:rsidP="00205671">
            <w:pPr>
              <w:pStyle w:val="Codi"/>
              <w:ind w:left="0"/>
              <w:jc w:val="right"/>
            </w:pPr>
            <w:r>
              <w:t>109</w:t>
            </w:r>
          </w:p>
          <w:p w:rsidR="00C35B77" w:rsidRDefault="00C35B77" w:rsidP="00205671">
            <w:pPr>
              <w:pStyle w:val="Codi"/>
              <w:ind w:left="0"/>
              <w:jc w:val="right"/>
            </w:pPr>
            <w:r>
              <w:t>110</w:t>
            </w:r>
          </w:p>
          <w:p w:rsidR="00C35B77" w:rsidRDefault="00C35B77" w:rsidP="00205671">
            <w:pPr>
              <w:pStyle w:val="Codi"/>
              <w:ind w:left="0"/>
              <w:jc w:val="right"/>
            </w:pPr>
            <w:r>
              <w:t>111</w:t>
            </w:r>
          </w:p>
          <w:p w:rsidR="00C35B77" w:rsidRDefault="00C35B77" w:rsidP="00205671">
            <w:pPr>
              <w:pStyle w:val="Codi"/>
              <w:ind w:left="0"/>
              <w:jc w:val="right"/>
            </w:pPr>
            <w:r>
              <w:t>112</w:t>
            </w:r>
          </w:p>
          <w:p w:rsidR="00C35B77" w:rsidRDefault="00C35B77" w:rsidP="00205671">
            <w:pPr>
              <w:pStyle w:val="Codi"/>
              <w:ind w:left="0"/>
              <w:jc w:val="right"/>
            </w:pPr>
            <w:r>
              <w:t>113</w:t>
            </w:r>
          </w:p>
          <w:p w:rsidR="00C35B77" w:rsidRDefault="00C35B77" w:rsidP="00205671">
            <w:pPr>
              <w:pStyle w:val="Codi"/>
              <w:ind w:left="0"/>
              <w:jc w:val="right"/>
            </w:pPr>
            <w:r>
              <w:t>114</w:t>
            </w:r>
          </w:p>
          <w:p w:rsidR="00C35B77" w:rsidRDefault="00C35B77" w:rsidP="00205671">
            <w:pPr>
              <w:pStyle w:val="Codi"/>
              <w:ind w:left="0"/>
              <w:jc w:val="right"/>
            </w:pPr>
            <w:r>
              <w:t>115</w:t>
            </w:r>
          </w:p>
          <w:p w:rsidR="00C35B77" w:rsidRDefault="00C35B77" w:rsidP="00205671">
            <w:pPr>
              <w:pStyle w:val="Codi"/>
              <w:ind w:left="0"/>
              <w:jc w:val="right"/>
            </w:pPr>
            <w:r>
              <w:t>116</w:t>
            </w:r>
          </w:p>
          <w:p w:rsidR="00C35B77" w:rsidRDefault="00C35B77" w:rsidP="00205671">
            <w:pPr>
              <w:pStyle w:val="Codi"/>
              <w:ind w:left="0"/>
              <w:jc w:val="right"/>
            </w:pPr>
            <w:r>
              <w:t>117</w:t>
            </w:r>
          </w:p>
          <w:p w:rsidR="00C35B77" w:rsidRDefault="00C35B77" w:rsidP="00205671">
            <w:pPr>
              <w:pStyle w:val="Codi"/>
              <w:ind w:left="0"/>
              <w:jc w:val="right"/>
            </w:pPr>
            <w:r>
              <w:t>118</w:t>
            </w:r>
          </w:p>
          <w:p w:rsidR="00C35B77" w:rsidRDefault="00C35B77" w:rsidP="00205671">
            <w:pPr>
              <w:pStyle w:val="Codi"/>
              <w:ind w:left="0"/>
              <w:jc w:val="right"/>
            </w:pPr>
            <w:r>
              <w:t>119</w:t>
            </w:r>
          </w:p>
          <w:p w:rsidR="00C35B77" w:rsidRDefault="00C35B77" w:rsidP="00205671">
            <w:pPr>
              <w:pStyle w:val="Codi"/>
              <w:ind w:left="0"/>
              <w:jc w:val="right"/>
            </w:pPr>
            <w:r>
              <w:t>120</w:t>
            </w:r>
          </w:p>
          <w:p w:rsidR="00C35B77" w:rsidRDefault="00C35B77" w:rsidP="00205671">
            <w:pPr>
              <w:pStyle w:val="Codi"/>
              <w:ind w:left="0"/>
              <w:jc w:val="right"/>
            </w:pPr>
            <w:r>
              <w:t>121</w:t>
            </w:r>
          </w:p>
          <w:p w:rsidR="00C35B77" w:rsidRDefault="00C35B77" w:rsidP="00205671">
            <w:pPr>
              <w:pStyle w:val="Codi"/>
              <w:ind w:left="0"/>
              <w:jc w:val="right"/>
            </w:pPr>
            <w:r>
              <w:t>122</w:t>
            </w:r>
          </w:p>
          <w:p w:rsidR="00C35B77" w:rsidRDefault="00C35B77" w:rsidP="00205671">
            <w:pPr>
              <w:pStyle w:val="Codi"/>
              <w:ind w:left="0"/>
              <w:jc w:val="right"/>
            </w:pPr>
            <w:r>
              <w:t>123</w:t>
            </w:r>
          </w:p>
          <w:p w:rsidR="00C35B77" w:rsidRDefault="00C35B77" w:rsidP="00205671">
            <w:pPr>
              <w:pStyle w:val="Codi"/>
              <w:ind w:left="0"/>
              <w:jc w:val="right"/>
            </w:pPr>
            <w:r>
              <w:t>124</w:t>
            </w:r>
          </w:p>
          <w:p w:rsidR="00C35B77" w:rsidRDefault="00C35B77" w:rsidP="00205671">
            <w:pPr>
              <w:pStyle w:val="Codi"/>
              <w:ind w:left="0"/>
              <w:jc w:val="right"/>
            </w:pPr>
            <w:r>
              <w:t>125</w:t>
            </w:r>
          </w:p>
          <w:p w:rsidR="00C35B77" w:rsidRDefault="00C35B77" w:rsidP="00205671">
            <w:pPr>
              <w:pStyle w:val="Codi"/>
              <w:ind w:left="0"/>
              <w:jc w:val="right"/>
            </w:pPr>
            <w:r>
              <w:t>126</w:t>
            </w:r>
          </w:p>
          <w:p w:rsidR="00C35B77" w:rsidRDefault="00C35B77" w:rsidP="00205671">
            <w:pPr>
              <w:pStyle w:val="Codi"/>
              <w:ind w:left="0"/>
              <w:jc w:val="right"/>
            </w:pPr>
            <w:r>
              <w:t>127</w:t>
            </w:r>
          </w:p>
          <w:p w:rsidR="00C35B77" w:rsidRDefault="00C35B77" w:rsidP="00205671">
            <w:pPr>
              <w:pStyle w:val="Codi"/>
              <w:ind w:left="0"/>
              <w:jc w:val="right"/>
            </w:pPr>
            <w:r>
              <w:t>128</w:t>
            </w:r>
          </w:p>
          <w:p w:rsidR="00C35B77" w:rsidRDefault="00C35B77" w:rsidP="00205671">
            <w:pPr>
              <w:pStyle w:val="Codi"/>
              <w:ind w:left="0"/>
              <w:jc w:val="right"/>
            </w:pPr>
            <w:r>
              <w:t>129</w:t>
            </w:r>
          </w:p>
          <w:p w:rsidR="00C35B77" w:rsidRDefault="00C35B77" w:rsidP="00205671">
            <w:pPr>
              <w:pStyle w:val="Codi"/>
              <w:ind w:left="0"/>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Default="002B19EE" w:rsidP="002B19EE">
      <w:pPr>
        <w:pStyle w:val="Llegenda"/>
      </w:pPr>
      <w:bookmarkStart w:id="2464" w:name="_Toc421086263"/>
      <w:r>
        <w:lastRenderedPageBreak/>
        <w:t xml:space="preserve">Figura </w:t>
      </w:r>
      <w:r w:rsidR="00C51F7C">
        <w:fldChar w:fldCharType="begin"/>
      </w:r>
      <w:r w:rsidR="00C51F7C">
        <w:instrText xml:space="preserve"> SEQ Figura \* ARABIC </w:instrText>
      </w:r>
      <w:r w:rsidR="00C51F7C">
        <w:fldChar w:fldCharType="separate"/>
      </w:r>
      <w:ins w:id="2465" w:author="UPC" w:date="2015-06-03T09:11:00Z">
        <w:r w:rsidR="008D50D6">
          <w:rPr>
            <w:noProof/>
          </w:rPr>
          <w:t>101</w:t>
        </w:r>
      </w:ins>
      <w:del w:id="2466" w:author="UPC" w:date="2015-04-29T07:58:00Z">
        <w:r w:rsidR="00DD31AB" w:rsidDel="00154CE0">
          <w:rPr>
            <w:noProof/>
          </w:rPr>
          <w:delText>93</w:delText>
        </w:r>
      </w:del>
      <w:r w:rsidR="00C51F7C">
        <w:rPr>
          <w:noProof/>
        </w:rPr>
        <w:fldChar w:fldCharType="end"/>
      </w:r>
      <w:r>
        <w:t xml:space="preserve">: </w:t>
      </w:r>
      <w:r w:rsidRPr="0061511F">
        <w:t xml:space="preserve">Arxiu </w:t>
      </w:r>
      <w:r w:rsidRPr="00CE1C47">
        <w:rPr>
          <w:i/>
        </w:rPr>
        <w:t>config.js</w:t>
      </w:r>
      <w:r w:rsidRPr="0061511F">
        <w:t xml:space="preserve"> (CKEditor) de l’aplicació Editor (gcrrhh)</w:t>
      </w:r>
      <w:bookmarkEnd w:id="2464"/>
    </w:p>
    <w:p w:rsidR="00955B46" w:rsidRDefault="00955B46" w:rsidP="006537F9">
      <w:r>
        <w:t>A la línia 3 es configura l’idioma del CKEditor.</w:t>
      </w:r>
    </w:p>
    <w:p w:rsidR="001A17E4" w:rsidRDefault="001A17E4" w:rsidP="006537F9">
      <w:r>
        <w:lastRenderedPageBreak/>
        <w:t>Les línies 4 i 5 serveixen per no perdre els estils aplicats a determinats tags que per defecte el CKEditor esborrar quan envia el contingut al controlador.</w:t>
      </w:r>
    </w:p>
    <w:p w:rsidR="001E12C3" w:rsidRDefault="001E12C3" w:rsidP="006537F9">
      <w:r>
        <w:t xml:space="preserve">A la línia 7 </w:t>
      </w:r>
      <w:r w:rsidR="00534438">
        <w:t>s’indica l’ubicació de la fulla d’estils s’aplicarà a l’àrea d’edició. P</w:t>
      </w:r>
      <w:r>
        <w:t xml:space="preserve">er a més informació consultar l’apartat </w:t>
      </w:r>
      <w:r w:rsidRPr="001E12C3">
        <w:rPr>
          <w:b/>
        </w:rPr>
        <w:fldChar w:fldCharType="begin"/>
      </w:r>
      <w:r w:rsidRPr="001E12C3">
        <w:rPr>
          <w:b/>
        </w:rPr>
        <w:instrText xml:space="preserve"> REF _Ref417392183 \r \h </w:instrText>
      </w:r>
      <w:r>
        <w:rPr>
          <w:b/>
        </w:rPr>
        <w:instrText xml:space="preserve"> \* MERGEFORMAT </w:instrText>
      </w:r>
      <w:r w:rsidRPr="001E12C3">
        <w:rPr>
          <w:b/>
        </w:rPr>
      </w:r>
      <w:r w:rsidRPr="001E12C3">
        <w:rPr>
          <w:b/>
        </w:rPr>
        <w:fldChar w:fldCharType="separate"/>
      </w:r>
      <w:r w:rsidR="008D50D6">
        <w:rPr>
          <w:b/>
        </w:rPr>
        <w:t>3.2.2.4</w:t>
      </w:r>
      <w:r w:rsidRPr="001E12C3">
        <w:rPr>
          <w:b/>
        </w:rPr>
        <w:fldChar w:fldCharType="end"/>
      </w:r>
      <w:r w:rsidRPr="001E12C3">
        <w:rPr>
          <w:b/>
        </w:rPr>
        <w:t xml:space="preserve"> </w:t>
      </w:r>
      <w:r w:rsidRPr="001E12C3">
        <w:rPr>
          <w:b/>
        </w:rPr>
        <w:fldChar w:fldCharType="begin"/>
      </w:r>
      <w:r w:rsidRPr="001E12C3">
        <w:rPr>
          <w:b/>
        </w:rPr>
        <w:instrText xml:space="preserve"> REF _Ref417392186 \h </w:instrText>
      </w:r>
      <w:r>
        <w:rPr>
          <w:b/>
        </w:rPr>
        <w:instrText xml:space="preserve"> \* MERGEFORMAT </w:instrText>
      </w:r>
      <w:r w:rsidRPr="001E12C3">
        <w:rPr>
          <w:b/>
        </w:rPr>
      </w:r>
      <w:r w:rsidRPr="001E12C3">
        <w:rPr>
          <w:b/>
        </w:rPr>
        <w:fldChar w:fldCharType="separate"/>
      </w:r>
      <w:ins w:id="2467" w:author="UPC" w:date="2015-06-03T09:11:00Z">
        <w:r w:rsidR="008D50D6" w:rsidRPr="008D50D6">
          <w:rPr>
            <w:b/>
            <w:rPrChange w:id="2468" w:author="UPC" w:date="2015-06-03T09:11:00Z">
              <w:rPr/>
            </w:rPrChange>
          </w:rPr>
          <w:t>Fulles d'estils aplicades a l’àrea d’edició</w:t>
        </w:r>
      </w:ins>
      <w:del w:id="2469" w:author="UPC" w:date="2015-04-29T07:58:00Z">
        <w:r w:rsidR="00DD31AB" w:rsidRPr="00DD31AB" w:rsidDel="00154CE0">
          <w:rPr>
            <w:b/>
          </w:rPr>
          <w:delText>Fulles d'estils aplicades a l’àrea d’edició</w:delText>
        </w:r>
      </w:del>
      <w:r w:rsidRPr="001E12C3">
        <w:rPr>
          <w:b/>
        </w:rPr>
        <w:fldChar w:fldCharType="end"/>
      </w:r>
      <w:r>
        <w:t>.</w:t>
      </w:r>
    </w:p>
    <w:p w:rsidR="00754879" w:rsidRDefault="00754879" w:rsidP="006537F9">
      <w:r>
        <w:t>La barra d’eines personalitzada que es farà servir s’indica a la línia 9, i a la 10 es declara quins elements formaran part d’ella.</w:t>
      </w:r>
    </w:p>
    <w:p w:rsidR="00E44E1E" w:rsidRDefault="00E44E1E" w:rsidP="006537F9">
      <w:r>
        <w:t>La configuració de la indentaci</w:t>
      </w:r>
      <w:r w:rsidR="00821D30">
        <w:t xml:space="preserve">ó, píxels que es salten cada vegada que es fa click al botó, </w:t>
      </w:r>
      <w:r>
        <w:t>es realitza a la línia 42.</w:t>
      </w:r>
    </w:p>
    <w:p w:rsidR="00A14896" w:rsidRDefault="00A14896" w:rsidP="006537F9">
      <w:r>
        <w:t>A la línia 50 es diu que es vol fer servir el plugin anomenat Codemirror del CKEditor i a la 51 es configuren les seves opcions.</w:t>
      </w:r>
    </w:p>
    <w:p w:rsidR="006537F9" w:rsidRPr="006537F9" w:rsidRDefault="006537F9" w:rsidP="006537F9">
      <w:r>
        <w:t>A la línia 75 comença una nova funció que s’encarrega de les indentacions que han de tenir els tags indicats en el moment en que el CKEditor envia el contingut en format HTML.</w:t>
      </w:r>
    </w:p>
    <w:p w:rsidR="00C35B77" w:rsidRPr="00C35B77" w:rsidRDefault="0050413B" w:rsidP="0050413B">
      <w:pPr>
        <w:pStyle w:val="Ttol2"/>
      </w:pPr>
      <w:bookmarkStart w:id="2470" w:name="_Ref416762051"/>
      <w:bookmarkStart w:id="2471" w:name="_Toc421086118"/>
      <w:r>
        <w:t xml:space="preserve">CKEditor: configuració del plugin al </w:t>
      </w:r>
      <w:r w:rsidRPr="00825B4F">
        <w:rPr>
          <w:i/>
        </w:rPr>
        <w:t>Config.groovy</w:t>
      </w:r>
      <w:r>
        <w:t xml:space="preserve"> del gcrrhh</w:t>
      </w:r>
      <w:bookmarkEnd w:id="2470"/>
      <w:bookmarkEnd w:id="2471"/>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8825"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472" w:author="UPC" w:date="2015-05-06T08:19:00Z">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PrChange>
      </w:tblPr>
      <w:tblGrid>
        <w:gridCol w:w="436"/>
        <w:gridCol w:w="8515"/>
        <w:tblGridChange w:id="2473">
          <w:tblGrid>
            <w:gridCol w:w="430"/>
            <w:gridCol w:w="8291"/>
          </w:tblGrid>
        </w:tblGridChange>
      </w:tblGrid>
      <w:tr w:rsidR="005860E9" w:rsidTr="0091592F">
        <w:tc>
          <w:tcPr>
            <w:tcW w:w="534" w:type="dxa"/>
            <w:tcBorders>
              <w:top w:val="nil"/>
              <w:bottom w:val="nil"/>
              <w:right w:val="nil"/>
            </w:tcBorders>
            <w:shd w:val="pct12" w:color="auto" w:fill="auto"/>
            <w:tcPrChange w:id="2474" w:author="UPC" w:date="2015-05-06T08:19:00Z">
              <w:tcPr>
                <w:tcW w:w="436" w:type="dxa"/>
                <w:tcBorders>
                  <w:top w:val="nil"/>
                  <w:bottom w:val="nil"/>
                  <w:right w:val="nil"/>
                </w:tcBorders>
                <w:shd w:val="pct12" w:color="auto" w:fill="auto"/>
              </w:tcPr>
            </w:tcPrChange>
          </w:tcPr>
          <w:p w:rsidR="005860E9" w:rsidRPr="005860E9" w:rsidRDefault="005860E9" w:rsidP="005860E9">
            <w:pPr>
              <w:pStyle w:val="Codi"/>
              <w:ind w:left="0"/>
              <w:jc w:val="right"/>
            </w:pPr>
            <w:r w:rsidRPr="005860E9">
              <w:t>1</w:t>
            </w:r>
          </w:p>
          <w:p w:rsidR="005860E9" w:rsidRPr="005860E9" w:rsidRDefault="005860E9" w:rsidP="005860E9">
            <w:pPr>
              <w:pStyle w:val="Codi"/>
              <w:ind w:left="0"/>
              <w:jc w:val="right"/>
            </w:pPr>
            <w:r w:rsidRPr="005860E9">
              <w:t>2</w:t>
            </w:r>
          </w:p>
          <w:p w:rsidR="005860E9" w:rsidRPr="005860E9" w:rsidRDefault="005860E9" w:rsidP="005860E9">
            <w:pPr>
              <w:pStyle w:val="Codi"/>
              <w:ind w:left="0"/>
              <w:jc w:val="right"/>
            </w:pPr>
            <w:r w:rsidRPr="005860E9">
              <w:t>3</w:t>
            </w:r>
          </w:p>
          <w:p w:rsidR="005860E9" w:rsidRPr="005860E9" w:rsidRDefault="005860E9" w:rsidP="005860E9">
            <w:pPr>
              <w:pStyle w:val="Codi"/>
              <w:ind w:left="0"/>
              <w:jc w:val="right"/>
            </w:pPr>
            <w:r w:rsidRPr="005860E9">
              <w:t>4</w:t>
            </w:r>
          </w:p>
          <w:p w:rsidR="005860E9" w:rsidRPr="005860E9" w:rsidRDefault="005860E9" w:rsidP="005860E9">
            <w:pPr>
              <w:pStyle w:val="Codi"/>
              <w:ind w:left="0"/>
              <w:jc w:val="right"/>
            </w:pPr>
            <w:r w:rsidRPr="005860E9">
              <w:t>5</w:t>
            </w:r>
          </w:p>
          <w:p w:rsidR="005860E9" w:rsidRPr="005860E9" w:rsidRDefault="005860E9" w:rsidP="005860E9">
            <w:pPr>
              <w:pStyle w:val="Codi"/>
              <w:ind w:left="0"/>
              <w:jc w:val="right"/>
            </w:pPr>
            <w:r w:rsidRPr="005860E9">
              <w:t>6</w:t>
            </w:r>
          </w:p>
          <w:p w:rsidR="005860E9" w:rsidRPr="005860E9" w:rsidRDefault="005860E9" w:rsidP="005860E9">
            <w:pPr>
              <w:pStyle w:val="Codi"/>
              <w:ind w:left="0"/>
              <w:jc w:val="right"/>
            </w:pPr>
            <w:r w:rsidRPr="005860E9">
              <w:t>7</w:t>
            </w:r>
          </w:p>
          <w:p w:rsidR="005860E9" w:rsidRPr="005860E9" w:rsidRDefault="005860E9" w:rsidP="005860E9">
            <w:pPr>
              <w:pStyle w:val="Codi"/>
              <w:ind w:left="0"/>
              <w:jc w:val="right"/>
            </w:pPr>
            <w:r w:rsidRPr="005860E9">
              <w:t>8</w:t>
            </w:r>
          </w:p>
          <w:p w:rsidR="005860E9" w:rsidRPr="005860E9" w:rsidRDefault="005860E9" w:rsidP="005860E9">
            <w:pPr>
              <w:pStyle w:val="Codi"/>
              <w:ind w:left="0"/>
              <w:jc w:val="right"/>
            </w:pPr>
            <w:r w:rsidRPr="005860E9">
              <w:t>9</w:t>
            </w:r>
          </w:p>
          <w:p w:rsidR="005860E9" w:rsidRPr="005860E9" w:rsidRDefault="005860E9" w:rsidP="005860E9">
            <w:pPr>
              <w:pStyle w:val="Codi"/>
              <w:ind w:left="0"/>
              <w:jc w:val="right"/>
            </w:pPr>
            <w:r w:rsidRPr="005860E9">
              <w:t>10</w:t>
            </w:r>
          </w:p>
          <w:p w:rsidR="005860E9" w:rsidRDefault="005860E9" w:rsidP="005860E9">
            <w:pPr>
              <w:pStyle w:val="Codi"/>
              <w:ind w:left="0"/>
              <w:jc w:val="right"/>
            </w:pPr>
            <w:r w:rsidRPr="005860E9">
              <w:t>11</w:t>
            </w:r>
          </w:p>
          <w:p w:rsidR="005860E9" w:rsidRDefault="005860E9" w:rsidP="005860E9">
            <w:pPr>
              <w:pStyle w:val="Codi"/>
              <w:ind w:left="0"/>
              <w:jc w:val="right"/>
            </w:pPr>
            <w:r>
              <w:t>12</w:t>
            </w:r>
          </w:p>
          <w:p w:rsidR="005860E9" w:rsidRDefault="005860E9" w:rsidP="005860E9">
            <w:pPr>
              <w:pStyle w:val="Codi"/>
              <w:ind w:left="0"/>
              <w:jc w:val="right"/>
            </w:pPr>
            <w:r>
              <w:t>13</w:t>
            </w:r>
          </w:p>
          <w:p w:rsidR="005860E9" w:rsidRDefault="005860E9" w:rsidP="005860E9">
            <w:pPr>
              <w:pStyle w:val="Codi"/>
              <w:ind w:left="0"/>
              <w:jc w:val="right"/>
            </w:pPr>
            <w:r>
              <w:t>14</w:t>
            </w:r>
          </w:p>
          <w:p w:rsidR="005860E9" w:rsidRDefault="005860E9" w:rsidP="005860E9">
            <w:pPr>
              <w:pStyle w:val="Codi"/>
              <w:ind w:left="0"/>
              <w:jc w:val="right"/>
            </w:pPr>
            <w:r>
              <w:t>15</w:t>
            </w:r>
          </w:p>
          <w:p w:rsidR="005860E9" w:rsidRDefault="005860E9" w:rsidP="005860E9">
            <w:pPr>
              <w:pStyle w:val="Codi"/>
              <w:ind w:left="0"/>
              <w:jc w:val="right"/>
            </w:pPr>
            <w:r>
              <w:t>16</w:t>
            </w:r>
          </w:p>
          <w:p w:rsidR="005860E9" w:rsidRDefault="005860E9" w:rsidP="005860E9">
            <w:pPr>
              <w:pStyle w:val="Codi"/>
              <w:ind w:left="0"/>
              <w:jc w:val="right"/>
            </w:pPr>
            <w:r>
              <w:t>17</w:t>
            </w:r>
          </w:p>
          <w:p w:rsidR="005860E9" w:rsidRDefault="005860E9" w:rsidP="005860E9">
            <w:pPr>
              <w:pStyle w:val="Codi"/>
              <w:ind w:left="0"/>
              <w:jc w:val="right"/>
            </w:pPr>
            <w:r>
              <w:t>18</w:t>
            </w:r>
          </w:p>
          <w:p w:rsidR="005860E9" w:rsidRDefault="005860E9" w:rsidP="005860E9">
            <w:pPr>
              <w:pStyle w:val="Codi"/>
              <w:ind w:left="0"/>
              <w:jc w:val="right"/>
            </w:pPr>
            <w:r>
              <w:t>19</w:t>
            </w:r>
          </w:p>
          <w:p w:rsidR="005860E9" w:rsidRDefault="005860E9" w:rsidP="005860E9">
            <w:pPr>
              <w:pStyle w:val="Codi"/>
              <w:ind w:left="0"/>
              <w:jc w:val="right"/>
            </w:pPr>
            <w:r>
              <w:t>20</w:t>
            </w:r>
          </w:p>
          <w:p w:rsidR="005860E9" w:rsidRDefault="005860E9" w:rsidP="005860E9">
            <w:pPr>
              <w:pStyle w:val="Codi"/>
              <w:ind w:left="0"/>
              <w:jc w:val="right"/>
            </w:pPr>
            <w:r>
              <w:t>21</w:t>
            </w:r>
          </w:p>
          <w:p w:rsidR="005860E9" w:rsidRDefault="005860E9" w:rsidP="005860E9">
            <w:pPr>
              <w:pStyle w:val="Codi"/>
              <w:ind w:left="0"/>
              <w:jc w:val="right"/>
            </w:pPr>
            <w:r>
              <w:t>22</w:t>
            </w:r>
          </w:p>
          <w:p w:rsidR="005860E9" w:rsidRDefault="005860E9" w:rsidP="005860E9">
            <w:pPr>
              <w:pStyle w:val="Codi"/>
              <w:ind w:left="0"/>
              <w:jc w:val="right"/>
            </w:pPr>
            <w:r>
              <w:t>23</w:t>
            </w:r>
          </w:p>
          <w:p w:rsidR="005860E9" w:rsidRDefault="005860E9" w:rsidP="005860E9">
            <w:pPr>
              <w:pStyle w:val="Codi"/>
              <w:ind w:left="0"/>
              <w:jc w:val="right"/>
            </w:pPr>
            <w:r>
              <w:t>24</w:t>
            </w:r>
          </w:p>
          <w:p w:rsidR="005860E9" w:rsidRDefault="005860E9" w:rsidP="005860E9">
            <w:pPr>
              <w:pStyle w:val="Codi"/>
              <w:ind w:left="0"/>
              <w:jc w:val="right"/>
            </w:pPr>
            <w:r>
              <w:t>25</w:t>
            </w:r>
          </w:p>
          <w:p w:rsidR="005860E9" w:rsidRDefault="005860E9" w:rsidP="005860E9">
            <w:pPr>
              <w:pStyle w:val="Codi"/>
              <w:ind w:left="0"/>
              <w:jc w:val="right"/>
            </w:pPr>
            <w:r>
              <w:t>26</w:t>
            </w:r>
          </w:p>
          <w:p w:rsidR="005860E9" w:rsidRDefault="005860E9" w:rsidP="005860E9">
            <w:pPr>
              <w:pStyle w:val="Codi"/>
              <w:ind w:left="0"/>
              <w:jc w:val="right"/>
            </w:pPr>
            <w:r>
              <w:t>27</w:t>
            </w:r>
          </w:p>
          <w:p w:rsidR="005860E9" w:rsidRDefault="005860E9" w:rsidP="005860E9">
            <w:pPr>
              <w:pStyle w:val="Codi"/>
              <w:ind w:left="0"/>
              <w:jc w:val="right"/>
            </w:pPr>
            <w:r>
              <w:lastRenderedPageBreak/>
              <w:t>28</w:t>
            </w:r>
          </w:p>
        </w:tc>
        <w:tc>
          <w:tcPr>
            <w:tcW w:w="8291" w:type="dxa"/>
            <w:tcBorders>
              <w:left w:val="nil"/>
            </w:tcBorders>
            <w:shd w:val="pct5" w:color="auto" w:fill="auto"/>
            <w:tcPrChange w:id="2475" w:author="UPC" w:date="2015-05-06T08:19:00Z">
              <w:tcPr>
                <w:tcW w:w="8177" w:type="dxa"/>
                <w:tcBorders>
                  <w:left w:val="nil"/>
                </w:tcBorders>
                <w:shd w:val="pct5" w:color="auto" w:fill="auto"/>
              </w:tcPr>
            </w:tcPrChange>
          </w:tcPr>
          <w:p w:rsidR="005860E9" w:rsidRDefault="005860E9" w:rsidP="00F9613D">
            <w:pPr>
              <w:pStyle w:val="Codi"/>
              <w:ind w:left="0"/>
            </w:pPr>
            <w:r>
              <w:lastRenderedPageBreak/>
              <w:t>ckeditor {</w:t>
            </w:r>
          </w:p>
          <w:p w:rsidR="005860E9" w:rsidRDefault="005860E9" w:rsidP="00F9613D">
            <w:pPr>
              <w:pStyle w:val="Codi"/>
              <w:ind w:left="709" w:hanging="283"/>
            </w:pPr>
            <w:r>
              <w:t xml:space="preserve">config = </w:t>
            </w:r>
            <w:r>
              <w:rPr>
                <w:color w:val="FF00CC"/>
              </w:rPr>
              <w:t>"/js/ckeditor/ckeditorconfig.js"</w:t>
            </w:r>
          </w:p>
          <w:p w:rsidR="005860E9" w:rsidRDefault="005860E9" w:rsidP="00F9613D">
            <w:pPr>
              <w:pStyle w:val="Codi"/>
              <w:ind w:left="709" w:hanging="283"/>
            </w:pPr>
            <w:r>
              <w:rPr>
                <w:color w:val="3F7F5F"/>
              </w:rPr>
              <w:t>//skipAllowedItemsCheck = false</w:t>
            </w:r>
          </w:p>
          <w:p w:rsidR="005860E9" w:rsidRDefault="005860E9" w:rsidP="00F9613D">
            <w:pPr>
              <w:pStyle w:val="Codi"/>
              <w:ind w:left="709" w:hanging="283"/>
            </w:pPr>
            <w:r>
              <w:t xml:space="preserve">defaultFileBrowser = </w:t>
            </w:r>
            <w:r>
              <w:rPr>
                <w:color w:val="FF00CC"/>
              </w:rPr>
              <w:t>"ofm"</w:t>
            </w:r>
          </w:p>
          <w:p w:rsidR="005860E9" w:rsidRDefault="005860E9" w:rsidP="00F9613D">
            <w:pPr>
              <w:pStyle w:val="Codi"/>
              <w:ind w:left="709" w:hanging="283"/>
            </w:pPr>
            <w:r>
              <w:t>upload {</w:t>
            </w:r>
          </w:p>
          <w:p w:rsidR="005860E9" w:rsidRDefault="005860E9" w:rsidP="00F9613D">
            <w:pPr>
              <w:pStyle w:val="Codi"/>
              <w:ind w:left="993" w:hanging="283"/>
            </w:pPr>
            <w:r>
              <w:t xml:space="preserve">basedir = </w:t>
            </w:r>
            <w:r>
              <w:rPr>
                <w:color w:val="FF00CC"/>
              </w:rPr>
              <w:t>"/app/rrhh_resources/"</w:t>
            </w:r>
          </w:p>
          <w:p w:rsidR="003D5179" w:rsidDel="00322BF0" w:rsidRDefault="003D5179">
            <w:pPr>
              <w:pStyle w:val="Codi"/>
              <w:ind w:left="698" w:firstLine="419"/>
              <w:rPr>
                <w:del w:id="2476" w:author="UPC" w:date="2015-04-29T08:09:00Z"/>
              </w:rPr>
              <w:pPrChange w:id="2477" w:author="UPC" w:date="2015-04-29T08:10:00Z">
                <w:pPr>
                  <w:pStyle w:val="Codi"/>
                  <w:ind w:left="698"/>
                </w:pPr>
              </w:pPrChange>
            </w:pPr>
            <w:r>
              <w:t>baseurl</w:t>
            </w:r>
            <w:r w:rsidR="005860E9">
              <w:t>=</w:t>
            </w:r>
          </w:p>
          <w:p w:rsidR="005860E9" w:rsidRDefault="003D5179">
            <w:pPr>
              <w:pStyle w:val="Codi"/>
              <w:ind w:left="988" w:hanging="277"/>
              <w:pPrChange w:id="2478" w:author="UPC" w:date="2015-05-06T08:00:00Z">
                <w:pPr>
                  <w:pStyle w:val="Codi"/>
                  <w:ind w:left="698"/>
                </w:pPr>
              </w:pPrChange>
            </w:pPr>
            <w:r>
              <w:t xml:space="preserve">  </w:t>
            </w:r>
            <w:r w:rsidR="005860E9">
              <w:rPr>
                <w:color w:val="FF00CC"/>
              </w:rPr>
              <w:t>"/${grails.util.Metadata.</w:t>
            </w:r>
            <w:r w:rsidR="005860E9">
              <w:rPr>
                <w:i/>
                <w:iCs/>
              </w:rPr>
              <w:t>current</w:t>
            </w:r>
            <w:r w:rsidR="005860E9">
              <w:rPr>
                <w:color w:val="FF00CC"/>
              </w:rPr>
              <w:t>.'app.name'}</w:t>
            </w:r>
            <w:r w:rsidR="005860E9">
              <w:rPr>
                <w:i/>
                <w:iCs/>
                <w:color w:val="FF00CC"/>
              </w:rPr>
              <w:t>/../rrhh</w:t>
            </w:r>
            <w:del w:id="2479" w:author="UPC" w:date="2015-05-06T08:00:00Z">
              <w:r w:rsidR="005860E9" w:rsidDel="006726CD">
                <w:rPr>
                  <w:i/>
                  <w:iCs/>
                  <w:color w:val="FF00CC"/>
                </w:rPr>
                <w:delText>_resources</w:delText>
              </w:r>
            </w:del>
            <w:r w:rsidR="005860E9">
              <w:rPr>
                <w:i/>
                <w:iCs/>
                <w:color w:val="FF00CC"/>
              </w:rPr>
              <w:t>/</w:t>
            </w:r>
            <w:ins w:id="2480" w:author="UPC" w:date="2015-04-29T08:04:00Z">
              <w:r w:rsidR="00F83F68">
                <w:rPr>
                  <w:i/>
                  <w:iCs/>
                  <w:color w:val="FF00CC"/>
                </w:rPr>
                <w:t>files</w:t>
              </w:r>
            </w:ins>
            <w:r w:rsidR="005860E9">
              <w:rPr>
                <w:i/>
                <w:iCs/>
                <w:color w:val="FF00CC"/>
              </w:rPr>
              <w:t>"</w:t>
            </w:r>
          </w:p>
          <w:p w:rsidR="005860E9" w:rsidRDefault="005860E9" w:rsidP="00F9613D">
            <w:pPr>
              <w:pStyle w:val="Codi"/>
              <w:ind w:left="993" w:hanging="283"/>
            </w:pPr>
            <w:r>
              <w:t xml:space="preserve">overwrite = </w:t>
            </w:r>
            <w:r>
              <w:rPr>
                <w:b/>
                <w:bCs/>
                <w:color w:val="972C78"/>
              </w:rPr>
              <w:t>false</w:t>
            </w:r>
          </w:p>
          <w:p w:rsidR="005860E9" w:rsidRDefault="005860E9" w:rsidP="0054201D">
            <w:pPr>
              <w:pStyle w:val="Codi"/>
              <w:ind w:left="698"/>
            </w:pPr>
            <w:r>
              <w:t>link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54201D">
            <w:pPr>
              <w:pStyle w:val="Codi"/>
              <w:ind w:left="698"/>
            </w:pPr>
            <w:r>
              <w:t>image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true</w:t>
            </w:r>
          </w:p>
          <w:p w:rsidR="005860E9" w:rsidRDefault="005860E9"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993" w:hanging="284"/>
            </w:pPr>
            <w:r>
              <w:rPr>
                <w:color w:val="66CCFF"/>
              </w:rPr>
              <w:t>flash</w:t>
            </w:r>
            <w:r>
              <w:t xml:space="preserve"> {</w:t>
            </w:r>
          </w:p>
          <w:p w:rsidR="005860E9" w:rsidRDefault="005860E9" w:rsidP="00F9613D">
            <w:pPr>
              <w:pStyle w:val="Codi"/>
              <w:ind w:left="993"/>
            </w:pPr>
            <w:r>
              <w:t xml:space="preserve">browser = </w:t>
            </w:r>
            <w:r>
              <w:rPr>
                <w:b/>
                <w:bCs/>
                <w:color w:val="972C78"/>
              </w:rPr>
              <w:t>false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'swf'</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426"/>
            </w:pPr>
            <w:r>
              <w:t>}</w:t>
            </w:r>
          </w:p>
          <w:p w:rsidR="005860E9" w:rsidRDefault="005860E9" w:rsidP="00F9613D">
            <w:pPr>
              <w:pStyle w:val="Codi"/>
              <w:ind w:left="0"/>
            </w:pPr>
            <w:r>
              <w:lastRenderedPageBreak/>
              <w:t>}</w:t>
            </w:r>
          </w:p>
        </w:tc>
      </w:tr>
    </w:tbl>
    <w:p w:rsidR="00C35B77" w:rsidRDefault="002B19EE" w:rsidP="002B19EE">
      <w:pPr>
        <w:pStyle w:val="Llegenda"/>
      </w:pPr>
      <w:bookmarkStart w:id="2481" w:name="_Toc421086264"/>
      <w:r>
        <w:lastRenderedPageBreak/>
        <w:t xml:space="preserve">Figura </w:t>
      </w:r>
      <w:r w:rsidR="00C51F7C">
        <w:fldChar w:fldCharType="begin"/>
      </w:r>
      <w:r w:rsidR="00C51F7C">
        <w:instrText xml:space="preserve"> SEQ Figura \* ARABIC </w:instrText>
      </w:r>
      <w:r w:rsidR="00C51F7C">
        <w:fldChar w:fldCharType="separate"/>
      </w:r>
      <w:ins w:id="2482" w:author="UPC" w:date="2015-06-03T09:11:00Z">
        <w:r w:rsidR="008D50D6">
          <w:rPr>
            <w:noProof/>
          </w:rPr>
          <w:t>102</w:t>
        </w:r>
      </w:ins>
      <w:del w:id="2483" w:author="UPC" w:date="2015-04-29T07:58:00Z">
        <w:r w:rsidR="00DD31AB" w:rsidDel="00154CE0">
          <w:rPr>
            <w:noProof/>
          </w:rPr>
          <w:delText>94</w:delText>
        </w:r>
      </w:del>
      <w:r w:rsidR="00C51F7C">
        <w:rPr>
          <w:noProof/>
        </w:rPr>
        <w:fldChar w:fldCharType="end"/>
      </w:r>
      <w:r>
        <w:t xml:space="preserve">: </w:t>
      </w:r>
      <w:r w:rsidRPr="009939F9">
        <w:t xml:space="preserve">CKEditor: configuració del plugin al </w:t>
      </w:r>
      <w:r w:rsidRPr="00CE1C47">
        <w:rPr>
          <w:i/>
        </w:rPr>
        <w:t>Config.groovy</w:t>
      </w:r>
      <w:r w:rsidRPr="009939F9">
        <w:t xml:space="preserve"> del gcrrhh</w:t>
      </w:r>
      <w:bookmarkEnd w:id="2481"/>
    </w:p>
    <w:p w:rsidR="007B7064" w:rsidRDefault="007B7064" w:rsidP="007B7064">
      <w:r>
        <w:t xml:space="preserve">A la línia 2 s’indica que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Pr>
          <w:b/>
          <w:i/>
        </w:rPr>
        <w:t>ckeditorconfig</w:t>
      </w:r>
      <w:r w:rsidRPr="002D4839">
        <w:rPr>
          <w:b/>
          <w:i/>
        </w:rPr>
        <w:t>.js</w:t>
      </w:r>
      <w:r>
        <w:t xml:space="preserve">. Llavors tots els canvis que vulguem fer s’escriuran aquí i no es tindran en compte els que hi hagin dintre del </w:t>
      </w:r>
      <w:r w:rsidRPr="005C6805">
        <w:rPr>
          <w:b/>
          <w:i/>
        </w:rPr>
        <w:t>config.js</w:t>
      </w:r>
      <w:r>
        <w:t xml:space="preserve"> que es torba a la ruta del plugin.</w:t>
      </w:r>
    </w:p>
    <w:p w:rsidR="00482732" w:rsidRDefault="00EF4EEA" w:rsidP="007B7064">
      <w:r>
        <w:t xml:space="preserve">Línia 6 </w:t>
      </w:r>
      <w:r w:rsidR="003021A0">
        <w:t xml:space="preserve">mostra el </w:t>
      </w:r>
      <w:r>
        <w:t>directori on es guarden els arxius al servidor</w:t>
      </w:r>
      <w:r w:rsidR="000B2A70">
        <w:t xml:space="preserve"> (</w:t>
      </w:r>
      <w:r w:rsidR="000B2A70" w:rsidRPr="00CD5537">
        <w:rPr>
          <w:i/>
        </w:rPr>
        <w:t>/app/rrhh_resources</w:t>
      </w:r>
      <w:r w:rsidR="000B2A70" w:rsidRPr="00F7718F">
        <w:rPr>
          <w:i/>
        </w:rPr>
        <w:t>/{nom_espai}/</w:t>
      </w:r>
      <w:r w:rsidR="000B2A70">
        <w:t xml:space="preserve">) </w:t>
      </w:r>
      <w:r>
        <w:t>i la línia 7 indica la ruta per tal que l’editor del CKEditor mostri la imatge a l’edició dels documents</w:t>
      </w:r>
      <w:r w:rsidR="00C1532F">
        <w:t xml:space="preserve"> (que està referida de manera relativa al directori on es troba l’aplicació, però degut a l’enllaç simbòlic del directori </w:t>
      </w:r>
      <w:r w:rsidR="00C1532F" w:rsidRPr="00C1532F">
        <w:rPr>
          <w:i/>
        </w:rPr>
        <w:t>rrhh_resource</w:t>
      </w:r>
      <w:r w:rsidR="00C1532F">
        <w:rPr>
          <w:i/>
        </w:rPr>
        <w:t xml:space="preserve">s </w:t>
      </w:r>
      <w:r w:rsidR="00C1532F">
        <w:t xml:space="preserve"> realment és </w:t>
      </w:r>
      <w:r w:rsidR="00C1532F" w:rsidRPr="00CD5537">
        <w:rPr>
          <w:i/>
        </w:rPr>
        <w:t>/app/rrhh_resources</w:t>
      </w:r>
      <w:r w:rsidR="00C1532F" w:rsidRPr="00F7718F">
        <w:rPr>
          <w:i/>
        </w:rPr>
        <w:t>/{nom_espai}/</w:t>
      </w:r>
      <w:r w:rsidR="00C1532F">
        <w:rPr>
          <w:i/>
        </w:rPr>
        <w:t>)</w:t>
      </w:r>
      <w:r>
        <w:t>.</w:t>
      </w:r>
      <w:r w:rsidR="00482732">
        <w:t xml:space="preserve"> Cal dir que </w:t>
      </w:r>
      <w:r w:rsidR="00482732">
        <w:rPr>
          <w:i/>
        </w:rPr>
        <w:t xml:space="preserve">{nom_espai} </w:t>
      </w:r>
      <w:r w:rsidR="00482732">
        <w:t>està indicat en la GSP i no en aquest arxiu.</w:t>
      </w:r>
    </w:p>
    <w:p w:rsidR="008312CC" w:rsidRDefault="008312CC" w:rsidP="007B7064">
      <w:pPr>
        <w:rPr>
          <w:ins w:id="2484" w:author="UPC" w:date="2015-05-12T09:25:00Z"/>
        </w:rPr>
      </w:pPr>
      <w:r>
        <w:t>La closure que comença a la línia 5 defineix les</w:t>
      </w:r>
      <w:r w:rsidR="0054201D">
        <w:t xml:space="preserve"> opcions de la pujada d’arxius. </w:t>
      </w:r>
      <w:r>
        <w:t xml:space="preserve">Les closures que comencen a les línies </w:t>
      </w:r>
      <w:r w:rsidR="004764CE">
        <w:t>10</w:t>
      </w:r>
      <w:r>
        <w:t>, 1</w:t>
      </w:r>
      <w:r w:rsidR="004764CE">
        <w:t>6</w:t>
      </w:r>
      <w:r>
        <w:t xml:space="preserve"> i 2</w:t>
      </w:r>
      <w:r w:rsidR="004764CE">
        <w:t>2</w:t>
      </w:r>
      <w:r>
        <w:t xml:space="preserve"> serveixen perquè quan s’obri el menú lligat a aquests botons</w:t>
      </w:r>
      <w:r w:rsidR="0029342A">
        <w:t xml:space="preserve"> (el de </w:t>
      </w:r>
      <w:r w:rsidR="0029342A" w:rsidRPr="0029342A">
        <w:rPr>
          <w:i/>
        </w:rPr>
        <w:t>Inserir/editar enllaç</w:t>
      </w:r>
      <w:r w:rsidR="0029342A">
        <w:t xml:space="preserve">, </w:t>
      </w:r>
      <w:r w:rsidR="0029342A" w:rsidRPr="0029342A">
        <w:rPr>
          <w:i/>
        </w:rPr>
        <w:t>Imatges</w:t>
      </w:r>
      <w:r w:rsidR="0029342A">
        <w:t xml:space="preserve"> i </w:t>
      </w:r>
      <w:r w:rsidR="0029342A" w:rsidRPr="0029342A">
        <w:rPr>
          <w:i/>
        </w:rPr>
        <w:t>Flash</w:t>
      </w:r>
      <w:r w:rsidR="0029342A">
        <w:t>)</w:t>
      </w:r>
      <w:r>
        <w:t xml:space="preserve">, entre le seves pestanyes apareguin les de </w:t>
      </w:r>
      <w:r w:rsidRPr="00A905AF">
        <w:rPr>
          <w:i/>
        </w:rPr>
        <w:t>Puja</w:t>
      </w:r>
      <w:r>
        <w:t xml:space="preserve"> i </w:t>
      </w:r>
      <w:r w:rsidRPr="00A905AF">
        <w:rPr>
          <w:i/>
        </w:rPr>
        <w:t>Avançat</w:t>
      </w:r>
      <w:r>
        <w:t xml:space="preserve">, és a dir, </w:t>
      </w:r>
      <w:r w:rsidR="0029342A">
        <w:t xml:space="preserve">aquests </w:t>
      </w:r>
      <w:r>
        <w:t xml:space="preserve">botons tindran activada l’opció de pujada d’arxius. A </w:t>
      </w:r>
      <w:r w:rsidR="0029342A">
        <w:t>la línia</w:t>
      </w:r>
      <w:r>
        <w:t xml:space="preserve"> 1</w:t>
      </w:r>
      <w:r w:rsidR="0029342A">
        <w:t xml:space="preserve">3 s’indica que amb el botó de </w:t>
      </w:r>
      <w:r w:rsidR="0029342A" w:rsidRPr="0029342A">
        <w:rPr>
          <w:i/>
        </w:rPr>
        <w:t>Inserir/editar enlla</w:t>
      </w:r>
      <w:r w:rsidR="0029342A">
        <w:rPr>
          <w:i/>
        </w:rPr>
        <w:t xml:space="preserve">ç </w:t>
      </w:r>
      <w:r w:rsidR="0029342A">
        <w:t xml:space="preserve">en el moment d’intentar pujar un arxiu només es permetran pujar arxius tipus </w:t>
      </w:r>
      <w:r w:rsidR="0029342A" w:rsidRPr="0029342A">
        <w:rPr>
          <w:i/>
        </w:rPr>
        <w:t>pdf</w:t>
      </w:r>
      <w:r w:rsidR="0029342A">
        <w:t xml:space="preserve">, </w:t>
      </w:r>
      <w:r w:rsidR="0029342A" w:rsidRPr="0029342A">
        <w:rPr>
          <w:i/>
        </w:rPr>
        <w:t>doc</w:t>
      </w:r>
      <w:r w:rsidR="0029342A">
        <w:t xml:space="preserve"> i </w:t>
      </w:r>
      <w:r w:rsidR="0029342A" w:rsidRPr="0029342A">
        <w:rPr>
          <w:i/>
        </w:rPr>
        <w:t>docx</w:t>
      </w:r>
      <w:r w:rsidR="0029342A">
        <w:t>. En la línia 19</w:t>
      </w:r>
      <w:r>
        <w:t xml:space="preserve"> </w:t>
      </w:r>
      <w:r w:rsidR="0029342A">
        <w:t>s’indica el tipus de les imatges que es poden pujar al servidor.</w:t>
      </w:r>
    </w:p>
    <w:p w:rsidR="00F22915" w:rsidRDefault="008C0373">
      <w:pPr>
        <w:pStyle w:val="Ttol2"/>
        <w:rPr>
          <w:ins w:id="2485" w:author="UPC" w:date="2015-05-12T09:46:00Z"/>
        </w:rPr>
        <w:pPrChange w:id="2486" w:author="UPC" w:date="2015-05-12T09:26:00Z">
          <w:pPr>
            <w:pStyle w:val="Ttol3"/>
          </w:pPr>
        </w:pPrChange>
      </w:pPr>
      <w:bookmarkStart w:id="2487" w:name="_Toc421086119"/>
      <w:ins w:id="2488" w:author="UPC" w:date="2015-05-12T09:43:00Z">
        <w:r>
          <w:t xml:space="preserve">CKEditor: </w:t>
        </w:r>
      </w:ins>
      <w:moveToRangeStart w:id="2489" w:author="UPC" w:date="2015-05-12T09:26:00Z" w:name="move419186088"/>
      <w:moveTo w:id="2490" w:author="UPC" w:date="2015-05-12T09:26:00Z">
        <w:del w:id="2491" w:author="UPC" w:date="2015-05-12T09:43:00Z">
          <w:r w:rsidR="00F22915" w:rsidDel="008C0373">
            <w:delText>Més opcions per l’arxiu config.js</w:delText>
          </w:r>
        </w:del>
      </w:moveTo>
      <w:ins w:id="2492" w:author="UPC" w:date="2015-05-12T09:43:00Z">
        <w:r>
          <w:t>altres funcionalitats que poden ser útils</w:t>
        </w:r>
      </w:ins>
      <w:bookmarkEnd w:id="2487"/>
    </w:p>
    <w:p w:rsidR="00441351" w:rsidRDefault="00441351">
      <w:pPr>
        <w:rPr>
          <w:ins w:id="2493" w:author="UPC" w:date="2015-05-12T09:55:00Z"/>
        </w:rPr>
        <w:pPrChange w:id="2494" w:author="UPC" w:date="2015-05-12T09:46:00Z">
          <w:pPr>
            <w:pStyle w:val="Ttol3"/>
          </w:pPr>
        </w:pPrChange>
      </w:pPr>
      <w:ins w:id="2495" w:author="UPC" w:date="2015-05-12T09:49:00Z">
        <w:r>
          <w:t xml:space="preserve">Aquests apartats no es fan servir als projectes però potser en algun moment podria ser </w:t>
        </w:r>
      </w:ins>
      <w:ins w:id="2496" w:author="UPC" w:date="2015-05-12T09:50:00Z">
        <w:r w:rsidR="002B53E5">
          <w:t>necessària la seva aplicació.</w:t>
        </w:r>
        <w:r w:rsidR="00332329">
          <w:t xml:space="preserve"> Molts d’aquests exemples que s</w:t>
        </w:r>
      </w:ins>
      <w:ins w:id="2497" w:author="UPC" w:date="2015-05-12T09:51:00Z">
        <w:r w:rsidR="00332329">
          <w:t>’exposaran a continuació estan implementats en l’aplicació CKEditorDemo.</w:t>
        </w:r>
      </w:ins>
    </w:p>
    <w:p w:rsidR="00693D6E" w:rsidRDefault="00693D6E">
      <w:pPr>
        <w:pStyle w:val="Ttol3"/>
        <w:rPr>
          <w:ins w:id="2498" w:author="UPC" w:date="2015-05-12T10:00:00Z"/>
        </w:rPr>
      </w:pPr>
      <w:bookmarkStart w:id="2499" w:name="_Ref419197953"/>
      <w:bookmarkStart w:id="2500" w:name="_Ref419197956"/>
      <w:bookmarkStart w:id="2501" w:name="_Toc421086120"/>
      <w:ins w:id="2502" w:author="UPC" w:date="2015-05-12T09:55:00Z">
        <w:r>
          <w:t>Crear</w:t>
        </w:r>
      </w:ins>
      <w:ins w:id="2503" w:author="UPC" w:date="2015-05-12T09:58:00Z">
        <w:r w:rsidR="00B30356">
          <w:t xml:space="preserve"> un</w:t>
        </w:r>
        <w:r w:rsidR="00D40EC6">
          <w:t xml:space="preserve"> </w:t>
        </w:r>
        <w:r w:rsidR="00B30356">
          <w:t>CKEditor a partir d’un Text Area</w:t>
        </w:r>
      </w:ins>
      <w:bookmarkEnd w:id="2499"/>
      <w:bookmarkEnd w:id="2500"/>
      <w:bookmarkEnd w:id="2501"/>
    </w:p>
    <w:p w:rsidR="00D40EC6" w:rsidRDefault="00D40EC6">
      <w:pPr>
        <w:rPr>
          <w:ins w:id="2504" w:author="UPC" w:date="2015-05-12T10:02:00Z"/>
        </w:rPr>
        <w:pPrChange w:id="2505" w:author="UPC" w:date="2015-05-12T10:00:00Z">
          <w:pPr>
            <w:pStyle w:val="Ttol3"/>
          </w:pPr>
        </w:pPrChange>
      </w:pPr>
      <w:ins w:id="2506" w:author="UPC" w:date="2015-05-12T10:00:00Z">
        <w:r>
          <w:t xml:space="preserve">Es pot obtenir un editor de text </w:t>
        </w:r>
      </w:ins>
      <w:ins w:id="2507" w:author="UPC" w:date="2015-05-12T10:01:00Z">
        <w:r>
          <w:t xml:space="preserve">amb format (CKEditor) seguint els passos de l’apartat </w:t>
        </w:r>
        <w:r w:rsidRPr="006C734C">
          <w:rPr>
            <w:b/>
            <w:rPrChange w:id="2508" w:author="UPC" w:date="2015-05-12T10:02:00Z">
              <w:rPr/>
            </w:rPrChange>
          </w:rPr>
          <w:fldChar w:fldCharType="begin"/>
        </w:r>
        <w:r w:rsidRPr="006C734C">
          <w:rPr>
            <w:b/>
            <w:rPrChange w:id="2509" w:author="UPC" w:date="2015-05-12T10:02:00Z">
              <w:rPr/>
            </w:rPrChange>
          </w:rPr>
          <w:instrText xml:space="preserve"> REF _Ref419188234 \r \h </w:instrText>
        </w:r>
      </w:ins>
      <w:r w:rsidR="006C734C">
        <w:rPr>
          <w:b/>
        </w:rPr>
        <w:instrText xml:space="preserve"> \* MERGEFORMAT </w:instrText>
      </w:r>
      <w:r w:rsidRPr="006C734C">
        <w:rPr>
          <w:b/>
          <w:rPrChange w:id="2510" w:author="UPC" w:date="2015-05-12T10:02:00Z">
            <w:rPr>
              <w:b w:val="0"/>
            </w:rPr>
          </w:rPrChange>
        </w:rPr>
      </w:r>
      <w:r w:rsidRPr="006C734C">
        <w:rPr>
          <w:b/>
          <w:rPrChange w:id="2511" w:author="UPC" w:date="2015-05-12T10:02:00Z">
            <w:rPr/>
          </w:rPrChange>
        </w:rPr>
        <w:fldChar w:fldCharType="separate"/>
      </w:r>
      <w:ins w:id="2512" w:author="UPC" w:date="2015-06-03T09:11:00Z">
        <w:r w:rsidR="008D50D6">
          <w:rPr>
            <w:b/>
          </w:rPr>
          <w:t>3.2</w:t>
        </w:r>
      </w:ins>
      <w:ins w:id="2513" w:author="UPC" w:date="2015-05-12T10:01:00Z">
        <w:r w:rsidRPr="006C734C">
          <w:rPr>
            <w:b/>
            <w:rPrChange w:id="2514" w:author="UPC" w:date="2015-05-12T10:02:00Z">
              <w:rPr/>
            </w:rPrChange>
          </w:rPr>
          <w:fldChar w:fldCharType="end"/>
        </w:r>
        <w:r w:rsidRPr="006C734C">
          <w:rPr>
            <w:b/>
            <w:rPrChange w:id="2515" w:author="UPC" w:date="2015-05-12T10:02:00Z">
              <w:rPr/>
            </w:rPrChange>
          </w:rPr>
          <w:t xml:space="preserve"> </w:t>
        </w:r>
        <w:r w:rsidRPr="006C734C">
          <w:rPr>
            <w:b/>
            <w:rPrChange w:id="2516" w:author="UPC" w:date="2015-05-12T10:02:00Z">
              <w:rPr/>
            </w:rPrChange>
          </w:rPr>
          <w:fldChar w:fldCharType="begin"/>
        </w:r>
        <w:r w:rsidRPr="006C734C">
          <w:rPr>
            <w:b/>
            <w:rPrChange w:id="2517" w:author="UPC" w:date="2015-05-12T10:02:00Z">
              <w:rPr/>
            </w:rPrChange>
          </w:rPr>
          <w:instrText xml:space="preserve"> REF _Ref419188238 \h </w:instrText>
        </w:r>
      </w:ins>
      <w:r w:rsidR="006C734C">
        <w:rPr>
          <w:b/>
        </w:rPr>
        <w:instrText xml:space="preserve"> \* MERGEFORMAT </w:instrText>
      </w:r>
      <w:r w:rsidRPr="006C734C">
        <w:rPr>
          <w:b/>
          <w:rPrChange w:id="2518" w:author="UPC" w:date="2015-05-12T10:02:00Z">
            <w:rPr>
              <w:b w:val="0"/>
            </w:rPr>
          </w:rPrChange>
        </w:rPr>
      </w:r>
      <w:r w:rsidRPr="006C734C">
        <w:rPr>
          <w:b/>
          <w:rPrChange w:id="2519" w:author="UPC" w:date="2015-05-12T10:02:00Z">
            <w:rPr/>
          </w:rPrChange>
        </w:rPr>
        <w:fldChar w:fldCharType="separate"/>
      </w:r>
      <w:ins w:id="2520" w:author="UPC" w:date="2015-06-03T09:11:00Z">
        <w:r w:rsidR="008D50D6" w:rsidRPr="008D50D6">
          <w:rPr>
            <w:b/>
            <w:rPrChange w:id="2521" w:author="UPC" w:date="2015-06-03T09:11:00Z">
              <w:rPr/>
            </w:rPrChange>
          </w:rPr>
          <w:t>CKEditor</w:t>
        </w:r>
      </w:ins>
      <w:ins w:id="2522" w:author="UPC" w:date="2015-05-12T10:01:00Z">
        <w:r w:rsidRPr="006C734C">
          <w:rPr>
            <w:b/>
            <w:rPrChange w:id="2523" w:author="UPC" w:date="2015-05-12T10:02:00Z">
              <w:rPr/>
            </w:rPrChange>
          </w:rPr>
          <w:fldChar w:fldCharType="end"/>
        </w:r>
      </w:ins>
      <w:ins w:id="2524" w:author="UPC" w:date="2015-05-12T10:02:00Z">
        <w:r>
          <w:t xml:space="preserve"> però fent servir un Text Area en lloc del tag </w:t>
        </w:r>
        <w:r w:rsidRPr="00D40EC6">
          <w:rPr>
            <w:rStyle w:val="CodiCar"/>
            <w:rPrChange w:id="2525" w:author="UPC" w:date="2015-05-12T10:02:00Z">
              <w:rPr/>
            </w:rPrChange>
          </w:rPr>
          <w:t>&lt;ckeditor&gt;</w:t>
        </w:r>
        <w:r>
          <w:t>.</w:t>
        </w:r>
        <w:r w:rsidR="006E5195">
          <w:t xml:space="preserve"> Només cal substituir el codi de la </w:t>
        </w:r>
      </w:ins>
      <w:ins w:id="2526" w:author="UPC" w:date="2015-05-12T10:03:00Z">
        <w:r w:rsidR="006E5195" w:rsidRPr="00782A47">
          <w:rPr>
            <w:b/>
            <w:rPrChange w:id="2527" w:author="UPC" w:date="2015-05-12T10:03:00Z">
              <w:rPr/>
            </w:rPrChange>
          </w:rPr>
          <w:fldChar w:fldCharType="begin"/>
        </w:r>
        <w:r w:rsidR="006E5195" w:rsidRPr="00782A47">
          <w:rPr>
            <w:b/>
            <w:rPrChange w:id="2528" w:author="UPC" w:date="2015-05-12T10:03:00Z">
              <w:rPr/>
            </w:rPrChange>
          </w:rPr>
          <w:instrText xml:space="preserve"> REF _Ref419188324 \h </w:instrText>
        </w:r>
      </w:ins>
      <w:r w:rsidR="0042320F" w:rsidRPr="00782A47">
        <w:rPr>
          <w:b/>
          <w:rPrChange w:id="2529" w:author="UPC" w:date="2015-05-12T10:03:00Z">
            <w:rPr/>
          </w:rPrChange>
        </w:rPr>
        <w:instrText xml:space="preserve"> \* MERGEFORMAT </w:instrText>
      </w:r>
      <w:r w:rsidR="006E5195" w:rsidRPr="00782A47">
        <w:rPr>
          <w:b/>
          <w:rPrChange w:id="2530" w:author="UPC" w:date="2015-05-12T10:03:00Z">
            <w:rPr>
              <w:b w:val="0"/>
            </w:rPr>
          </w:rPrChange>
        </w:rPr>
      </w:r>
      <w:r w:rsidR="006E5195" w:rsidRPr="00782A47">
        <w:rPr>
          <w:b/>
          <w:rPrChange w:id="2531" w:author="UPC" w:date="2015-05-12T10:03:00Z">
            <w:rPr/>
          </w:rPrChange>
        </w:rPr>
        <w:fldChar w:fldCharType="separate"/>
      </w:r>
      <w:ins w:id="2532" w:author="UPC" w:date="2015-06-03T09:11:00Z">
        <w:r w:rsidR="008D50D6" w:rsidRPr="008D50D6">
          <w:rPr>
            <w:b/>
            <w:rPrChange w:id="2533" w:author="UPC" w:date="2015-06-03T09:11:00Z">
              <w:rPr/>
            </w:rPrChange>
          </w:rPr>
          <w:t xml:space="preserve">Figura </w:t>
        </w:r>
        <w:r w:rsidR="008D50D6" w:rsidRPr="008D50D6">
          <w:rPr>
            <w:b/>
            <w:noProof/>
            <w:rPrChange w:id="2534" w:author="UPC" w:date="2015-06-03T09:11:00Z">
              <w:rPr>
                <w:noProof/>
              </w:rPr>
            </w:rPrChange>
          </w:rPr>
          <w:t>28</w:t>
        </w:r>
        <w:r w:rsidR="008D50D6" w:rsidRPr="008D50D6">
          <w:rPr>
            <w:b/>
            <w:rPrChange w:id="2535" w:author="UPC" w:date="2015-06-03T09:11:00Z">
              <w:rPr/>
            </w:rPrChange>
          </w:rPr>
          <w:t>: Codi GSP per incloure CKEditor</w:t>
        </w:r>
      </w:ins>
      <w:ins w:id="2536" w:author="UPC" w:date="2015-05-12T10:03:00Z">
        <w:r w:rsidR="006E5195" w:rsidRPr="00782A47">
          <w:rPr>
            <w:b/>
            <w:rPrChange w:id="2537" w:author="UPC" w:date="2015-05-12T10:03:00Z">
              <w:rPr/>
            </w:rPrChange>
          </w:rPr>
          <w:fldChar w:fldCharType="end"/>
        </w:r>
        <w:r w:rsidR="006E5195">
          <w:t xml:space="preserve"> </w:t>
        </w:r>
      </w:ins>
      <w:ins w:id="2538" w:author="UPC" w:date="2015-05-12T10:02:00Z">
        <w:r w:rsidR="00F22704">
          <w:t>pe</w:t>
        </w:r>
      </w:ins>
      <w:ins w:id="2539" w:author="UPC" w:date="2015-05-12T10:03:00Z">
        <w:r w:rsidR="00072F32">
          <w:t>l següent</w:t>
        </w:r>
      </w:ins>
      <w:ins w:id="2540" w:author="UPC" w:date="2015-05-12T10:02:00Z">
        <w:r w:rsidR="006E5195">
          <w:t>:</w:t>
        </w:r>
      </w:ins>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Change w:id="2541" w:author="UPC" w:date="2015-05-12T12:33:00Z">
          <w:tblPr>
            <w:tblStyle w:val="Taulaambquadrcula"/>
            <w:tblW w:w="0" w:type="auto"/>
            <w:tblLook w:val="04A0" w:firstRow="1" w:lastRow="0" w:firstColumn="1" w:lastColumn="0" w:noHBand="0" w:noVBand="1"/>
          </w:tblPr>
        </w:tblPrChange>
      </w:tblPr>
      <w:tblGrid>
        <w:gridCol w:w="8645"/>
        <w:tblGridChange w:id="2542">
          <w:tblGrid>
            <w:gridCol w:w="8645"/>
          </w:tblGrid>
        </w:tblGridChange>
      </w:tblGrid>
      <w:tr w:rsidR="00BD6CFC" w:rsidTr="00BD6CFC">
        <w:trPr>
          <w:ins w:id="2543" w:author="UPC" w:date="2015-05-12T12:32:00Z"/>
        </w:trPr>
        <w:tc>
          <w:tcPr>
            <w:tcW w:w="8645" w:type="dxa"/>
            <w:shd w:val="pct5" w:color="auto" w:fill="auto"/>
            <w:tcPrChange w:id="2544" w:author="UPC" w:date="2015-05-12T12:33:00Z">
              <w:tcPr>
                <w:tcW w:w="8645" w:type="dxa"/>
              </w:tcPr>
            </w:tcPrChange>
          </w:tcPr>
          <w:p w:rsidR="00BD6CFC" w:rsidRPr="00BD6CFC" w:rsidRDefault="00BD6CFC" w:rsidP="00BD6CFC">
            <w:pPr>
              <w:autoSpaceDE w:val="0"/>
              <w:autoSpaceDN w:val="0"/>
              <w:adjustRightInd w:val="0"/>
              <w:spacing w:before="0" w:line="240" w:lineRule="auto"/>
              <w:ind w:left="0"/>
              <w:jc w:val="left"/>
              <w:rPr>
                <w:ins w:id="2545" w:author="UPC" w:date="2015-05-12T12:32:00Z"/>
                <w:rFonts w:ascii="Consolas" w:hAnsi="Consolas" w:cs="Consolas"/>
                <w:sz w:val="20"/>
              </w:rPr>
            </w:pPr>
            <w:ins w:id="2546" w:author="UPC" w:date="2015-05-12T12:32:00Z">
              <w:r w:rsidRPr="00BD6CFC">
                <w:rPr>
                  <w:rFonts w:ascii="Consolas" w:hAnsi="Consolas" w:cs="Consolas"/>
                  <w:color w:val="008080"/>
                  <w:sz w:val="20"/>
                </w:rPr>
                <w:t>&lt;</w:t>
              </w:r>
              <w:r w:rsidRPr="00BD6CFC">
                <w:rPr>
                  <w:rFonts w:ascii="Consolas" w:hAnsi="Consolas" w:cs="Consolas"/>
                  <w:color w:val="3F7F7F"/>
                  <w:sz w:val="20"/>
                </w:rPr>
                <w:t>head</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47" w:author="UPC" w:date="2015-05-12T12:32:00Z"/>
                <w:rFonts w:ascii="Consolas" w:hAnsi="Consolas" w:cs="Consolas"/>
                <w:sz w:val="20"/>
              </w:rPr>
            </w:pPr>
            <w:ins w:id="2548" w:author="UPC" w:date="2015-05-12T12:32:00Z">
              <w:r w:rsidRPr="00BD6CFC">
                <w:rPr>
                  <w:rFonts w:ascii="Consolas" w:hAnsi="Consolas" w:cs="Consolas"/>
                  <w:color w:val="000000"/>
                  <w:sz w:val="20"/>
                </w:rPr>
                <w:tab/>
              </w:r>
              <w:r w:rsidRPr="00BD6CFC">
                <w:rPr>
                  <w:rFonts w:ascii="Consolas" w:hAnsi="Consolas" w:cs="Consolas"/>
                  <w:color w:val="008080"/>
                  <w:sz w:val="20"/>
                </w:rPr>
                <w:t>&lt;</w:t>
              </w:r>
              <w:r w:rsidRPr="00BD6CFC">
                <w:rPr>
                  <w:rFonts w:ascii="Consolas" w:hAnsi="Consolas" w:cs="Consolas"/>
                  <w:color w:val="3F7F7F"/>
                  <w:sz w:val="20"/>
                </w:rPr>
                <w:t>ckeditor:resources</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49" w:author="UPC" w:date="2015-05-12T12:32:00Z"/>
                <w:rFonts w:ascii="Consolas" w:hAnsi="Consolas" w:cs="Consolas"/>
                <w:sz w:val="20"/>
              </w:rPr>
            </w:pPr>
            <w:ins w:id="2550" w:author="UPC" w:date="2015-05-12T12:32:00Z">
              <w:r w:rsidRPr="00BD6CFC">
                <w:rPr>
                  <w:rFonts w:ascii="Consolas" w:hAnsi="Consolas" w:cs="Consolas"/>
                  <w:color w:val="008080"/>
                  <w:sz w:val="20"/>
                </w:rPr>
                <w:t>&lt;/</w:t>
              </w:r>
              <w:r w:rsidRPr="00BD6CFC">
                <w:rPr>
                  <w:rFonts w:ascii="Consolas" w:hAnsi="Consolas" w:cs="Consolas"/>
                  <w:color w:val="3F7F7F"/>
                  <w:sz w:val="20"/>
                </w:rPr>
                <w:t>head</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51" w:author="UPC" w:date="2015-05-12T12:32:00Z"/>
                <w:rFonts w:ascii="Consolas" w:hAnsi="Consolas" w:cs="Consolas"/>
                <w:sz w:val="20"/>
              </w:rPr>
            </w:pPr>
            <w:ins w:id="2552" w:author="UPC" w:date="2015-05-12T12:32:00Z">
              <w:r w:rsidRPr="00BD6CFC">
                <w:rPr>
                  <w:rFonts w:ascii="Consolas" w:hAnsi="Consolas" w:cs="Consolas"/>
                  <w:color w:val="008080"/>
                  <w:sz w:val="20"/>
                </w:rPr>
                <w:t>&lt;</w:t>
              </w:r>
              <w:r w:rsidRPr="00BD6CFC">
                <w:rPr>
                  <w:rFonts w:ascii="Consolas" w:hAnsi="Consolas" w:cs="Consolas"/>
                  <w:color w:val="3F7F7F"/>
                  <w:sz w:val="20"/>
                </w:rPr>
                <w:t>body</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53" w:author="UPC" w:date="2015-05-12T12:32:00Z"/>
                <w:rFonts w:ascii="Consolas" w:hAnsi="Consolas" w:cs="Consolas"/>
                <w:sz w:val="20"/>
              </w:rPr>
            </w:pPr>
            <w:ins w:id="2554" w:author="UPC" w:date="2015-05-12T12:32:00Z">
              <w:r w:rsidRPr="00BD6CFC">
                <w:rPr>
                  <w:rFonts w:ascii="Consolas" w:hAnsi="Consolas" w:cs="Consolas"/>
                  <w:color w:val="000000"/>
                  <w:sz w:val="20"/>
                </w:rPr>
                <w:tab/>
              </w:r>
              <w:r w:rsidRPr="00BD6CFC">
                <w:rPr>
                  <w:rFonts w:ascii="Consolas" w:hAnsi="Consolas" w:cs="Consolas"/>
                  <w:color w:val="008080"/>
                  <w:sz w:val="20"/>
                </w:rPr>
                <w:t>&lt;</w:t>
              </w:r>
              <w:r w:rsidRPr="00BD6CFC">
                <w:rPr>
                  <w:rFonts w:ascii="Consolas" w:hAnsi="Consolas" w:cs="Consolas"/>
                  <w:color w:val="3F7F7F"/>
                  <w:sz w:val="20"/>
                </w:rPr>
                <w:t>form</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55" w:author="UPC" w:date="2015-05-12T12:32:00Z"/>
                <w:rFonts w:ascii="Consolas" w:hAnsi="Consolas" w:cs="Consolas"/>
                <w:sz w:val="20"/>
              </w:rPr>
            </w:pPr>
            <w:ins w:id="2556" w:author="UPC" w:date="2015-05-12T12:32:00Z">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textarea</w:t>
              </w:r>
              <w:r w:rsidRPr="00BD6CFC">
                <w:rPr>
                  <w:rFonts w:ascii="Consolas" w:hAnsi="Consolas" w:cs="Consolas"/>
                  <w:sz w:val="20"/>
                </w:rPr>
                <w:t xml:space="preserve"> </w:t>
              </w:r>
              <w:r w:rsidRPr="00BD6CFC">
                <w:rPr>
                  <w:rFonts w:ascii="Consolas" w:hAnsi="Consolas" w:cs="Consolas"/>
                  <w:color w:val="7F007F"/>
                  <w:sz w:val="20"/>
                </w:rPr>
                <w:t>name</w:t>
              </w:r>
              <w:r w:rsidRPr="00BD6CFC">
                <w:rPr>
                  <w:rFonts w:ascii="Consolas" w:hAnsi="Consolas" w:cs="Consolas"/>
                  <w:color w:val="000000"/>
                  <w:sz w:val="20"/>
                </w:rPr>
                <w:t>=</w:t>
              </w:r>
              <w:r w:rsidRPr="00BD6CFC">
                <w:rPr>
                  <w:rFonts w:ascii="Consolas" w:hAnsi="Consolas" w:cs="Consolas"/>
                  <w:i/>
                  <w:iCs/>
                  <w:color w:val="2A00FF"/>
                  <w:sz w:val="20"/>
                </w:rPr>
                <w:t>"text"</w:t>
              </w:r>
              <w:r w:rsidRPr="00BD6CFC">
                <w:rPr>
                  <w:rFonts w:ascii="Consolas" w:hAnsi="Consolas" w:cs="Consolas"/>
                  <w:sz w:val="20"/>
                </w:rPr>
                <w:t xml:space="preserve"> </w:t>
              </w:r>
              <w:r w:rsidRPr="00BD6CFC">
                <w:rPr>
                  <w:rFonts w:ascii="Consolas" w:hAnsi="Consolas" w:cs="Consolas"/>
                  <w:color w:val="7F007F"/>
                  <w:sz w:val="20"/>
                </w:rPr>
                <w:t>id</w:t>
              </w:r>
              <w:r w:rsidRPr="00BD6CFC">
                <w:rPr>
                  <w:rFonts w:ascii="Consolas" w:hAnsi="Consolas" w:cs="Consolas"/>
                  <w:color w:val="000000"/>
                  <w:sz w:val="20"/>
                </w:rPr>
                <w:t>=</w:t>
              </w:r>
              <w:r w:rsidRPr="00BD6CFC">
                <w:rPr>
                  <w:rFonts w:ascii="Consolas" w:hAnsi="Consolas" w:cs="Consolas"/>
                  <w:i/>
                  <w:iCs/>
                  <w:color w:val="2A00FF"/>
                  <w:sz w:val="20"/>
                </w:rPr>
                <w:t>"text"</w:t>
              </w:r>
              <w:r w:rsidRPr="00BD6CFC">
                <w:rPr>
                  <w:rFonts w:ascii="Consolas" w:hAnsi="Consolas" w:cs="Consolas"/>
                  <w:sz w:val="20"/>
                </w:rPr>
                <w:t xml:space="preserve"> </w:t>
              </w:r>
              <w:r w:rsidRPr="00BD6CFC">
                <w:rPr>
                  <w:rFonts w:ascii="Consolas" w:hAnsi="Consolas" w:cs="Consolas"/>
                  <w:color w:val="7F007F"/>
                  <w:sz w:val="20"/>
                </w:rPr>
                <w:t>rows</w:t>
              </w:r>
              <w:r w:rsidRPr="00BD6CFC">
                <w:rPr>
                  <w:rFonts w:ascii="Consolas" w:hAnsi="Consolas" w:cs="Consolas"/>
                  <w:color w:val="000000"/>
                  <w:sz w:val="20"/>
                </w:rPr>
                <w:t>=</w:t>
              </w:r>
              <w:r w:rsidRPr="00BD6CFC">
                <w:rPr>
                  <w:rFonts w:ascii="Consolas" w:hAnsi="Consolas" w:cs="Consolas"/>
                  <w:i/>
                  <w:iCs/>
                  <w:color w:val="2A00FF"/>
                  <w:sz w:val="20"/>
                </w:rPr>
                <w:t>"10"</w:t>
              </w:r>
              <w:r w:rsidRPr="00BD6CFC">
                <w:rPr>
                  <w:rFonts w:ascii="Consolas" w:hAnsi="Consolas" w:cs="Consolas"/>
                  <w:sz w:val="20"/>
                </w:rPr>
                <w:t xml:space="preserve"> </w:t>
              </w:r>
              <w:r w:rsidRPr="00BD6CFC">
                <w:rPr>
                  <w:rFonts w:ascii="Consolas" w:hAnsi="Consolas" w:cs="Consolas"/>
                  <w:color w:val="7F007F"/>
                  <w:sz w:val="20"/>
                </w:rPr>
                <w:t>cols</w:t>
              </w:r>
              <w:r w:rsidRPr="00BD6CFC">
                <w:rPr>
                  <w:rFonts w:ascii="Consolas" w:hAnsi="Consolas" w:cs="Consolas"/>
                  <w:color w:val="000000"/>
                  <w:sz w:val="20"/>
                </w:rPr>
                <w:t>=</w:t>
              </w:r>
              <w:r w:rsidRPr="00BD6CFC">
                <w:rPr>
                  <w:rFonts w:ascii="Consolas" w:hAnsi="Consolas" w:cs="Consolas"/>
                  <w:i/>
                  <w:iCs/>
                  <w:color w:val="2A00FF"/>
                  <w:sz w:val="20"/>
                </w:rPr>
                <w:t>"80"</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57" w:author="UPC" w:date="2015-05-12T12:32:00Z"/>
                <w:rFonts w:ascii="Consolas" w:hAnsi="Consolas" w:cs="Consolas"/>
                <w:sz w:val="20"/>
              </w:rPr>
            </w:pPr>
            <w:ins w:id="2558" w:author="UPC" w:date="2015-05-12T12:32:00Z">
              <w:r w:rsidRPr="00BD6CFC">
                <w:rPr>
                  <w:rFonts w:ascii="Consolas" w:hAnsi="Consolas" w:cs="Consolas"/>
                  <w:color w:val="000000"/>
                  <w:sz w:val="20"/>
                </w:rPr>
                <w:tab/>
                <w:t xml:space="preserve">        This is my textarea to be replaced with CKEditor.</w:t>
              </w:r>
            </w:ins>
          </w:p>
          <w:p w:rsidR="00BD6CFC" w:rsidRPr="00BD6CFC" w:rsidRDefault="00BD6CFC" w:rsidP="00BD6CFC">
            <w:pPr>
              <w:autoSpaceDE w:val="0"/>
              <w:autoSpaceDN w:val="0"/>
              <w:adjustRightInd w:val="0"/>
              <w:spacing w:before="0" w:line="240" w:lineRule="auto"/>
              <w:ind w:left="0"/>
              <w:jc w:val="left"/>
              <w:rPr>
                <w:ins w:id="2559" w:author="UPC" w:date="2015-05-12T12:32:00Z"/>
                <w:rFonts w:ascii="Consolas" w:hAnsi="Consolas" w:cs="Consolas"/>
                <w:sz w:val="20"/>
              </w:rPr>
            </w:pPr>
            <w:ins w:id="2560" w:author="UPC" w:date="2015-05-12T12:32:00Z">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textarea</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61" w:author="UPC" w:date="2015-05-12T12:32:00Z"/>
                <w:rFonts w:ascii="Consolas" w:hAnsi="Consolas" w:cs="Consolas"/>
                <w:sz w:val="20"/>
              </w:rPr>
            </w:pPr>
            <w:ins w:id="2562" w:author="UPC" w:date="2015-05-12T12:32:00Z">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g:actionSubmit</w:t>
              </w:r>
              <w:r w:rsidRPr="00BD6CFC">
                <w:rPr>
                  <w:rFonts w:ascii="Consolas" w:hAnsi="Consolas" w:cs="Consolas"/>
                  <w:sz w:val="20"/>
                </w:rPr>
                <w:t xml:space="preserve"> </w:t>
              </w:r>
              <w:r w:rsidRPr="00BD6CFC">
                <w:rPr>
                  <w:rFonts w:ascii="Consolas" w:hAnsi="Consolas" w:cs="Consolas"/>
                  <w:color w:val="7F007F"/>
                  <w:sz w:val="20"/>
                </w:rPr>
                <w:t>action</w:t>
              </w:r>
              <w:r w:rsidRPr="00BD6CFC">
                <w:rPr>
                  <w:rFonts w:ascii="Consolas" w:hAnsi="Consolas" w:cs="Consolas"/>
                  <w:color w:val="000000"/>
                  <w:sz w:val="20"/>
                </w:rPr>
                <w:t>=</w:t>
              </w:r>
              <w:r w:rsidRPr="00BD6CFC">
                <w:rPr>
                  <w:rFonts w:ascii="Consolas" w:hAnsi="Consolas" w:cs="Consolas"/>
                  <w:i/>
                  <w:iCs/>
                  <w:color w:val="2A00FF"/>
                  <w:sz w:val="20"/>
                </w:rPr>
                <w:t>"save"</w:t>
              </w:r>
              <w:r w:rsidRPr="00BD6CFC">
                <w:rPr>
                  <w:rFonts w:ascii="Consolas" w:hAnsi="Consolas" w:cs="Consolas"/>
                  <w:sz w:val="20"/>
                </w:rPr>
                <w:t xml:space="preserve"> </w:t>
              </w:r>
              <w:r w:rsidRPr="00BD6CFC">
                <w:rPr>
                  <w:rFonts w:ascii="Consolas" w:hAnsi="Consolas" w:cs="Consolas"/>
                  <w:color w:val="7F007F"/>
                  <w:sz w:val="20"/>
                </w:rPr>
                <w:t>value</w:t>
              </w:r>
              <w:r w:rsidRPr="00BD6CFC">
                <w:rPr>
                  <w:rFonts w:ascii="Consolas" w:hAnsi="Consolas" w:cs="Consolas"/>
                  <w:color w:val="000000"/>
                  <w:sz w:val="20"/>
                </w:rPr>
                <w:t>=</w:t>
              </w:r>
              <w:r w:rsidRPr="00BD6CFC">
                <w:rPr>
                  <w:rFonts w:ascii="Consolas" w:hAnsi="Consolas" w:cs="Consolas"/>
                  <w:i/>
                  <w:iCs/>
                  <w:color w:val="2A00FF"/>
                  <w:sz w:val="20"/>
                </w:rPr>
                <w:t>"Desar"</w:t>
              </w:r>
              <w:r w:rsidRPr="00BD6CFC">
                <w:rPr>
                  <w:rFonts w:ascii="Consolas" w:hAnsi="Consolas" w:cs="Consolas"/>
                  <w:sz w:val="20"/>
                </w:rPr>
                <w:t xml:space="preserve"> </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63" w:author="UPC" w:date="2015-05-12T12:32:00Z"/>
                <w:rFonts w:ascii="Consolas" w:hAnsi="Consolas" w:cs="Consolas"/>
                <w:sz w:val="20"/>
              </w:rPr>
            </w:pPr>
            <w:ins w:id="2564" w:author="UPC" w:date="2015-05-12T12:32:00Z">
              <w:r w:rsidRPr="00BD6CFC">
                <w:rPr>
                  <w:rFonts w:ascii="Consolas" w:hAnsi="Consolas" w:cs="Consolas"/>
                  <w:color w:val="000000"/>
                  <w:sz w:val="20"/>
                </w:rPr>
                <w:lastRenderedPageBreak/>
                <w:tab/>
                <w:t xml:space="preserve">    </w:t>
              </w:r>
              <w:r w:rsidRPr="00BD6CFC">
                <w:rPr>
                  <w:rFonts w:ascii="Consolas" w:hAnsi="Consolas" w:cs="Consolas"/>
                  <w:color w:val="008080"/>
                  <w:sz w:val="20"/>
                </w:rPr>
                <w:t>&lt;</w:t>
              </w:r>
              <w:r w:rsidRPr="00BD6CFC">
                <w:rPr>
                  <w:rFonts w:ascii="Consolas" w:hAnsi="Consolas" w:cs="Consolas"/>
                  <w:color w:val="3F7F7F"/>
                  <w:sz w:val="20"/>
                </w:rPr>
                <w:t>script</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65" w:author="UPC" w:date="2015-05-12T12:32:00Z"/>
                <w:rFonts w:ascii="Consolas" w:hAnsi="Consolas" w:cs="Consolas"/>
                <w:sz w:val="20"/>
              </w:rPr>
            </w:pPr>
            <w:ins w:id="2566" w:author="UPC" w:date="2015-05-12T12:32:00Z">
              <w:r w:rsidRPr="00BD6CFC">
                <w:rPr>
                  <w:rFonts w:ascii="Consolas" w:hAnsi="Consolas" w:cs="Consolas"/>
                  <w:color w:val="000000"/>
                  <w:sz w:val="20"/>
                </w:rPr>
                <w:tab/>
                <w:t xml:space="preserve">        </w:t>
              </w:r>
              <w:r w:rsidRPr="00BD6CFC">
                <w:rPr>
                  <w:rFonts w:ascii="Consolas" w:hAnsi="Consolas" w:cs="Consolas"/>
                  <w:color w:val="3F7F5F"/>
                  <w:sz w:val="20"/>
                </w:rPr>
                <w:t>// Replace the &lt;textarea id="</w:t>
              </w:r>
              <w:r>
                <w:rPr>
                  <w:rFonts w:ascii="Consolas" w:hAnsi="Consolas" w:cs="Consolas"/>
                  <w:color w:val="3F7F5F"/>
                  <w:sz w:val="20"/>
                </w:rPr>
                <w:t>text</w:t>
              </w:r>
              <w:r w:rsidRPr="00BD6CFC">
                <w:rPr>
                  <w:rFonts w:ascii="Consolas" w:hAnsi="Consolas" w:cs="Consolas"/>
                  <w:color w:val="3F7F5F"/>
                  <w:sz w:val="20"/>
                </w:rPr>
                <w:t>"&gt; with a CKEditor</w:t>
              </w:r>
            </w:ins>
          </w:p>
          <w:p w:rsidR="00BD6CFC" w:rsidRPr="00BD6CFC" w:rsidRDefault="00BD6CFC" w:rsidP="00BD6CFC">
            <w:pPr>
              <w:autoSpaceDE w:val="0"/>
              <w:autoSpaceDN w:val="0"/>
              <w:adjustRightInd w:val="0"/>
              <w:spacing w:before="0" w:line="240" w:lineRule="auto"/>
              <w:ind w:left="0"/>
              <w:jc w:val="left"/>
              <w:rPr>
                <w:ins w:id="2567" w:author="UPC" w:date="2015-05-12T12:32:00Z"/>
                <w:rFonts w:ascii="Consolas" w:hAnsi="Consolas" w:cs="Consolas"/>
                <w:sz w:val="20"/>
              </w:rPr>
            </w:pPr>
            <w:ins w:id="2568" w:author="UPC" w:date="2015-05-12T12:32:00Z">
              <w:r w:rsidRPr="00BD6CFC">
                <w:rPr>
                  <w:rFonts w:ascii="Consolas" w:hAnsi="Consolas" w:cs="Consolas"/>
                  <w:color w:val="000000"/>
                  <w:sz w:val="20"/>
                </w:rPr>
                <w:tab/>
                <w:t xml:space="preserve">        </w:t>
              </w:r>
              <w:r w:rsidRPr="00BD6CFC">
                <w:rPr>
                  <w:rFonts w:ascii="Consolas" w:hAnsi="Consolas" w:cs="Consolas"/>
                  <w:color w:val="3F7F5F"/>
                  <w:sz w:val="20"/>
                </w:rPr>
                <w:t>// instance, using default configuration.</w:t>
              </w:r>
            </w:ins>
          </w:p>
          <w:p w:rsidR="00BD6CFC" w:rsidRPr="00BD6CFC" w:rsidRDefault="00BD6CFC" w:rsidP="00BD6CFC">
            <w:pPr>
              <w:autoSpaceDE w:val="0"/>
              <w:autoSpaceDN w:val="0"/>
              <w:adjustRightInd w:val="0"/>
              <w:spacing w:before="0" w:line="240" w:lineRule="auto"/>
              <w:ind w:left="0"/>
              <w:jc w:val="left"/>
              <w:rPr>
                <w:ins w:id="2569" w:author="UPC" w:date="2015-05-12T12:32:00Z"/>
                <w:rFonts w:ascii="Consolas" w:hAnsi="Consolas" w:cs="Consolas"/>
                <w:sz w:val="20"/>
              </w:rPr>
            </w:pPr>
            <w:ins w:id="2570" w:author="UPC" w:date="2015-05-12T12:32:00Z">
              <w:r w:rsidRPr="00BD6CFC">
                <w:rPr>
                  <w:rFonts w:ascii="Consolas" w:hAnsi="Consolas" w:cs="Consolas"/>
                  <w:color w:val="000000"/>
                  <w:sz w:val="20"/>
                </w:rPr>
                <w:tab/>
                <w:t xml:space="preserve">        CKEDITOR.replace( </w:t>
              </w:r>
              <w:r w:rsidRPr="00BD6CFC">
                <w:rPr>
                  <w:rFonts w:ascii="Consolas" w:hAnsi="Consolas" w:cs="Consolas"/>
                  <w:color w:val="2A00FF"/>
                  <w:sz w:val="20"/>
                </w:rPr>
                <w:t>'text'</w:t>
              </w:r>
              <w:r w:rsidRPr="00BD6CFC">
                <w:rPr>
                  <w:rFonts w:ascii="Consolas" w:hAnsi="Consolas" w:cs="Consolas"/>
                  <w:color w:val="000000"/>
                  <w:sz w:val="20"/>
                </w:rPr>
                <w:t>, {</w:t>
              </w:r>
            </w:ins>
          </w:p>
          <w:p w:rsidR="00BD6CFC" w:rsidRPr="00BD6CFC" w:rsidRDefault="00BD6CFC" w:rsidP="00BD6CFC">
            <w:pPr>
              <w:autoSpaceDE w:val="0"/>
              <w:autoSpaceDN w:val="0"/>
              <w:adjustRightInd w:val="0"/>
              <w:spacing w:before="0" w:line="240" w:lineRule="auto"/>
              <w:ind w:left="0"/>
              <w:jc w:val="left"/>
              <w:rPr>
                <w:ins w:id="2571" w:author="UPC" w:date="2015-05-12T12:32:00Z"/>
                <w:rFonts w:ascii="Consolas" w:hAnsi="Consolas" w:cs="Consolas"/>
                <w:sz w:val="20"/>
              </w:rPr>
            </w:pPr>
            <w:ins w:id="2572" w:author="UPC" w:date="2015-05-12T12:32:00Z">
              <w:r w:rsidRPr="00BD6CFC">
                <w:rPr>
                  <w:rFonts w:ascii="Consolas" w:hAnsi="Consolas" w:cs="Consolas"/>
                  <w:color w:val="000000"/>
                  <w:sz w:val="20"/>
                </w:rPr>
                <w:tab/>
                <w:t xml:space="preserve">        </w:t>
              </w:r>
              <w:r w:rsidRPr="00BD6CFC">
                <w:rPr>
                  <w:rFonts w:ascii="Consolas" w:hAnsi="Consolas" w:cs="Consolas"/>
                  <w:color w:val="000000"/>
                  <w:sz w:val="20"/>
                </w:rPr>
                <w:tab/>
              </w:r>
            </w:ins>
          </w:p>
          <w:p w:rsidR="00BD6CFC" w:rsidRPr="00BD6CFC" w:rsidRDefault="00BD6CFC" w:rsidP="00BD6CFC">
            <w:pPr>
              <w:autoSpaceDE w:val="0"/>
              <w:autoSpaceDN w:val="0"/>
              <w:adjustRightInd w:val="0"/>
              <w:spacing w:before="0" w:line="240" w:lineRule="auto"/>
              <w:ind w:left="0"/>
              <w:jc w:val="left"/>
              <w:rPr>
                <w:ins w:id="2573" w:author="UPC" w:date="2015-05-12T12:32:00Z"/>
                <w:rFonts w:ascii="Consolas" w:hAnsi="Consolas" w:cs="Consolas"/>
                <w:sz w:val="20"/>
              </w:rPr>
            </w:pPr>
            <w:ins w:id="2574" w:author="UPC" w:date="2015-05-12T12:32:00Z">
              <w:r w:rsidRPr="00BD6CFC">
                <w:rPr>
                  <w:rFonts w:ascii="Consolas" w:hAnsi="Consolas" w:cs="Consolas"/>
                  <w:color w:val="000000"/>
                  <w:sz w:val="20"/>
                </w:rPr>
                <w:tab/>
                <w:t xml:space="preserve">        });</w:t>
              </w:r>
            </w:ins>
          </w:p>
          <w:p w:rsidR="00BD6CFC" w:rsidRPr="00BD6CFC" w:rsidRDefault="00BD6CFC" w:rsidP="00BD6CFC">
            <w:pPr>
              <w:autoSpaceDE w:val="0"/>
              <w:autoSpaceDN w:val="0"/>
              <w:adjustRightInd w:val="0"/>
              <w:spacing w:before="0" w:line="240" w:lineRule="auto"/>
              <w:ind w:left="0"/>
              <w:jc w:val="left"/>
              <w:rPr>
                <w:ins w:id="2575" w:author="UPC" w:date="2015-05-12T12:32:00Z"/>
                <w:rFonts w:ascii="Consolas" w:hAnsi="Consolas" w:cs="Consolas"/>
                <w:sz w:val="20"/>
              </w:rPr>
            </w:pPr>
            <w:ins w:id="2576" w:author="UPC" w:date="2015-05-12T12:32:00Z">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script</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77" w:author="UPC" w:date="2015-05-12T12:32:00Z"/>
                <w:rFonts w:ascii="Consolas" w:hAnsi="Consolas" w:cs="Consolas"/>
                <w:sz w:val="20"/>
              </w:rPr>
            </w:pPr>
            <w:ins w:id="2578" w:author="UPC" w:date="2015-05-12T12:32:00Z">
              <w:r w:rsidRPr="00BD6CFC">
                <w:rPr>
                  <w:rFonts w:ascii="Consolas" w:hAnsi="Consolas" w:cs="Consolas"/>
                  <w:color w:val="000000"/>
                  <w:sz w:val="20"/>
                </w:rPr>
                <w:tab/>
              </w:r>
              <w:r w:rsidRPr="00BD6CFC">
                <w:rPr>
                  <w:rFonts w:ascii="Consolas" w:hAnsi="Consolas" w:cs="Consolas"/>
                  <w:color w:val="008080"/>
                  <w:sz w:val="20"/>
                </w:rPr>
                <w:t>&lt;/</w:t>
              </w:r>
              <w:r w:rsidRPr="00BD6CFC">
                <w:rPr>
                  <w:rFonts w:ascii="Consolas" w:hAnsi="Consolas" w:cs="Consolas"/>
                  <w:color w:val="3F7F7F"/>
                  <w:sz w:val="20"/>
                </w:rPr>
                <w:t>form</w:t>
              </w:r>
              <w:r w:rsidRPr="00BD6CFC">
                <w:rPr>
                  <w:rFonts w:ascii="Consolas" w:hAnsi="Consolas" w:cs="Consolas"/>
                  <w:color w:val="008080"/>
                  <w:sz w:val="20"/>
                </w:rPr>
                <w:t>&gt;</w:t>
              </w:r>
            </w:ins>
          </w:p>
          <w:p w:rsidR="00BD6CFC" w:rsidRDefault="00BD6CFC" w:rsidP="00BD6CFC">
            <w:pPr>
              <w:ind w:left="0"/>
              <w:rPr>
                <w:ins w:id="2579" w:author="UPC" w:date="2015-05-12T12:32:00Z"/>
              </w:rPr>
            </w:pPr>
            <w:ins w:id="2580" w:author="UPC" w:date="2015-05-12T12:32:00Z">
              <w:r w:rsidRPr="00BD6CFC">
                <w:rPr>
                  <w:rFonts w:ascii="Consolas" w:hAnsi="Consolas" w:cs="Consolas"/>
                  <w:color w:val="008080"/>
                  <w:sz w:val="20"/>
                </w:rPr>
                <w:t>&lt;/</w:t>
              </w:r>
              <w:r w:rsidRPr="00BD6CFC">
                <w:rPr>
                  <w:rFonts w:ascii="Consolas" w:hAnsi="Consolas" w:cs="Consolas"/>
                  <w:color w:val="3F7F7F"/>
                  <w:sz w:val="20"/>
                </w:rPr>
                <w:t>body</w:t>
              </w:r>
              <w:r w:rsidRPr="00BD6CFC">
                <w:rPr>
                  <w:rFonts w:ascii="Consolas" w:hAnsi="Consolas" w:cs="Consolas"/>
                  <w:color w:val="008080"/>
                  <w:sz w:val="20"/>
                </w:rPr>
                <w:t>&gt;</w:t>
              </w:r>
            </w:ins>
          </w:p>
        </w:tc>
      </w:tr>
    </w:tbl>
    <w:p w:rsidR="00D40EC6" w:rsidRDefault="00E1395E">
      <w:pPr>
        <w:pStyle w:val="Llegenda"/>
        <w:rPr>
          <w:ins w:id="2581" w:author="UPC" w:date="2015-05-12T12:35:00Z"/>
        </w:rPr>
        <w:pPrChange w:id="2582" w:author="UPC" w:date="2015-05-12T12:35:00Z">
          <w:pPr>
            <w:pStyle w:val="Ttol3"/>
          </w:pPr>
        </w:pPrChange>
      </w:pPr>
      <w:bookmarkStart w:id="2583" w:name="_Toc421086265"/>
      <w:ins w:id="2584" w:author="UPC" w:date="2015-05-12T12:35:00Z">
        <w:r>
          <w:lastRenderedPageBreak/>
          <w:t xml:space="preserve">Figura </w:t>
        </w:r>
        <w:r>
          <w:fldChar w:fldCharType="begin"/>
        </w:r>
        <w:r>
          <w:instrText xml:space="preserve"> SEQ Figura \* ARABIC </w:instrText>
        </w:r>
      </w:ins>
      <w:r>
        <w:fldChar w:fldCharType="separate"/>
      </w:r>
      <w:ins w:id="2585" w:author="UPC" w:date="2015-06-03T09:11:00Z">
        <w:r w:rsidR="008D50D6">
          <w:rPr>
            <w:noProof/>
          </w:rPr>
          <w:t>103</w:t>
        </w:r>
      </w:ins>
      <w:ins w:id="2586" w:author="UPC" w:date="2015-05-12T12:35:00Z">
        <w:r>
          <w:fldChar w:fldCharType="end"/>
        </w:r>
        <w:r>
          <w:t>: CKEditor realitzat des d'un Text Area</w:t>
        </w:r>
        <w:bookmarkEnd w:id="2583"/>
      </w:ins>
    </w:p>
    <w:p w:rsidR="00E1395E" w:rsidRPr="00367810" w:rsidRDefault="00E1395E">
      <w:pPr>
        <w:pPrChange w:id="2587" w:author="UPC" w:date="2015-05-12T12:35:00Z">
          <w:pPr>
            <w:pStyle w:val="Ttol3"/>
          </w:pPr>
        </w:pPrChange>
      </w:pPr>
      <w:ins w:id="2588" w:author="UPC" w:date="2015-05-12T12:36:00Z">
        <w:r>
          <w:t>Mitjançant codi JavaScript s’aconsegueix que un element Text Area es comporti com a un CKEditor.</w:t>
        </w:r>
      </w:ins>
    </w:p>
    <w:p w:rsidR="00385D7B" w:rsidRDefault="00F22915">
      <w:pPr>
        <w:pStyle w:val="Ttol3"/>
        <w:rPr>
          <w:ins w:id="2589" w:author="UPC" w:date="2015-05-12T09:46:00Z"/>
        </w:rPr>
        <w:pPrChange w:id="2590" w:author="UPC" w:date="2015-05-12T09:45:00Z">
          <w:pPr/>
        </w:pPrChange>
      </w:pPr>
      <w:moveTo w:id="2591" w:author="UPC" w:date="2015-05-12T09:26:00Z">
        <w:del w:id="2592" w:author="UPC" w:date="2015-05-12T09:46:00Z">
          <w:r w:rsidDel="00441351">
            <w:delText xml:space="preserve">Es descriuran altres configuracions interessants que es poden afegir a l’arxiu </w:delText>
          </w:r>
          <w:r w:rsidRPr="00A431B2" w:rsidDel="00441351">
            <w:delText>config.js</w:delText>
          </w:r>
          <w:r w:rsidDel="00441351">
            <w:delText xml:space="preserve"> o el seu equivalent.</w:delText>
          </w:r>
        </w:del>
      </w:moveTo>
      <w:bookmarkStart w:id="2593" w:name="_Toc421086121"/>
      <w:ins w:id="2594" w:author="UPC" w:date="2015-05-12T09:45:00Z">
        <w:r w:rsidR="00385D7B">
          <w:t>Més opcions de l’arxiu config.js</w:t>
        </w:r>
      </w:ins>
      <w:bookmarkEnd w:id="2593"/>
    </w:p>
    <w:p w:rsidR="00441351" w:rsidRDefault="00441351">
      <w:pPr>
        <w:rPr>
          <w:ins w:id="2595" w:author="UPC" w:date="2015-05-12T12:48:00Z"/>
        </w:rPr>
      </w:pPr>
      <w:ins w:id="2596" w:author="UPC" w:date="2015-05-12T09:46:00Z">
        <w:r>
          <w:t xml:space="preserve">Es descriuran altres configuracions interessants que es poden afegir a l’arxiu </w:t>
        </w:r>
        <w:r w:rsidRPr="00A431B2">
          <w:rPr>
            <w:b/>
            <w:i/>
          </w:rPr>
          <w:t>config.js</w:t>
        </w:r>
        <w:r>
          <w:t xml:space="preserve"> o el seu equivalent.</w:t>
        </w:r>
      </w:ins>
    </w:p>
    <w:p w:rsidR="00DA6D4D" w:rsidRDefault="00DA6D4D" w:rsidP="00DA6D4D">
      <w:pPr>
        <w:pStyle w:val="Ttol4"/>
        <w:rPr>
          <w:ins w:id="2597" w:author="UPC" w:date="2015-05-12T12:48:00Z"/>
        </w:rPr>
      </w:pPr>
      <w:bookmarkStart w:id="2598" w:name="_Toc421086122"/>
      <w:ins w:id="2599" w:author="UPC" w:date="2015-05-12T12:48:00Z">
        <w:r>
          <w:t>Declarar les opcions de l’arxiu config.js a la vista GSP</w:t>
        </w:r>
        <w:bookmarkEnd w:id="2598"/>
      </w:ins>
    </w:p>
    <w:p w:rsidR="00DA6D4D" w:rsidRDefault="00DA6D4D" w:rsidP="00DA6D4D">
      <w:pPr>
        <w:rPr>
          <w:ins w:id="2600" w:author="UPC" w:date="2015-05-12T12:49:00Z"/>
        </w:rPr>
      </w:pPr>
      <w:ins w:id="2601" w:author="UPC" w:date="2015-05-12T12:48:00Z">
        <w:r>
          <w:t xml:space="preserve">És necessari fer servir un Text Area i JavaScript per implementar el CKEditor tal i com es fa a l’apartat </w:t>
        </w:r>
        <w:r w:rsidRPr="00134FD6">
          <w:rPr>
            <w:b/>
          </w:rPr>
          <w:fldChar w:fldCharType="begin"/>
        </w:r>
        <w:r w:rsidRPr="00134FD6">
          <w:rPr>
            <w:b/>
          </w:rPr>
          <w:instrText xml:space="preserve"> REF _Ref419197953 \r \h </w:instrText>
        </w:r>
        <w:r>
          <w:rPr>
            <w:b/>
          </w:rPr>
          <w:instrText xml:space="preserve"> \* MERGEFORMAT </w:instrText>
        </w:r>
      </w:ins>
      <w:r w:rsidRPr="00134FD6">
        <w:rPr>
          <w:b/>
        </w:rPr>
      </w:r>
      <w:ins w:id="2602" w:author="UPC" w:date="2015-05-12T12:48:00Z">
        <w:r w:rsidRPr="00134FD6">
          <w:rPr>
            <w:b/>
          </w:rPr>
          <w:fldChar w:fldCharType="separate"/>
        </w:r>
      </w:ins>
      <w:ins w:id="2603" w:author="UPC" w:date="2015-06-03T09:11:00Z">
        <w:r w:rsidR="008D50D6">
          <w:rPr>
            <w:b/>
          </w:rPr>
          <w:t>6.7.1</w:t>
        </w:r>
      </w:ins>
      <w:ins w:id="2604" w:author="UPC" w:date="2015-05-12T12:48:00Z">
        <w:r w:rsidRPr="00134FD6">
          <w:rPr>
            <w:b/>
          </w:rPr>
          <w:fldChar w:fldCharType="end"/>
        </w:r>
        <w:r w:rsidRPr="00134FD6">
          <w:rPr>
            <w:b/>
          </w:rPr>
          <w:t xml:space="preserve"> </w:t>
        </w:r>
        <w:r w:rsidRPr="00134FD6">
          <w:rPr>
            <w:b/>
          </w:rPr>
          <w:fldChar w:fldCharType="begin"/>
        </w:r>
        <w:r w:rsidRPr="00134FD6">
          <w:rPr>
            <w:b/>
          </w:rPr>
          <w:instrText xml:space="preserve"> REF _Ref419197956 \h </w:instrText>
        </w:r>
        <w:r>
          <w:rPr>
            <w:b/>
          </w:rPr>
          <w:instrText xml:space="preserve"> \* MERGEFORMAT </w:instrText>
        </w:r>
      </w:ins>
      <w:r w:rsidRPr="00134FD6">
        <w:rPr>
          <w:b/>
        </w:rPr>
      </w:r>
      <w:ins w:id="2605" w:author="UPC" w:date="2015-05-12T12:48:00Z">
        <w:r w:rsidRPr="00134FD6">
          <w:rPr>
            <w:b/>
          </w:rPr>
          <w:fldChar w:fldCharType="separate"/>
        </w:r>
      </w:ins>
      <w:ins w:id="2606" w:author="UPC" w:date="2015-06-03T09:11:00Z">
        <w:r w:rsidR="008D50D6" w:rsidRPr="008D50D6">
          <w:rPr>
            <w:b/>
            <w:rPrChange w:id="2607" w:author="UPC" w:date="2015-06-03T09:11:00Z">
              <w:rPr/>
            </w:rPrChange>
          </w:rPr>
          <w:t>Crear un CKEditor a partir d’un Text Area</w:t>
        </w:r>
      </w:ins>
      <w:ins w:id="2608" w:author="UPC" w:date="2015-05-12T12:48:00Z">
        <w:r w:rsidRPr="00134FD6">
          <w:rPr>
            <w:b/>
          </w:rPr>
          <w:fldChar w:fldCharType="end"/>
        </w:r>
        <w:r>
          <w:t>.</w:t>
        </w:r>
      </w:ins>
    </w:p>
    <w:p w:rsidR="006501C2" w:rsidRDefault="009D2152" w:rsidP="00DA6D4D">
      <w:pPr>
        <w:rPr>
          <w:ins w:id="2609" w:author="UPC" w:date="2015-05-12T12:50:00Z"/>
        </w:rPr>
      </w:pPr>
      <w:ins w:id="2610" w:author="UPC" w:date="2015-05-12T12:50:00Z">
        <w:r>
          <w:t xml:space="preserve">La part de l’script </w:t>
        </w:r>
      </w:ins>
      <w:ins w:id="2611" w:author="UPC" w:date="2015-05-12T12:52:00Z">
        <w:r w:rsidR="00AA3AB8">
          <w:t xml:space="preserve">que fa que el </w:t>
        </w:r>
      </w:ins>
      <w:ins w:id="2612" w:author="UPC" w:date="2015-05-12T12:54:00Z">
        <w:r w:rsidR="00257C46">
          <w:t xml:space="preserve">Text Area es comporti com un CKEditor </w:t>
        </w:r>
      </w:ins>
      <w:ins w:id="2613" w:author="UPC" w:date="2015-05-12T12:50:00Z">
        <w:r>
          <w:t>queda de la següent manera:</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614" w:author="UPC" w:date="2015-05-12T12:54:00Z">
          <w:tblPr>
            <w:tblStyle w:val="Taulaambquadrcula"/>
            <w:tblW w:w="0" w:type="auto"/>
            <w:tblLook w:val="04A0" w:firstRow="1" w:lastRow="0" w:firstColumn="1" w:lastColumn="0" w:noHBand="0" w:noVBand="1"/>
          </w:tblPr>
        </w:tblPrChange>
      </w:tblPr>
      <w:tblGrid>
        <w:gridCol w:w="8645"/>
        <w:tblGridChange w:id="2615">
          <w:tblGrid>
            <w:gridCol w:w="8645"/>
          </w:tblGrid>
        </w:tblGridChange>
      </w:tblGrid>
      <w:tr w:rsidR="009D2152" w:rsidTr="0092331D">
        <w:trPr>
          <w:ins w:id="2616" w:author="UPC" w:date="2015-05-12T12:51:00Z"/>
        </w:trPr>
        <w:tc>
          <w:tcPr>
            <w:tcW w:w="8645" w:type="dxa"/>
            <w:shd w:val="pct5" w:color="auto" w:fill="auto"/>
            <w:tcPrChange w:id="2617" w:author="UPC" w:date="2015-05-12T12:54:00Z">
              <w:tcPr>
                <w:tcW w:w="8645" w:type="dxa"/>
              </w:tcPr>
            </w:tcPrChange>
          </w:tcPr>
          <w:p w:rsidR="009D2152" w:rsidRDefault="009D2152" w:rsidP="009D2152">
            <w:pPr>
              <w:autoSpaceDE w:val="0"/>
              <w:autoSpaceDN w:val="0"/>
              <w:adjustRightInd w:val="0"/>
              <w:spacing w:before="0" w:line="240" w:lineRule="auto"/>
              <w:ind w:left="0"/>
              <w:jc w:val="left"/>
              <w:rPr>
                <w:ins w:id="2618" w:author="UPC" w:date="2015-05-12T12:51:00Z"/>
                <w:rFonts w:ascii="Consolas" w:hAnsi="Consolas" w:cs="Consolas"/>
                <w:sz w:val="20"/>
              </w:rPr>
            </w:pPr>
            <w:ins w:id="2619" w:author="UPC" w:date="2015-05-12T12:51: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p w:rsidR="009D2152" w:rsidRDefault="009D2152" w:rsidP="009D2152">
            <w:pPr>
              <w:autoSpaceDE w:val="0"/>
              <w:autoSpaceDN w:val="0"/>
              <w:adjustRightInd w:val="0"/>
              <w:spacing w:before="0" w:line="240" w:lineRule="auto"/>
              <w:ind w:left="0"/>
              <w:jc w:val="left"/>
              <w:rPr>
                <w:ins w:id="2620" w:author="UPC" w:date="2015-05-12T12:51:00Z"/>
                <w:rFonts w:ascii="Consolas" w:hAnsi="Consolas" w:cs="Consolas"/>
                <w:sz w:val="20"/>
              </w:rPr>
            </w:pPr>
            <w:ins w:id="2621" w:author="UPC" w:date="2015-05-12T12:51:00Z">
              <w:r>
                <w:rPr>
                  <w:rFonts w:ascii="Consolas" w:hAnsi="Consolas" w:cs="Consolas"/>
                  <w:color w:val="000000"/>
                  <w:sz w:val="20"/>
                </w:rPr>
                <w:tab/>
                <w:t xml:space="preserve"> </w:t>
              </w:r>
              <w:r>
                <w:rPr>
                  <w:rFonts w:ascii="Consolas" w:hAnsi="Consolas" w:cs="Consolas"/>
                  <w:color w:val="3F7F5F"/>
                  <w:sz w:val="20"/>
                </w:rPr>
                <w:t>// Replace the &lt;textarea id="text"&gt; with a CKEditor</w:t>
              </w:r>
            </w:ins>
          </w:p>
          <w:p w:rsidR="009D2152" w:rsidRDefault="009D2152" w:rsidP="009D2152">
            <w:pPr>
              <w:autoSpaceDE w:val="0"/>
              <w:autoSpaceDN w:val="0"/>
              <w:adjustRightInd w:val="0"/>
              <w:spacing w:before="0" w:line="240" w:lineRule="auto"/>
              <w:ind w:left="0"/>
              <w:jc w:val="left"/>
              <w:rPr>
                <w:ins w:id="2622" w:author="UPC" w:date="2015-05-12T12:51:00Z"/>
                <w:rFonts w:ascii="Consolas" w:hAnsi="Consolas" w:cs="Consolas"/>
                <w:sz w:val="20"/>
              </w:rPr>
            </w:pPr>
            <w:ins w:id="2623" w:author="UPC" w:date="2015-05-12T12:51:00Z">
              <w:r>
                <w:rPr>
                  <w:rFonts w:ascii="Consolas" w:hAnsi="Consolas" w:cs="Consolas"/>
                  <w:color w:val="000000"/>
                  <w:sz w:val="20"/>
                </w:rPr>
                <w:tab/>
                <w:t xml:space="preserve"> </w:t>
              </w:r>
              <w:r>
                <w:rPr>
                  <w:rFonts w:ascii="Consolas" w:hAnsi="Consolas" w:cs="Consolas"/>
                  <w:color w:val="3F7F5F"/>
                  <w:sz w:val="20"/>
                </w:rPr>
                <w:t>// instance, using default configuration.</w:t>
              </w:r>
            </w:ins>
          </w:p>
          <w:p w:rsidR="009D2152" w:rsidRDefault="009D2152" w:rsidP="009D2152">
            <w:pPr>
              <w:autoSpaceDE w:val="0"/>
              <w:autoSpaceDN w:val="0"/>
              <w:adjustRightInd w:val="0"/>
              <w:spacing w:before="0" w:line="240" w:lineRule="auto"/>
              <w:ind w:left="0"/>
              <w:jc w:val="left"/>
              <w:rPr>
                <w:ins w:id="2624" w:author="UPC" w:date="2015-05-12T12:51:00Z"/>
                <w:rFonts w:ascii="Consolas" w:hAnsi="Consolas" w:cs="Consolas"/>
                <w:sz w:val="20"/>
              </w:rPr>
            </w:pPr>
            <w:ins w:id="2625" w:author="UPC" w:date="2015-05-12T12:51:00Z">
              <w:r>
                <w:rPr>
                  <w:rFonts w:ascii="Consolas" w:hAnsi="Consolas" w:cs="Consolas"/>
                  <w:color w:val="000000"/>
                  <w:sz w:val="20"/>
                </w:rPr>
                <w:tab/>
                <w:t xml:space="preserve"> CKEDITOR.replace( </w:t>
              </w:r>
              <w:r>
                <w:rPr>
                  <w:rFonts w:ascii="Consolas" w:hAnsi="Consolas" w:cs="Consolas"/>
                  <w:color w:val="2A00FF"/>
                  <w:sz w:val="20"/>
                </w:rPr>
                <w:t>'text'</w:t>
              </w:r>
              <w:r>
                <w:rPr>
                  <w:rFonts w:ascii="Consolas" w:hAnsi="Consolas" w:cs="Consolas"/>
                  <w:color w:val="000000"/>
                  <w:sz w:val="20"/>
                </w:rPr>
                <w:t>, {</w:t>
              </w:r>
            </w:ins>
          </w:p>
          <w:p w:rsidR="009D2152" w:rsidRDefault="009D2152" w:rsidP="009D2152">
            <w:pPr>
              <w:autoSpaceDE w:val="0"/>
              <w:autoSpaceDN w:val="0"/>
              <w:adjustRightInd w:val="0"/>
              <w:spacing w:before="0" w:line="240" w:lineRule="auto"/>
              <w:ind w:left="0"/>
              <w:jc w:val="left"/>
              <w:rPr>
                <w:ins w:id="2626" w:author="UPC" w:date="2015-05-12T12:51:00Z"/>
                <w:rFonts w:ascii="Consolas" w:hAnsi="Consolas" w:cs="Consolas"/>
                <w:sz w:val="20"/>
              </w:rPr>
            </w:pPr>
            <w:ins w:id="2627" w:author="UPC" w:date="2015-05-12T12:51:00Z">
              <w:r>
                <w:rPr>
                  <w:rFonts w:ascii="Consolas" w:hAnsi="Consolas" w:cs="Consolas"/>
                  <w:color w:val="000000"/>
                  <w:sz w:val="20"/>
                </w:rPr>
                <w:tab/>
                <w:t xml:space="preserve">       language: </w:t>
              </w:r>
              <w:r>
                <w:rPr>
                  <w:rFonts w:ascii="Consolas" w:hAnsi="Consolas" w:cs="Consolas"/>
                  <w:color w:val="2A00FF"/>
                  <w:sz w:val="20"/>
                </w:rPr>
                <w:t>'fr'</w:t>
              </w:r>
              <w:r>
                <w:rPr>
                  <w:rFonts w:ascii="Consolas" w:hAnsi="Consolas" w:cs="Consolas"/>
                  <w:color w:val="000000"/>
                  <w:sz w:val="20"/>
                </w:rPr>
                <w:t>,</w:t>
              </w:r>
            </w:ins>
          </w:p>
          <w:p w:rsidR="009D2152" w:rsidRDefault="009D2152" w:rsidP="009D2152">
            <w:pPr>
              <w:autoSpaceDE w:val="0"/>
              <w:autoSpaceDN w:val="0"/>
              <w:adjustRightInd w:val="0"/>
              <w:spacing w:before="0" w:line="240" w:lineRule="auto"/>
              <w:ind w:left="0"/>
              <w:jc w:val="left"/>
              <w:rPr>
                <w:ins w:id="2628" w:author="UPC" w:date="2015-05-12T12:51:00Z"/>
                <w:rFonts w:ascii="Consolas" w:hAnsi="Consolas" w:cs="Consolas"/>
                <w:sz w:val="20"/>
              </w:rPr>
            </w:pPr>
            <w:ins w:id="2629" w:author="UPC" w:date="2015-05-12T12:51:00Z">
              <w:r>
                <w:rPr>
                  <w:rFonts w:ascii="Consolas" w:hAnsi="Consolas" w:cs="Consolas"/>
                  <w:color w:val="000000"/>
                  <w:sz w:val="20"/>
                </w:rPr>
                <w:tab/>
                <w:t xml:space="preserve">       uiColor: </w:t>
              </w:r>
              <w:r>
                <w:rPr>
                  <w:rFonts w:ascii="Consolas" w:hAnsi="Consolas" w:cs="Consolas"/>
                  <w:color w:val="2A00FF"/>
                  <w:sz w:val="20"/>
                </w:rPr>
                <w:t>'#9AB8F3'</w:t>
              </w:r>
            </w:ins>
          </w:p>
          <w:p w:rsidR="009D2152" w:rsidRDefault="009D2152" w:rsidP="009D2152">
            <w:pPr>
              <w:autoSpaceDE w:val="0"/>
              <w:autoSpaceDN w:val="0"/>
              <w:adjustRightInd w:val="0"/>
              <w:spacing w:before="0" w:line="240" w:lineRule="auto"/>
              <w:ind w:left="0"/>
              <w:jc w:val="left"/>
              <w:rPr>
                <w:ins w:id="2630" w:author="UPC" w:date="2015-05-12T12:51:00Z"/>
                <w:rFonts w:ascii="Consolas" w:hAnsi="Consolas" w:cs="Consolas"/>
                <w:sz w:val="20"/>
              </w:rPr>
            </w:pPr>
            <w:ins w:id="2631" w:author="UPC" w:date="2015-05-12T12:51:00Z">
              <w:r>
                <w:rPr>
                  <w:rFonts w:ascii="Consolas" w:hAnsi="Consolas" w:cs="Consolas"/>
                  <w:color w:val="000000"/>
                  <w:sz w:val="20"/>
                </w:rPr>
                <w:tab/>
                <w:t xml:space="preserve"> });</w:t>
              </w:r>
            </w:ins>
          </w:p>
          <w:p w:rsidR="009D2152" w:rsidRDefault="009D2152" w:rsidP="009D2152">
            <w:pPr>
              <w:ind w:left="0"/>
              <w:rPr>
                <w:ins w:id="2632" w:author="UPC" w:date="2015-05-12T12:51:00Z"/>
              </w:rPr>
            </w:pPr>
            <w:ins w:id="2633" w:author="UPC" w:date="2015-05-12T12:51: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tc>
      </w:tr>
    </w:tbl>
    <w:p w:rsidR="009D2152" w:rsidRPr="00134FD6" w:rsidRDefault="001E3B4F">
      <w:pPr>
        <w:pStyle w:val="Llegenda"/>
        <w:rPr>
          <w:ins w:id="2634" w:author="UPC" w:date="2015-05-12T12:48:00Z"/>
        </w:rPr>
        <w:pPrChange w:id="2635" w:author="UPC" w:date="2015-05-12T12:55:00Z">
          <w:pPr/>
        </w:pPrChange>
      </w:pPr>
      <w:bookmarkStart w:id="2636" w:name="_Toc421086266"/>
      <w:ins w:id="2637" w:author="UPC" w:date="2015-05-12T12:55:00Z">
        <w:r>
          <w:t xml:space="preserve">Figura </w:t>
        </w:r>
        <w:r>
          <w:fldChar w:fldCharType="begin"/>
        </w:r>
        <w:r>
          <w:instrText xml:space="preserve"> SEQ Figura \* ARABIC </w:instrText>
        </w:r>
      </w:ins>
      <w:r>
        <w:fldChar w:fldCharType="separate"/>
      </w:r>
      <w:ins w:id="2638" w:author="UPC" w:date="2015-06-03T09:11:00Z">
        <w:r w:rsidR="008D50D6">
          <w:rPr>
            <w:noProof/>
          </w:rPr>
          <w:t>104</w:t>
        </w:r>
      </w:ins>
      <w:ins w:id="2639" w:author="UPC" w:date="2015-05-12T12:55:00Z">
        <w:r>
          <w:fldChar w:fldCharType="end"/>
        </w:r>
        <w:r>
          <w:t>: Opcions de config.js declarades a la vista GSP</w:t>
        </w:r>
      </w:ins>
      <w:bookmarkEnd w:id="2636"/>
    </w:p>
    <w:p w:rsidR="00385D7B" w:rsidRDefault="00385D7B">
      <w:pPr>
        <w:pStyle w:val="Ttol4"/>
        <w:rPr>
          <w:ins w:id="2640" w:author="UPC" w:date="2015-05-12T09:51:00Z"/>
        </w:rPr>
        <w:pPrChange w:id="2641" w:author="UPC" w:date="2015-05-12T09:45:00Z">
          <w:pPr/>
        </w:pPrChange>
      </w:pPr>
      <w:bookmarkStart w:id="2642" w:name="_Toc421086123"/>
      <w:ins w:id="2643" w:author="UPC" w:date="2015-05-12T09:44:00Z">
        <w:r>
          <w:t>Canviar la ubicació de l’arxiu config.js a la vista GSP</w:t>
        </w:r>
      </w:ins>
      <w:bookmarkEnd w:id="2642"/>
    </w:p>
    <w:p w:rsidR="00693D6E" w:rsidRDefault="00693D6E">
      <w:pPr>
        <w:rPr>
          <w:ins w:id="2644" w:author="UPC" w:date="2015-05-12T13:23:00Z"/>
        </w:rPr>
      </w:pPr>
      <w:ins w:id="2645" w:author="UPC" w:date="2015-05-12T09:51:00Z">
        <w:r>
          <w:t>És necessari fer servir un Text Area i J</w:t>
        </w:r>
      </w:ins>
      <w:ins w:id="2646" w:author="UPC" w:date="2015-05-12T12:42:00Z">
        <w:r w:rsidR="00441D4B">
          <w:t>ava</w:t>
        </w:r>
      </w:ins>
      <w:ins w:id="2647" w:author="UPC" w:date="2015-05-12T09:51:00Z">
        <w:r>
          <w:t>S</w:t>
        </w:r>
      </w:ins>
      <w:ins w:id="2648" w:author="UPC" w:date="2015-05-12T12:42:00Z">
        <w:r w:rsidR="00441D4B">
          <w:t>cript</w:t>
        </w:r>
      </w:ins>
      <w:ins w:id="2649" w:author="UPC" w:date="2015-05-12T09:51:00Z">
        <w:r>
          <w:t xml:space="preserve"> per implementar el CKEditor</w:t>
        </w:r>
      </w:ins>
      <w:ins w:id="2650" w:author="UPC" w:date="2015-05-12T12:43:00Z">
        <w:r w:rsidR="00441D4B">
          <w:t xml:space="preserve"> tal i com es fa a l’apartat </w:t>
        </w:r>
        <w:r w:rsidR="00441D4B" w:rsidRPr="00441D4B">
          <w:rPr>
            <w:b/>
            <w:rPrChange w:id="2651" w:author="UPC" w:date="2015-05-12T12:43:00Z">
              <w:rPr/>
            </w:rPrChange>
          </w:rPr>
          <w:fldChar w:fldCharType="begin"/>
        </w:r>
        <w:r w:rsidR="00441D4B" w:rsidRPr="00441D4B">
          <w:rPr>
            <w:b/>
            <w:rPrChange w:id="2652" w:author="UPC" w:date="2015-05-12T12:43:00Z">
              <w:rPr/>
            </w:rPrChange>
          </w:rPr>
          <w:instrText xml:space="preserve"> REF _Ref419197953 \r \h </w:instrText>
        </w:r>
      </w:ins>
      <w:r w:rsidR="00441D4B">
        <w:rPr>
          <w:b/>
        </w:rPr>
        <w:instrText xml:space="preserve"> \* MERGEFORMAT </w:instrText>
      </w:r>
      <w:r w:rsidR="00441D4B" w:rsidRPr="00441D4B">
        <w:rPr>
          <w:b/>
          <w:rPrChange w:id="2653" w:author="UPC" w:date="2015-05-12T12:43:00Z">
            <w:rPr>
              <w:b/>
            </w:rPr>
          </w:rPrChange>
        </w:rPr>
      </w:r>
      <w:r w:rsidR="00441D4B" w:rsidRPr="00441D4B">
        <w:rPr>
          <w:b/>
          <w:rPrChange w:id="2654" w:author="UPC" w:date="2015-05-12T12:43:00Z">
            <w:rPr/>
          </w:rPrChange>
        </w:rPr>
        <w:fldChar w:fldCharType="separate"/>
      </w:r>
      <w:ins w:id="2655" w:author="UPC" w:date="2015-06-03T09:11:00Z">
        <w:r w:rsidR="008D50D6">
          <w:rPr>
            <w:b/>
          </w:rPr>
          <w:t>6.7.1</w:t>
        </w:r>
      </w:ins>
      <w:ins w:id="2656" w:author="UPC" w:date="2015-05-12T12:43:00Z">
        <w:r w:rsidR="00441D4B" w:rsidRPr="00441D4B">
          <w:rPr>
            <w:b/>
            <w:rPrChange w:id="2657" w:author="UPC" w:date="2015-05-12T12:43:00Z">
              <w:rPr/>
            </w:rPrChange>
          </w:rPr>
          <w:fldChar w:fldCharType="end"/>
        </w:r>
        <w:r w:rsidR="00441D4B" w:rsidRPr="00441D4B">
          <w:rPr>
            <w:b/>
            <w:rPrChange w:id="2658" w:author="UPC" w:date="2015-05-12T12:43:00Z">
              <w:rPr/>
            </w:rPrChange>
          </w:rPr>
          <w:t xml:space="preserve"> </w:t>
        </w:r>
        <w:r w:rsidR="00441D4B" w:rsidRPr="00441D4B">
          <w:rPr>
            <w:b/>
            <w:rPrChange w:id="2659" w:author="UPC" w:date="2015-05-12T12:43:00Z">
              <w:rPr/>
            </w:rPrChange>
          </w:rPr>
          <w:fldChar w:fldCharType="begin"/>
        </w:r>
        <w:r w:rsidR="00441D4B" w:rsidRPr="00441D4B">
          <w:rPr>
            <w:b/>
            <w:rPrChange w:id="2660" w:author="UPC" w:date="2015-05-12T12:43:00Z">
              <w:rPr/>
            </w:rPrChange>
          </w:rPr>
          <w:instrText xml:space="preserve"> REF _Ref419197956 \h </w:instrText>
        </w:r>
      </w:ins>
      <w:r w:rsidR="00441D4B">
        <w:rPr>
          <w:b/>
        </w:rPr>
        <w:instrText xml:space="preserve"> \* MERGEFORMAT </w:instrText>
      </w:r>
      <w:r w:rsidR="00441D4B" w:rsidRPr="00441D4B">
        <w:rPr>
          <w:b/>
          <w:rPrChange w:id="2661" w:author="UPC" w:date="2015-05-12T12:43:00Z">
            <w:rPr>
              <w:b/>
            </w:rPr>
          </w:rPrChange>
        </w:rPr>
      </w:r>
      <w:r w:rsidR="00441D4B" w:rsidRPr="00441D4B">
        <w:rPr>
          <w:b/>
          <w:rPrChange w:id="2662" w:author="UPC" w:date="2015-05-12T12:43:00Z">
            <w:rPr/>
          </w:rPrChange>
        </w:rPr>
        <w:fldChar w:fldCharType="separate"/>
      </w:r>
      <w:ins w:id="2663" w:author="UPC" w:date="2015-06-03T09:11:00Z">
        <w:r w:rsidR="008D50D6" w:rsidRPr="008D50D6">
          <w:rPr>
            <w:b/>
            <w:rPrChange w:id="2664" w:author="UPC" w:date="2015-06-03T09:11:00Z">
              <w:rPr/>
            </w:rPrChange>
          </w:rPr>
          <w:t>Crear un CKEditor a partir d’un Text Area</w:t>
        </w:r>
      </w:ins>
      <w:ins w:id="2665" w:author="UPC" w:date="2015-05-12T12:43:00Z">
        <w:r w:rsidR="00441D4B" w:rsidRPr="00441D4B">
          <w:rPr>
            <w:b/>
            <w:rPrChange w:id="2666" w:author="UPC" w:date="2015-05-12T12:43:00Z">
              <w:rPr/>
            </w:rPrChange>
          </w:rPr>
          <w:fldChar w:fldCharType="end"/>
        </w:r>
      </w:ins>
      <w:ins w:id="2667" w:author="UPC" w:date="2015-05-12T09:51:00Z">
        <w:r>
          <w:t>.</w:t>
        </w:r>
      </w:ins>
    </w:p>
    <w:p w:rsidR="00367810" w:rsidRDefault="00367810" w:rsidP="00367810">
      <w:pPr>
        <w:rPr>
          <w:ins w:id="2668" w:author="UPC" w:date="2015-05-12T13:23:00Z"/>
        </w:rPr>
      </w:pPr>
      <w:ins w:id="2669" w:author="UPC" w:date="2015-05-12T13:23:00Z">
        <w:r>
          <w:t>La part de l’script que fa que el Text Area es comporti com un CKEditor queda de la següent manera:</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67810" w:rsidTr="007C0390">
        <w:trPr>
          <w:ins w:id="2670" w:author="UPC" w:date="2015-05-12T13:23:00Z"/>
        </w:trPr>
        <w:tc>
          <w:tcPr>
            <w:tcW w:w="8645" w:type="dxa"/>
            <w:shd w:val="pct5" w:color="auto" w:fill="auto"/>
          </w:tcPr>
          <w:p w:rsidR="0046254C" w:rsidRDefault="0046254C">
            <w:pPr>
              <w:autoSpaceDE w:val="0"/>
              <w:autoSpaceDN w:val="0"/>
              <w:adjustRightInd w:val="0"/>
              <w:spacing w:before="0" w:line="240" w:lineRule="auto"/>
              <w:ind w:left="0"/>
              <w:jc w:val="left"/>
              <w:rPr>
                <w:ins w:id="2671" w:author="UPC" w:date="2015-05-12T16:45:00Z"/>
                <w:rFonts w:ascii="Consolas" w:hAnsi="Consolas" w:cs="Consolas"/>
                <w:sz w:val="20"/>
              </w:rPr>
              <w:pPrChange w:id="2672" w:author="UPC" w:date="2015-05-12T16:45:00Z">
                <w:pPr>
                  <w:autoSpaceDE w:val="0"/>
                  <w:autoSpaceDN w:val="0"/>
                  <w:adjustRightInd w:val="0"/>
                  <w:spacing w:before="0" w:line="240" w:lineRule="auto"/>
                  <w:ind w:left="993"/>
                  <w:jc w:val="left"/>
                </w:pPr>
              </w:pPrChange>
            </w:pPr>
            <w:ins w:id="2673" w:author="UPC" w:date="2015-05-12T16:45: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p w:rsidR="0046254C" w:rsidRDefault="0046254C">
            <w:pPr>
              <w:autoSpaceDE w:val="0"/>
              <w:autoSpaceDN w:val="0"/>
              <w:adjustRightInd w:val="0"/>
              <w:spacing w:before="0" w:line="240" w:lineRule="auto"/>
              <w:ind w:left="0"/>
              <w:jc w:val="left"/>
              <w:rPr>
                <w:ins w:id="2674" w:author="UPC" w:date="2015-05-12T16:45:00Z"/>
                <w:rFonts w:ascii="Consolas" w:hAnsi="Consolas" w:cs="Consolas"/>
                <w:sz w:val="20"/>
              </w:rPr>
              <w:pPrChange w:id="2675" w:author="UPC" w:date="2015-05-12T16:45:00Z">
                <w:pPr>
                  <w:autoSpaceDE w:val="0"/>
                  <w:autoSpaceDN w:val="0"/>
                  <w:adjustRightInd w:val="0"/>
                  <w:spacing w:before="0" w:line="240" w:lineRule="auto"/>
                  <w:ind w:left="993"/>
                  <w:jc w:val="left"/>
                </w:pPr>
              </w:pPrChange>
            </w:pPr>
            <w:ins w:id="2676" w:author="UPC" w:date="2015-05-12T16:45:00Z">
              <w:r>
                <w:rPr>
                  <w:rFonts w:ascii="Consolas" w:hAnsi="Consolas" w:cs="Consolas"/>
                  <w:color w:val="000000"/>
                  <w:sz w:val="20"/>
                </w:rPr>
                <w:tab/>
                <w:t xml:space="preserve"> </w:t>
              </w:r>
              <w:r>
                <w:rPr>
                  <w:rFonts w:ascii="Consolas" w:hAnsi="Consolas" w:cs="Consolas"/>
                  <w:color w:val="3F7F5F"/>
                  <w:sz w:val="20"/>
                </w:rPr>
                <w:t>// Replace the &lt;textarea id="text"&gt; with a CKEditor</w:t>
              </w:r>
            </w:ins>
          </w:p>
          <w:p w:rsidR="0046254C" w:rsidRDefault="0046254C">
            <w:pPr>
              <w:autoSpaceDE w:val="0"/>
              <w:autoSpaceDN w:val="0"/>
              <w:adjustRightInd w:val="0"/>
              <w:spacing w:before="0" w:line="240" w:lineRule="auto"/>
              <w:ind w:left="0"/>
              <w:jc w:val="left"/>
              <w:rPr>
                <w:ins w:id="2677" w:author="UPC" w:date="2015-05-12T16:45:00Z"/>
                <w:rFonts w:ascii="Consolas" w:hAnsi="Consolas" w:cs="Consolas"/>
                <w:sz w:val="20"/>
              </w:rPr>
              <w:pPrChange w:id="2678" w:author="UPC" w:date="2015-05-12T16:46:00Z">
                <w:pPr>
                  <w:autoSpaceDE w:val="0"/>
                  <w:autoSpaceDN w:val="0"/>
                  <w:adjustRightInd w:val="0"/>
                  <w:spacing w:before="0" w:line="240" w:lineRule="auto"/>
                  <w:ind w:left="993"/>
                  <w:jc w:val="left"/>
                </w:pPr>
              </w:pPrChange>
            </w:pPr>
            <w:ins w:id="2679" w:author="UPC" w:date="2015-05-12T16:45:00Z">
              <w:r>
                <w:rPr>
                  <w:rFonts w:ascii="Consolas" w:hAnsi="Consolas" w:cs="Consolas"/>
                  <w:color w:val="000000"/>
                  <w:sz w:val="20"/>
                </w:rPr>
                <w:tab/>
                <w:t xml:space="preserve"> CKEDITOR.replace( </w:t>
              </w:r>
              <w:r>
                <w:rPr>
                  <w:rFonts w:ascii="Consolas" w:hAnsi="Consolas" w:cs="Consolas"/>
                  <w:color w:val="2A00FF"/>
                  <w:sz w:val="20"/>
                </w:rPr>
                <w:t>'text'</w:t>
              </w:r>
              <w:r>
                <w:rPr>
                  <w:rFonts w:ascii="Consolas" w:hAnsi="Consolas" w:cs="Consolas"/>
                  <w:color w:val="000000"/>
                  <w:sz w:val="20"/>
                </w:rPr>
                <w:t>, {</w:t>
              </w:r>
            </w:ins>
          </w:p>
          <w:p w:rsidR="0046254C" w:rsidRDefault="0046254C">
            <w:pPr>
              <w:autoSpaceDE w:val="0"/>
              <w:autoSpaceDN w:val="0"/>
              <w:adjustRightInd w:val="0"/>
              <w:spacing w:before="0" w:line="240" w:lineRule="auto"/>
              <w:ind w:left="0"/>
              <w:jc w:val="left"/>
              <w:rPr>
                <w:ins w:id="2680" w:author="UPC" w:date="2015-05-12T16:45:00Z"/>
                <w:rFonts w:ascii="Consolas" w:hAnsi="Consolas" w:cs="Consolas"/>
                <w:sz w:val="20"/>
              </w:rPr>
              <w:pPrChange w:id="2681" w:author="UPC" w:date="2015-05-12T16:46:00Z">
                <w:pPr>
                  <w:autoSpaceDE w:val="0"/>
                  <w:autoSpaceDN w:val="0"/>
                  <w:adjustRightInd w:val="0"/>
                  <w:spacing w:before="0" w:line="240" w:lineRule="auto"/>
                  <w:ind w:left="993"/>
                  <w:jc w:val="left"/>
                </w:pPr>
              </w:pPrChange>
            </w:pPr>
            <w:ins w:id="2682" w:author="UPC" w:date="2015-05-12T16:45:00Z">
              <w:r>
                <w:rPr>
                  <w:rFonts w:ascii="Consolas" w:hAnsi="Consolas" w:cs="Consolas"/>
                  <w:color w:val="000000"/>
                  <w:sz w:val="20"/>
                </w:rPr>
                <w:tab/>
                <w:t xml:space="preserve">       customConfig: </w:t>
              </w:r>
              <w:r>
                <w:rPr>
                  <w:rFonts w:ascii="Consolas" w:hAnsi="Consolas" w:cs="Consolas"/>
                  <w:color w:val="2A00FF"/>
                  <w:sz w:val="20"/>
                </w:rPr>
                <w:t>'custom/ckeditor_config.js'</w:t>
              </w:r>
              <w:r>
                <w:rPr>
                  <w:rFonts w:ascii="Consolas" w:hAnsi="Consolas" w:cs="Consolas"/>
                  <w:color w:val="000000"/>
                  <w:sz w:val="20"/>
                </w:rPr>
                <w:tab/>
              </w:r>
            </w:ins>
          </w:p>
          <w:p w:rsidR="0046254C" w:rsidRDefault="0046254C">
            <w:pPr>
              <w:autoSpaceDE w:val="0"/>
              <w:autoSpaceDN w:val="0"/>
              <w:adjustRightInd w:val="0"/>
              <w:spacing w:before="0" w:line="240" w:lineRule="auto"/>
              <w:ind w:left="0"/>
              <w:jc w:val="left"/>
              <w:rPr>
                <w:ins w:id="2683" w:author="UPC" w:date="2015-05-12T16:45:00Z"/>
                <w:rFonts w:ascii="Consolas" w:hAnsi="Consolas" w:cs="Consolas"/>
                <w:sz w:val="20"/>
              </w:rPr>
              <w:pPrChange w:id="2684" w:author="UPC" w:date="2015-05-12T16:46:00Z">
                <w:pPr>
                  <w:autoSpaceDE w:val="0"/>
                  <w:autoSpaceDN w:val="0"/>
                  <w:adjustRightInd w:val="0"/>
                  <w:spacing w:before="0" w:line="240" w:lineRule="auto"/>
                  <w:ind w:left="993"/>
                  <w:jc w:val="left"/>
                </w:pPr>
              </w:pPrChange>
            </w:pPr>
            <w:ins w:id="2685" w:author="UPC" w:date="2015-05-12T16:45:00Z">
              <w:r>
                <w:rPr>
                  <w:rFonts w:ascii="Consolas" w:hAnsi="Consolas" w:cs="Consolas"/>
                  <w:color w:val="000000"/>
                  <w:sz w:val="20"/>
                </w:rPr>
                <w:tab/>
                <w:t xml:space="preserve"> });</w:t>
              </w:r>
            </w:ins>
          </w:p>
          <w:p w:rsidR="00367810" w:rsidRDefault="0046254C">
            <w:pPr>
              <w:ind w:left="0"/>
              <w:rPr>
                <w:ins w:id="2686" w:author="UPC" w:date="2015-05-12T13:23:00Z"/>
              </w:rPr>
              <w:pPrChange w:id="2687" w:author="UPC" w:date="2015-05-12T16:46:00Z">
                <w:pPr>
                  <w:ind w:left="993"/>
                </w:pPr>
              </w:pPrChange>
            </w:pPr>
            <w:ins w:id="2688" w:author="UPC" w:date="2015-05-12T16:45:00Z">
              <w:r>
                <w:rPr>
                  <w:rFonts w:ascii="Consolas" w:hAnsi="Consolas" w:cs="Consolas"/>
                  <w:color w:val="008080"/>
                  <w:sz w:val="20"/>
                </w:rPr>
                <w:lastRenderedPageBreak/>
                <w:t>&lt;/</w:t>
              </w:r>
              <w:r>
                <w:rPr>
                  <w:rFonts w:ascii="Consolas" w:hAnsi="Consolas" w:cs="Consolas"/>
                  <w:color w:val="3F7F7F"/>
                  <w:sz w:val="20"/>
                </w:rPr>
                <w:t>script</w:t>
              </w:r>
              <w:r>
                <w:rPr>
                  <w:rFonts w:ascii="Consolas" w:hAnsi="Consolas" w:cs="Consolas"/>
                  <w:color w:val="008080"/>
                  <w:sz w:val="20"/>
                </w:rPr>
                <w:t>&gt;</w:t>
              </w:r>
            </w:ins>
          </w:p>
        </w:tc>
      </w:tr>
    </w:tbl>
    <w:p w:rsidR="00367810" w:rsidRPr="00134FD6" w:rsidRDefault="00367810" w:rsidP="00367810">
      <w:pPr>
        <w:pStyle w:val="Llegenda"/>
        <w:rPr>
          <w:ins w:id="2689" w:author="UPC" w:date="2015-05-12T13:23:00Z"/>
        </w:rPr>
      </w:pPr>
      <w:bookmarkStart w:id="2690" w:name="_Toc421086267"/>
      <w:ins w:id="2691" w:author="UPC" w:date="2015-05-12T13:23:00Z">
        <w:r>
          <w:lastRenderedPageBreak/>
          <w:t xml:space="preserve">Figura </w:t>
        </w:r>
        <w:r>
          <w:fldChar w:fldCharType="begin"/>
        </w:r>
        <w:r>
          <w:instrText xml:space="preserve"> SEQ Figura \* ARABIC </w:instrText>
        </w:r>
        <w:r>
          <w:fldChar w:fldCharType="separate"/>
        </w:r>
      </w:ins>
      <w:ins w:id="2692" w:author="UPC" w:date="2015-06-03T09:11:00Z">
        <w:r w:rsidR="008D50D6">
          <w:rPr>
            <w:noProof/>
          </w:rPr>
          <w:t>105</w:t>
        </w:r>
      </w:ins>
      <w:ins w:id="2693" w:author="UPC" w:date="2015-05-12T13:23:00Z">
        <w:r>
          <w:fldChar w:fldCharType="end"/>
        </w:r>
        <w:r>
          <w:t>: Opcions de config.js declarades a la vista GSP</w:t>
        </w:r>
        <w:bookmarkEnd w:id="2690"/>
      </w:ins>
    </w:p>
    <w:p w:rsidR="00367810" w:rsidRPr="004E0B5C" w:rsidRDefault="00D95598">
      <w:pPr>
        <w:rPr>
          <w:ins w:id="2694" w:author="UPC" w:date="2015-05-12T16:54:00Z"/>
          <w:rFonts w:cs="Arial"/>
          <w:szCs w:val="22"/>
        </w:rPr>
      </w:pPr>
      <w:ins w:id="2695" w:author="UPC" w:date="2015-05-12T15:00:00Z">
        <w:r w:rsidRPr="00743BCF">
          <w:rPr>
            <w:rFonts w:cs="Arial"/>
            <w:szCs w:val="22"/>
          </w:rPr>
          <w:t xml:space="preserve">S’ha de tenir en compte que l’arxiu de configuració al que es fa referència ha de trobar-se a la carpeta del plugin, </w:t>
        </w:r>
      </w:ins>
      <w:ins w:id="2696" w:author="UPC" w:date="2015-05-12T15:01:00Z">
        <w:r w:rsidRPr="00436679">
          <w:rPr>
            <w:rFonts w:cs="Arial"/>
            <w:szCs w:val="22"/>
          </w:rPr>
          <w:t xml:space="preserve">és a dir, </w:t>
        </w:r>
      </w:ins>
      <w:ins w:id="2697" w:author="UPC" w:date="2015-05-12T16:51:00Z">
        <w:r w:rsidR="00F1128C" w:rsidRPr="006071D2">
          <w:rPr>
            <w:rFonts w:cs="Arial"/>
            <w:szCs w:val="22"/>
          </w:rPr>
          <w:t xml:space="preserve">ubicat a </w:t>
        </w:r>
      </w:ins>
      <w:ins w:id="2698" w:author="UPC" w:date="2015-05-12T16:53:00Z">
        <w:r w:rsidR="00F1128C" w:rsidRPr="004E0B5C">
          <w:rPr>
            <w:rFonts w:cs="Arial"/>
            <w:i/>
            <w:szCs w:val="22"/>
            <w:rPrChange w:id="2699" w:author="UPC" w:date="2015-05-12T16:56:00Z">
              <w:rPr>
                <w:rFonts w:ascii="Consolas" w:hAnsi="Consolas" w:cs="Consolas"/>
                <w:color w:val="3F7F5F"/>
                <w:sz w:val="20"/>
                <w:highlight w:val="blue"/>
              </w:rPr>
            </w:rPrChange>
          </w:rPr>
          <w:t>/</w:t>
        </w:r>
      </w:ins>
      <w:ins w:id="2700" w:author="UPC" w:date="2015-05-12T16:54:00Z">
        <w:r w:rsidR="00F1128C" w:rsidRPr="004E0B5C">
          <w:rPr>
            <w:rFonts w:cs="Arial"/>
            <w:i/>
            <w:szCs w:val="22"/>
            <w:rPrChange w:id="2701" w:author="UPC" w:date="2015-05-12T16:56:00Z">
              <w:rPr>
                <w:rFonts w:cs="Arial"/>
                <w:szCs w:val="22"/>
              </w:rPr>
            </w:rPrChange>
          </w:rPr>
          <w:t>{nom_aplicacio}</w:t>
        </w:r>
      </w:ins>
      <w:ins w:id="2702" w:author="UPC" w:date="2015-05-12T16:53:00Z">
        <w:r w:rsidR="00F1128C" w:rsidRPr="004E0B5C">
          <w:rPr>
            <w:rFonts w:cs="Arial"/>
            <w:i/>
            <w:szCs w:val="22"/>
            <w:rPrChange w:id="2703" w:author="UPC" w:date="2015-05-12T16:56:00Z">
              <w:rPr>
                <w:rFonts w:ascii="Consolas" w:hAnsi="Consolas" w:cs="Consolas"/>
                <w:color w:val="3F7F5F"/>
                <w:sz w:val="20"/>
                <w:highlight w:val="blue"/>
              </w:rPr>
            </w:rPrChange>
          </w:rPr>
          <w:t>/.link_to_grails_plugins/</w:t>
        </w:r>
      </w:ins>
      <w:ins w:id="2704" w:author="UPC" w:date="2015-05-12T16:54:00Z">
        <w:r w:rsidR="00F1128C" w:rsidRPr="004E0B5C">
          <w:rPr>
            <w:rFonts w:cs="Arial"/>
            <w:i/>
            <w:szCs w:val="22"/>
            <w:rPrChange w:id="2705" w:author="UPC" w:date="2015-05-12T16:56:00Z">
              <w:rPr>
                <w:rFonts w:cs="Arial"/>
                <w:szCs w:val="22"/>
              </w:rPr>
            </w:rPrChange>
          </w:rPr>
          <w:t xml:space="preserve"> </w:t>
        </w:r>
      </w:ins>
      <w:ins w:id="2706" w:author="UPC" w:date="2015-05-12T16:53:00Z">
        <w:r w:rsidR="00F1128C" w:rsidRPr="00B14BAE">
          <w:rPr>
            <w:i/>
            <w:rPrChange w:id="2707" w:author="UPC" w:date="2015-05-12T16:58:00Z">
              <w:rPr>
                <w:rFonts w:ascii="Consolas" w:hAnsi="Consolas" w:cs="Consolas"/>
                <w:color w:val="3F7F5F"/>
                <w:sz w:val="20"/>
                <w:highlight w:val="blue"/>
              </w:rPr>
            </w:rPrChange>
          </w:rPr>
          <w:t>ckeditor-4.4.1.0/web-app/js/ckeditor</w:t>
        </w:r>
      </w:ins>
      <w:ins w:id="2708" w:author="UPC" w:date="2015-05-12T16:54:00Z">
        <w:r w:rsidR="00F1128C" w:rsidRPr="00743BCF">
          <w:t>.</w:t>
        </w:r>
      </w:ins>
      <w:ins w:id="2709" w:author="UPC" w:date="2015-05-12T16:56:00Z">
        <w:r w:rsidR="004E0B5C" w:rsidRPr="00436679">
          <w:t xml:space="preserve"> És a dir, que tindríem </w:t>
        </w:r>
        <w:r w:rsidR="004E0B5C" w:rsidRPr="00935CF8">
          <w:rPr>
            <w:i/>
            <w:rPrChange w:id="2710" w:author="UPC" w:date="2015-05-12T16:57:00Z">
              <w:rPr>
                <w:rFonts w:ascii="Consolas" w:hAnsi="Consolas" w:cs="Consolas"/>
                <w:color w:val="3F7F5F"/>
                <w:sz w:val="20"/>
                <w:highlight w:val="blue"/>
              </w:rPr>
            </w:rPrChange>
          </w:rPr>
          <w:t>/CKEditorDemo/</w:t>
        </w:r>
      </w:ins>
      <w:ins w:id="2711" w:author="UPC" w:date="2015-05-12T16:57:00Z">
        <w:r w:rsidR="004E0B5C" w:rsidRPr="00935CF8">
          <w:rPr>
            <w:i/>
            <w:rPrChange w:id="2712" w:author="UPC" w:date="2015-05-12T16:57:00Z">
              <w:rPr/>
            </w:rPrChange>
          </w:rPr>
          <w:t xml:space="preserve"> </w:t>
        </w:r>
      </w:ins>
      <w:ins w:id="2713" w:author="UPC" w:date="2015-05-12T16:56:00Z">
        <w:r w:rsidR="004E0B5C" w:rsidRPr="00935CF8">
          <w:rPr>
            <w:i/>
            <w:rPrChange w:id="2714" w:author="UPC" w:date="2015-05-12T16:57:00Z">
              <w:rPr>
                <w:rFonts w:ascii="Consolas" w:hAnsi="Consolas" w:cs="Consolas"/>
                <w:color w:val="3F7F5F"/>
                <w:sz w:val="20"/>
                <w:highlight w:val="blue"/>
              </w:rPr>
            </w:rPrChange>
          </w:rPr>
          <w:t>.link_to_grails_plugins/ckeditor-4.4.1.0/web-app/js/ckeditor/custom/ckeditor_config.js</w:t>
        </w:r>
        <w:r w:rsidR="004E0B5C" w:rsidRPr="004E0B5C">
          <w:rPr>
            <w:rPrChange w:id="2715" w:author="UPC" w:date="2015-05-12T16:56:00Z">
              <w:rPr>
                <w:rFonts w:ascii="Consolas" w:hAnsi="Consolas" w:cs="Consolas"/>
                <w:color w:val="3F7F5F"/>
                <w:sz w:val="20"/>
              </w:rPr>
            </w:rPrChange>
          </w:rPr>
          <w:t>.</w:t>
        </w:r>
      </w:ins>
    </w:p>
    <w:p w:rsidR="00700497" w:rsidRDefault="00700497">
      <w:pPr>
        <w:rPr>
          <w:ins w:id="2716" w:author="UPC" w:date="2015-05-12T16:55:00Z"/>
          <w:rFonts w:cs="Arial"/>
          <w:szCs w:val="22"/>
        </w:rPr>
      </w:pPr>
      <w:ins w:id="2717" w:author="UPC" w:date="2015-05-12T16:54:00Z">
        <w:r>
          <w:rPr>
            <w:rFonts w:cs="Arial"/>
            <w:szCs w:val="22"/>
          </w:rPr>
          <w:t>En el cas que la ruta estigués expressada de la seg</w:t>
        </w:r>
      </w:ins>
      <w:ins w:id="2718" w:author="UPC" w:date="2015-05-12T16:55:00Z">
        <w:r>
          <w:rPr>
            <w:rFonts w:cs="Arial"/>
            <w:szCs w:val="22"/>
          </w:rPr>
          <w:t>üent manera:</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00497" w:rsidTr="007C0390">
        <w:trPr>
          <w:ins w:id="2719" w:author="UPC" w:date="2015-05-12T16:55:00Z"/>
        </w:trPr>
        <w:tc>
          <w:tcPr>
            <w:tcW w:w="8645" w:type="dxa"/>
            <w:shd w:val="pct5" w:color="auto" w:fill="auto"/>
          </w:tcPr>
          <w:p w:rsidR="00700497" w:rsidRDefault="00700497" w:rsidP="007C0390">
            <w:pPr>
              <w:autoSpaceDE w:val="0"/>
              <w:autoSpaceDN w:val="0"/>
              <w:adjustRightInd w:val="0"/>
              <w:spacing w:before="0" w:line="240" w:lineRule="auto"/>
              <w:ind w:left="0"/>
              <w:jc w:val="left"/>
              <w:rPr>
                <w:ins w:id="2720" w:author="UPC" w:date="2015-05-12T16:55:00Z"/>
                <w:rFonts w:ascii="Consolas" w:hAnsi="Consolas" w:cs="Consolas"/>
                <w:sz w:val="20"/>
              </w:rPr>
            </w:pPr>
            <w:ins w:id="2721" w:author="UPC" w:date="2015-05-12T16:55: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p w:rsidR="00700497" w:rsidRDefault="00700497" w:rsidP="007C0390">
            <w:pPr>
              <w:autoSpaceDE w:val="0"/>
              <w:autoSpaceDN w:val="0"/>
              <w:adjustRightInd w:val="0"/>
              <w:spacing w:before="0" w:line="240" w:lineRule="auto"/>
              <w:ind w:left="0"/>
              <w:jc w:val="left"/>
              <w:rPr>
                <w:ins w:id="2722" w:author="UPC" w:date="2015-05-12T16:55:00Z"/>
                <w:rFonts w:ascii="Consolas" w:hAnsi="Consolas" w:cs="Consolas"/>
                <w:sz w:val="20"/>
              </w:rPr>
            </w:pPr>
            <w:ins w:id="2723" w:author="UPC" w:date="2015-05-12T16:55:00Z">
              <w:r>
                <w:rPr>
                  <w:rFonts w:ascii="Consolas" w:hAnsi="Consolas" w:cs="Consolas"/>
                  <w:color w:val="000000"/>
                  <w:sz w:val="20"/>
                </w:rPr>
                <w:tab/>
                <w:t xml:space="preserve"> </w:t>
              </w:r>
              <w:r>
                <w:rPr>
                  <w:rFonts w:ascii="Consolas" w:hAnsi="Consolas" w:cs="Consolas"/>
                  <w:color w:val="3F7F5F"/>
                  <w:sz w:val="20"/>
                </w:rPr>
                <w:t>// Replace the &lt;textarea id="text"&gt; with a CKEditor</w:t>
              </w:r>
            </w:ins>
          </w:p>
          <w:p w:rsidR="00700497" w:rsidRDefault="00700497" w:rsidP="007C0390">
            <w:pPr>
              <w:autoSpaceDE w:val="0"/>
              <w:autoSpaceDN w:val="0"/>
              <w:adjustRightInd w:val="0"/>
              <w:spacing w:before="0" w:line="240" w:lineRule="auto"/>
              <w:ind w:left="0"/>
              <w:jc w:val="left"/>
              <w:rPr>
                <w:ins w:id="2724" w:author="UPC" w:date="2015-05-12T16:55:00Z"/>
                <w:rFonts w:ascii="Consolas" w:hAnsi="Consolas" w:cs="Consolas"/>
                <w:sz w:val="20"/>
              </w:rPr>
            </w:pPr>
            <w:ins w:id="2725" w:author="UPC" w:date="2015-05-12T16:55:00Z">
              <w:r>
                <w:rPr>
                  <w:rFonts w:ascii="Consolas" w:hAnsi="Consolas" w:cs="Consolas"/>
                  <w:color w:val="000000"/>
                  <w:sz w:val="20"/>
                </w:rPr>
                <w:tab/>
                <w:t xml:space="preserve"> CKEDITOR.replace( </w:t>
              </w:r>
              <w:r>
                <w:rPr>
                  <w:rFonts w:ascii="Consolas" w:hAnsi="Consolas" w:cs="Consolas"/>
                  <w:color w:val="2A00FF"/>
                  <w:sz w:val="20"/>
                </w:rPr>
                <w:t>'text'</w:t>
              </w:r>
              <w:r>
                <w:rPr>
                  <w:rFonts w:ascii="Consolas" w:hAnsi="Consolas" w:cs="Consolas"/>
                  <w:color w:val="000000"/>
                  <w:sz w:val="20"/>
                </w:rPr>
                <w:t>, {</w:t>
              </w:r>
            </w:ins>
          </w:p>
          <w:p w:rsidR="00700497" w:rsidRDefault="00700497" w:rsidP="007C0390">
            <w:pPr>
              <w:autoSpaceDE w:val="0"/>
              <w:autoSpaceDN w:val="0"/>
              <w:adjustRightInd w:val="0"/>
              <w:spacing w:before="0" w:line="240" w:lineRule="auto"/>
              <w:ind w:left="0"/>
              <w:jc w:val="left"/>
              <w:rPr>
                <w:ins w:id="2726" w:author="UPC" w:date="2015-05-12T16:55:00Z"/>
                <w:rFonts w:ascii="Consolas" w:hAnsi="Consolas" w:cs="Consolas"/>
                <w:sz w:val="20"/>
              </w:rPr>
            </w:pPr>
            <w:ins w:id="2727" w:author="UPC" w:date="2015-05-12T16:55:00Z">
              <w:r>
                <w:rPr>
                  <w:rFonts w:ascii="Consolas" w:hAnsi="Consolas" w:cs="Consolas"/>
                  <w:color w:val="000000"/>
                  <w:sz w:val="20"/>
                </w:rPr>
                <w:tab/>
                <w:t xml:space="preserve">       customConfig: </w:t>
              </w:r>
              <w:r>
                <w:rPr>
                  <w:rFonts w:ascii="Consolas" w:hAnsi="Consolas" w:cs="Consolas"/>
                  <w:color w:val="2A00FF"/>
                  <w:sz w:val="20"/>
                </w:rPr>
                <w:t>'/custom/ckeditor_config.js'</w:t>
              </w:r>
              <w:r>
                <w:rPr>
                  <w:rFonts w:ascii="Consolas" w:hAnsi="Consolas" w:cs="Consolas"/>
                  <w:color w:val="000000"/>
                  <w:sz w:val="20"/>
                </w:rPr>
                <w:tab/>
              </w:r>
            </w:ins>
          </w:p>
          <w:p w:rsidR="00700497" w:rsidRDefault="00700497" w:rsidP="007C0390">
            <w:pPr>
              <w:autoSpaceDE w:val="0"/>
              <w:autoSpaceDN w:val="0"/>
              <w:adjustRightInd w:val="0"/>
              <w:spacing w:before="0" w:line="240" w:lineRule="auto"/>
              <w:ind w:left="0"/>
              <w:jc w:val="left"/>
              <w:rPr>
                <w:ins w:id="2728" w:author="UPC" w:date="2015-05-12T16:55:00Z"/>
                <w:rFonts w:ascii="Consolas" w:hAnsi="Consolas" w:cs="Consolas"/>
                <w:sz w:val="20"/>
              </w:rPr>
            </w:pPr>
            <w:ins w:id="2729" w:author="UPC" w:date="2015-05-12T16:55:00Z">
              <w:r>
                <w:rPr>
                  <w:rFonts w:ascii="Consolas" w:hAnsi="Consolas" w:cs="Consolas"/>
                  <w:color w:val="000000"/>
                  <w:sz w:val="20"/>
                </w:rPr>
                <w:tab/>
                <w:t xml:space="preserve"> });</w:t>
              </w:r>
            </w:ins>
          </w:p>
          <w:p w:rsidR="00700497" w:rsidRDefault="00700497" w:rsidP="007C0390">
            <w:pPr>
              <w:ind w:left="0"/>
              <w:rPr>
                <w:ins w:id="2730" w:author="UPC" w:date="2015-05-12T16:55:00Z"/>
              </w:rPr>
            </w:pPr>
            <w:ins w:id="2731" w:author="UPC" w:date="2015-05-12T16:55: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tc>
      </w:tr>
    </w:tbl>
    <w:p w:rsidR="00700497" w:rsidRDefault="00700497" w:rsidP="00700497">
      <w:pPr>
        <w:pStyle w:val="Llegenda"/>
        <w:rPr>
          <w:ins w:id="2732" w:author="UPC" w:date="2015-05-12T16:55:00Z"/>
        </w:rPr>
      </w:pPr>
      <w:bookmarkStart w:id="2733" w:name="_Toc421086268"/>
      <w:ins w:id="2734" w:author="UPC" w:date="2015-05-12T16:55:00Z">
        <w:r>
          <w:t xml:space="preserve">Figura </w:t>
        </w:r>
        <w:r>
          <w:fldChar w:fldCharType="begin"/>
        </w:r>
        <w:r>
          <w:instrText xml:space="preserve"> SEQ Figura \* ARABIC </w:instrText>
        </w:r>
        <w:r>
          <w:fldChar w:fldCharType="separate"/>
        </w:r>
      </w:ins>
      <w:ins w:id="2735" w:author="UPC" w:date="2015-06-03T09:11:00Z">
        <w:r w:rsidR="008D50D6">
          <w:rPr>
            <w:noProof/>
          </w:rPr>
          <w:t>106</w:t>
        </w:r>
      </w:ins>
      <w:ins w:id="2736" w:author="UPC" w:date="2015-05-12T16:55:00Z">
        <w:r>
          <w:fldChar w:fldCharType="end"/>
        </w:r>
        <w:r>
          <w:t>: Opcions de config.js declarades a la vista GSP</w:t>
        </w:r>
        <w:bookmarkEnd w:id="2733"/>
      </w:ins>
    </w:p>
    <w:p w:rsidR="00700497" w:rsidRPr="00743BCF" w:rsidRDefault="001E32D3">
      <w:pPr>
        <w:rPr>
          <w:ins w:id="2737" w:author="UPC" w:date="2015-05-12T09:44:00Z"/>
          <w:rFonts w:cs="Arial"/>
          <w:szCs w:val="22"/>
        </w:rPr>
      </w:pPr>
      <w:ins w:id="2738" w:author="UPC" w:date="2015-05-12T16:55:00Z">
        <w:r>
          <w:rPr>
            <w:rFonts w:cs="Arial"/>
            <w:szCs w:val="22"/>
          </w:rPr>
          <w:t>L</w:t>
        </w:r>
        <w:r w:rsidRPr="003E73B2">
          <w:rPr>
            <w:rFonts w:cs="Arial"/>
            <w:szCs w:val="22"/>
          </w:rPr>
          <w:t xml:space="preserve">’arxiu </w:t>
        </w:r>
        <w:r>
          <w:rPr>
            <w:rFonts w:cs="Arial"/>
            <w:szCs w:val="22"/>
          </w:rPr>
          <w:t xml:space="preserve">llavors ha de </w:t>
        </w:r>
        <w:r w:rsidRPr="003E73B2">
          <w:rPr>
            <w:rFonts w:cs="Arial"/>
            <w:szCs w:val="22"/>
          </w:rPr>
          <w:t xml:space="preserve">trobar-se a la carpeta del plugin, és a dir, ubicat a </w:t>
        </w:r>
        <w:r w:rsidRPr="003E73B2">
          <w:rPr>
            <w:rFonts w:cs="Arial"/>
            <w:i/>
            <w:szCs w:val="22"/>
          </w:rPr>
          <w:t>/{nom_aplicacio}/.link_to_grails_plugins/ckeditor-4.4.1.0/web-app</w:t>
        </w:r>
        <w:r>
          <w:rPr>
            <w:rFonts w:cs="Arial"/>
            <w:szCs w:val="22"/>
          </w:rPr>
          <w:t>.</w:t>
        </w:r>
      </w:ins>
      <w:ins w:id="2739" w:author="UPC" w:date="2015-05-12T16:58:00Z">
        <w:r w:rsidR="00B14BAE">
          <w:rPr>
            <w:rFonts w:cs="Arial"/>
            <w:szCs w:val="22"/>
          </w:rPr>
          <w:t xml:space="preserve"> </w:t>
        </w:r>
        <w:r w:rsidR="00B14BAE" w:rsidRPr="003E73B2">
          <w:t xml:space="preserve">És a dir, que tindríem </w:t>
        </w:r>
        <w:r w:rsidR="00B14BAE" w:rsidRPr="003E73B2">
          <w:rPr>
            <w:i/>
          </w:rPr>
          <w:t>/CKEditorDemo/.link_to_grails_plugins/ckeditor-4.4.1.0/web-app/custom/</w:t>
        </w:r>
      </w:ins>
      <w:ins w:id="2740" w:author="UPC" w:date="2015-05-12T16:59:00Z">
        <w:r w:rsidR="00B14BAE">
          <w:rPr>
            <w:i/>
          </w:rPr>
          <w:t xml:space="preserve"> </w:t>
        </w:r>
      </w:ins>
      <w:ins w:id="2741" w:author="UPC" w:date="2015-05-12T16:58:00Z">
        <w:r w:rsidR="00B14BAE" w:rsidRPr="003E73B2">
          <w:rPr>
            <w:i/>
          </w:rPr>
          <w:t>ckeditor_config.js</w:t>
        </w:r>
        <w:r w:rsidR="00B14BAE" w:rsidRPr="003E73B2">
          <w:t>.</w:t>
        </w:r>
      </w:ins>
    </w:p>
    <w:p w:rsidR="00385D7B" w:rsidDel="00DA6D4D" w:rsidRDefault="00385D7B">
      <w:pPr>
        <w:pStyle w:val="Ttol4"/>
        <w:rPr>
          <w:del w:id="2742" w:author="UPC" w:date="2015-05-12T12:48:00Z"/>
        </w:rPr>
        <w:pPrChange w:id="2743" w:author="UPC" w:date="2015-05-12T09:45:00Z">
          <w:pPr/>
        </w:pPrChange>
      </w:pPr>
      <w:bookmarkStart w:id="2744" w:name="_Toc421086124"/>
      <w:bookmarkEnd w:id="2744"/>
    </w:p>
    <w:p w:rsidR="00F22915" w:rsidRDefault="00F22915" w:rsidP="00F22915">
      <w:pPr>
        <w:pStyle w:val="Ttol3"/>
        <w:rPr>
          <w:ins w:id="2745" w:author="UPC" w:date="2015-05-12T15:03:00Z"/>
        </w:rPr>
      </w:pPr>
      <w:bookmarkStart w:id="2746" w:name="_Toc421086125"/>
      <w:moveTo w:id="2747" w:author="UPC" w:date="2015-05-12T09:26:00Z">
        <w:r>
          <w:t xml:space="preserve">Creació d’un botó </w:t>
        </w:r>
        <w:del w:id="2748" w:author="UPC" w:date="2015-05-12T12:45:00Z">
          <w:r w:rsidDel="00A21F77">
            <w:delText>de</w:delText>
          </w:r>
        </w:del>
      </w:moveTo>
      <w:ins w:id="2749" w:author="UPC" w:date="2015-05-12T12:45:00Z">
        <w:r w:rsidR="00A21F77">
          <w:t>personalitzat per a</w:t>
        </w:r>
      </w:ins>
      <w:moveTo w:id="2750" w:author="UPC" w:date="2015-05-12T09:26:00Z">
        <w:r>
          <w:t xml:space="preserve"> la barra d’eines</w:t>
        </w:r>
      </w:moveTo>
      <w:bookmarkEnd w:id="2746"/>
    </w:p>
    <w:p w:rsidR="00C25377" w:rsidRDefault="007C0390">
      <w:pPr>
        <w:rPr>
          <w:ins w:id="2751" w:author="UPC" w:date="2015-05-12T17:04:00Z"/>
        </w:rPr>
        <w:pPrChange w:id="2752" w:author="UPC" w:date="2015-05-12T15:03:00Z">
          <w:pPr>
            <w:pStyle w:val="Ttol3"/>
          </w:pPr>
        </w:pPrChange>
      </w:pPr>
      <w:ins w:id="2753" w:author="UPC" w:date="2015-05-12T17:04:00Z">
        <w:r>
          <w:t>En aquest apartat es mostrarà com fer un botó de la barra d’eines</w:t>
        </w:r>
      </w:ins>
      <w:ins w:id="2754" w:author="UPC" w:date="2015-05-12T17:15:00Z">
        <w:r w:rsidR="00A573A7">
          <w:t xml:space="preserve"> personalitzat. </w:t>
        </w:r>
      </w:ins>
    </w:p>
    <w:p w:rsidR="007C0390" w:rsidRPr="000E46BE" w:rsidRDefault="007C0390">
      <w:pPr>
        <w:pPrChange w:id="2755" w:author="UPC" w:date="2015-05-12T15:03:00Z">
          <w:pPr>
            <w:pStyle w:val="Ttol3"/>
          </w:pPr>
        </w:pPrChange>
      </w:pPr>
      <w:ins w:id="2756" w:author="UPC" w:date="2015-05-12T17:04:00Z">
        <w:r>
          <w:t>Encara que a es mostra mol bé</w:t>
        </w:r>
      </w:ins>
    </w:p>
    <w:p w:rsidR="00F22915" w:rsidRPr="007B7064" w:rsidDel="009C53A2" w:rsidRDefault="00F22915" w:rsidP="007B7064">
      <w:pPr>
        <w:rPr>
          <w:del w:id="2757" w:author="UPC" w:date="2015-05-12T09:46:00Z"/>
        </w:rPr>
      </w:pPr>
      <w:bookmarkStart w:id="2758" w:name="_Toc419197653"/>
      <w:bookmarkStart w:id="2759" w:name="_Toc421086126"/>
      <w:bookmarkEnd w:id="2758"/>
      <w:bookmarkEnd w:id="2759"/>
      <w:moveToRangeEnd w:id="2489"/>
    </w:p>
    <w:p w:rsidR="00801A69" w:rsidRDefault="00801A69" w:rsidP="00801A69">
      <w:pPr>
        <w:pStyle w:val="Ttol2"/>
      </w:pPr>
      <w:bookmarkStart w:id="2760" w:name="_Ref417021500"/>
      <w:bookmarkStart w:id="2761" w:name="_Ref417021503"/>
      <w:bookmarkStart w:id="2762" w:name="_Toc421086127"/>
      <w:r>
        <w:t>Taglib's per renderitzar HTML des del controlador en una vista GSP</w:t>
      </w:r>
      <w:bookmarkEnd w:id="2760"/>
      <w:bookmarkEnd w:id="2761"/>
      <w:bookmarkEnd w:id="2762"/>
    </w:p>
    <w:p w:rsidR="007710FF" w:rsidRDefault="007710FF" w:rsidP="00801A69">
      <w:r>
        <w:t>Realment es fa servir a aplicacions com RPPAS, RPPDI i RPBEC.</w:t>
      </w:r>
    </w:p>
    <w:p w:rsidR="00801A69" w:rsidRPr="002148DF" w:rsidRDefault="00801A69" w:rsidP="00801A69">
      <w:r>
        <w:t xml:space="preserve">Aquesta tècnica permetrà que mitjançant l’Editor es puguin crear missatges amb format (negreta, cursiva, color de fons, etc ...) que siguin </w:t>
      </w:r>
      <w:del w:id="2763" w:author="UPC" w:date="2015-04-28T16:32:00Z">
        <w:r w:rsidDel="00FE0A33">
          <w:delText xml:space="preserve">insertats </w:delText>
        </w:r>
      </w:del>
      <w:ins w:id="2764" w:author="UPC" w:date="2015-04-28T16:32:00Z">
        <w:r w:rsidR="00FE0A33">
          <w:t xml:space="preserve">inserits </w:t>
        </w:r>
      </w:ins>
      <w:r>
        <w:t xml:space="preserve">a vistes GSP de les aplicacions RPPAS, RPPDI i RPBEC. I, per què és necessari? </w:t>
      </w:r>
      <w:r w:rsidR="009F1AE3">
        <w:t>Perquè</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hyperlink w:anchor="_Crear_un_Taglib" w:history="1">
        <w:r w:rsidR="001D4BBA" w:rsidRPr="00FB1E73">
          <w:rPr>
            <w:rStyle w:val="Enlla"/>
          </w:rPr>
          <w:t>crear un Taglib personalitzat</w:t>
        </w:r>
      </w:hyperlink>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706CC2">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lastRenderedPageBreak/>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2765" w:name="_Toc421086269"/>
      <w:r>
        <w:lastRenderedPageBreak/>
        <w:t xml:space="preserve">Figura </w:t>
      </w:r>
      <w:r w:rsidR="00C51F7C">
        <w:fldChar w:fldCharType="begin"/>
      </w:r>
      <w:r w:rsidR="00C51F7C">
        <w:instrText xml:space="preserve"> SEQ Figura \* ARABIC </w:instrText>
      </w:r>
      <w:r w:rsidR="00C51F7C">
        <w:fldChar w:fldCharType="separate"/>
      </w:r>
      <w:ins w:id="2766" w:author="UPC" w:date="2015-06-03T09:11:00Z">
        <w:r w:rsidR="008D50D6">
          <w:rPr>
            <w:noProof/>
          </w:rPr>
          <w:t>107</w:t>
        </w:r>
      </w:ins>
      <w:del w:id="2767" w:author="UPC" w:date="2015-04-29T07:58:00Z">
        <w:r w:rsidR="00DD31AB" w:rsidDel="00154CE0">
          <w:rPr>
            <w:noProof/>
          </w:rPr>
          <w:delText>95</w:delText>
        </w:r>
      </w:del>
      <w:r w:rsidR="00C51F7C">
        <w:rPr>
          <w:noProof/>
        </w:rPr>
        <w:fldChar w:fldCharType="end"/>
      </w:r>
      <w:r>
        <w:t>: Taglib personalitzat</w:t>
      </w:r>
      <w:r w:rsidR="00FB1E73">
        <w:t xml:space="preserve"> per a les aplicacions RPPAS, RPPDI i RPBEC</w:t>
      </w:r>
      <w:bookmarkEnd w:id="2765"/>
    </w:p>
    <w:p w:rsidR="00FB1E73" w:rsidRDefault="007009DE" w:rsidP="00E6727D">
      <w:r>
        <w:t xml:space="preserve">Executarà la closure </w:t>
      </w:r>
      <w:r w:rsidRPr="007009DE">
        <w:rPr>
          <w:b/>
        </w:rPr>
        <w:t>avisModificacio</w:t>
      </w:r>
      <w:r>
        <w:t xml:space="preserve"> i el resultat l’afegirá a l’HTML de la vista GSP.</w:t>
      </w:r>
    </w:p>
    <w:p w:rsidR="00427452" w:rsidRDefault="00427452" w:rsidP="00427452">
      <w:pPr>
        <w:pStyle w:val="Ttol2"/>
      </w:pPr>
      <w:bookmarkStart w:id="2768" w:name="_Ref417470918"/>
      <w:bookmarkStart w:id="2769" w:name="_Ref417470922"/>
      <w:bookmarkStart w:id="2770" w:name="_Toc421086128"/>
      <w:r>
        <w:t xml:space="preserve">Modificar la versió de </w:t>
      </w:r>
      <w:r w:rsidRPr="003A2F63">
        <w:t>Java</w:t>
      </w:r>
      <w:bookmarkEnd w:id="2768"/>
      <w:bookmarkEnd w:id="2769"/>
      <w:r w:rsidR="003A2F63" w:rsidRPr="003A2F63">
        <w:t xml:space="preserve"> (JRE System Library)</w:t>
      </w:r>
      <w:bookmarkEnd w:id="2770"/>
    </w:p>
    <w:p w:rsidR="00DD2AAB" w:rsidRDefault="002D52AA" w:rsidP="00DD2AAB">
      <w:r>
        <w:t>En aquests apartat es mostrarà com m</w:t>
      </w:r>
      <w:r w:rsidR="00DD2AAB">
        <w:t xml:space="preserve">odificar la versió del </w:t>
      </w:r>
      <w:r w:rsidR="00BA18DB" w:rsidRPr="009C2332">
        <w:rPr>
          <w:i/>
        </w:rPr>
        <w:t>JRE System Library</w:t>
      </w:r>
      <w:r w:rsidR="00BA18DB">
        <w:t xml:space="preserve"> </w:t>
      </w:r>
      <w:r w:rsidR="00DD2AAB">
        <w:t>que es fa servir als projectes,</w:t>
      </w:r>
      <w:r>
        <w:t xml:space="preserve"> per a tots el projectes o només per a un en qüestió. L’element </w:t>
      </w:r>
      <w:r w:rsidR="001D2A33">
        <w:t xml:space="preserve">el podem trobar al </w:t>
      </w:r>
      <w:r w:rsidR="001D2A33" w:rsidRPr="004820D9">
        <w:rPr>
          <w:i/>
        </w:rPr>
        <w:t xml:space="preserve">Project </w:t>
      </w:r>
      <w:r w:rsidRPr="004820D9">
        <w:rPr>
          <w:i/>
        </w:rPr>
        <w:t>Explorer</w:t>
      </w:r>
      <w:r w:rsidR="00DD2AAB">
        <w:t xml:space="preserve"> </w:t>
      </w:r>
      <w:r w:rsidR="004820D9">
        <w:t xml:space="preserve">com mostra </w:t>
      </w:r>
      <w:r w:rsidR="00DD2AAB">
        <w:t>la següent imatge:</w:t>
      </w:r>
    </w:p>
    <w:p w:rsidR="00030AA7" w:rsidRDefault="003F6511" w:rsidP="00BD4428">
      <w:pPr>
        <w:jc w:val="center"/>
      </w:pPr>
      <w:r>
        <w:rPr>
          <w:noProof/>
          <w:lang w:eastAsia="ca-ES"/>
        </w:rPr>
        <w:drawing>
          <wp:inline distT="0" distB="0" distL="0" distR="0" wp14:anchorId="6E25D986" wp14:editId="3D16CE4F">
            <wp:extent cx="2496165" cy="505777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_bis.png"/>
                    <pic:cNvPicPr/>
                  </pic:nvPicPr>
                  <pic:blipFill>
                    <a:blip r:embed="rId65">
                      <a:extLst>
                        <a:ext uri="{28A0092B-C50C-407E-A947-70E740481C1C}">
                          <a14:useLocalDpi xmlns:a14="http://schemas.microsoft.com/office/drawing/2010/main" val="0"/>
                        </a:ext>
                      </a:extLst>
                    </a:blip>
                    <a:stretch>
                      <a:fillRect/>
                    </a:stretch>
                  </pic:blipFill>
                  <pic:spPr>
                    <a:xfrm>
                      <a:off x="0" y="0"/>
                      <a:ext cx="2497175" cy="5059820"/>
                    </a:xfrm>
                    <a:prstGeom prst="rect">
                      <a:avLst/>
                    </a:prstGeom>
                  </pic:spPr>
                </pic:pic>
              </a:graphicData>
            </a:graphic>
          </wp:inline>
        </w:drawing>
      </w:r>
    </w:p>
    <w:p w:rsidR="00030AA7" w:rsidRDefault="00030AA7" w:rsidP="00030AA7">
      <w:pPr>
        <w:pStyle w:val="Llegenda"/>
      </w:pPr>
      <w:bookmarkStart w:id="2771" w:name="_Toc421086152"/>
      <w:r>
        <w:lastRenderedPageBreak/>
        <w:t xml:space="preserve">Imatge </w:t>
      </w:r>
      <w:r w:rsidR="00C51F7C">
        <w:fldChar w:fldCharType="begin"/>
      </w:r>
      <w:r w:rsidR="00C51F7C">
        <w:instrText xml:space="preserve"> SEQ Imatge \* ARABIC </w:instrText>
      </w:r>
      <w:r w:rsidR="00C51F7C">
        <w:fldChar w:fldCharType="separate"/>
      </w:r>
      <w:ins w:id="2772" w:author="UPC" w:date="2015-06-03T09:11:00Z">
        <w:r w:rsidR="008D50D6">
          <w:rPr>
            <w:noProof/>
          </w:rPr>
          <w:t>14</w:t>
        </w:r>
      </w:ins>
      <w:del w:id="2773" w:author="UPC" w:date="2015-04-28T16:46:00Z">
        <w:r w:rsidR="00AF455E" w:rsidDel="006B5605">
          <w:rPr>
            <w:noProof/>
          </w:rPr>
          <w:delText>13</w:delText>
        </w:r>
      </w:del>
      <w:r w:rsidR="00C51F7C">
        <w:rPr>
          <w:noProof/>
        </w:rPr>
        <w:fldChar w:fldCharType="end"/>
      </w:r>
      <w:r>
        <w:t>: JRE al Project Explorer</w:t>
      </w:r>
      <w:bookmarkEnd w:id="2771"/>
    </w:p>
    <w:p w:rsidR="0020160F" w:rsidRDefault="00512502" w:rsidP="00DD2AAB">
      <w:pPr>
        <w:rPr>
          <w:rFonts w:cs="Arial"/>
        </w:rPr>
      </w:pPr>
      <w:r>
        <w:t xml:space="preserve">Per poder tenir un </w:t>
      </w:r>
      <w:r w:rsidR="00C035C2" w:rsidRPr="00F619BB">
        <w:rPr>
          <w:i/>
        </w:rPr>
        <w:t>JRE</w:t>
      </w:r>
      <w:r w:rsidR="00C035C2">
        <w:t xml:space="preserve"> (Java Runtime Environment) </w:t>
      </w:r>
      <w:r w:rsidR="0020160F">
        <w:t xml:space="preserve">diferent primer s’ha d’afegir el </w:t>
      </w:r>
      <w:r w:rsidR="00C035C2" w:rsidRPr="00F619BB">
        <w:rPr>
          <w:i/>
        </w:rPr>
        <w:t>JDK</w:t>
      </w:r>
      <w:r w:rsidR="00C035C2">
        <w:t xml:space="preserve"> (Java Development Kit) </w:t>
      </w:r>
      <w:r w:rsidR="0020160F">
        <w:t>al GGTS.</w:t>
      </w:r>
      <w:r w:rsidR="00BD41E5">
        <w:t xml:space="preserve"> Una vegada s’ha afegit el </w:t>
      </w:r>
      <w:r w:rsidR="00BD41E5" w:rsidRPr="00F619BB">
        <w:rPr>
          <w:i/>
        </w:rPr>
        <w:t>JDK</w:t>
      </w:r>
      <w:r w:rsidR="00BD41E5">
        <w:t xml:space="preserve"> es tindran ambdos, degut a que el </w:t>
      </w:r>
      <w:r w:rsidR="00BD41E5" w:rsidRPr="00F619BB">
        <w:rPr>
          <w:i/>
        </w:rPr>
        <w:t>JDK</w:t>
      </w:r>
      <w:r w:rsidR="00BD41E5">
        <w:t xml:space="preserve"> ja porta incorporat un </w:t>
      </w:r>
      <w:r w:rsidR="00BD41E5" w:rsidRPr="00F619BB">
        <w:rPr>
          <w:i/>
        </w:rPr>
        <w:t>JRE</w:t>
      </w:r>
      <w:r w:rsidR="00BD41E5">
        <w:t>.</w:t>
      </w:r>
      <w:r w:rsidR="0020160F">
        <w:t xml:space="preserve"> S’ha d’anar a </w:t>
      </w:r>
      <w:r w:rsidR="0020160F" w:rsidRPr="00F619BB">
        <w:rPr>
          <w:i/>
        </w:rPr>
        <w:t xml:space="preserve">Window </w:t>
      </w:r>
      <w:r w:rsidR="0020160F" w:rsidRPr="00F619BB">
        <w:rPr>
          <w:rFonts w:cs="Arial"/>
          <w:i/>
        </w:rPr>
        <w:t>→</w:t>
      </w:r>
      <w:r w:rsidR="0020160F" w:rsidRPr="00F619BB">
        <w:rPr>
          <w:i/>
        </w:rPr>
        <w:t xml:space="preserve"> Preferences</w:t>
      </w:r>
      <w:r w:rsidR="0020160F">
        <w:t xml:space="preserve"> </w:t>
      </w:r>
      <w:r w:rsidR="0020160F">
        <w:rPr>
          <w:rFonts w:cs="Arial"/>
        </w:rPr>
        <w:t xml:space="preserve">i dintre de la finestra que s’obre </w:t>
      </w:r>
      <w:r w:rsidR="0020160F" w:rsidRPr="00F619BB">
        <w:rPr>
          <w:rFonts w:cs="Arial"/>
          <w:i/>
        </w:rPr>
        <w:t>Java → Installed JREs</w:t>
      </w:r>
      <w:r w:rsidR="0020160F">
        <w:rPr>
          <w:rFonts w:cs="Arial"/>
        </w:rPr>
        <w:t>. En les següents imatges es mostren els passos a seguir:</w:t>
      </w:r>
    </w:p>
    <w:p w:rsidR="0020160F" w:rsidRDefault="0020160F" w:rsidP="0020160F">
      <w:pPr>
        <w:jc w:val="center"/>
        <w:rPr>
          <w:rFonts w:cs="Arial"/>
        </w:rPr>
      </w:pPr>
      <w:r>
        <w:rPr>
          <w:rFonts w:cs="Arial"/>
          <w:noProof/>
          <w:lang w:eastAsia="ca-ES"/>
        </w:rPr>
        <w:drawing>
          <wp:inline distT="0" distB="0" distL="0" distR="0" wp14:anchorId="2EF58471" wp14:editId="1BE6B16E">
            <wp:extent cx="5400675" cy="5083810"/>
            <wp:effectExtent l="0" t="0" r="952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2.png"/>
                    <pic:cNvPicPr/>
                  </pic:nvPicPr>
                  <pic:blipFill>
                    <a:blip r:embed="rId66">
                      <a:extLst>
                        <a:ext uri="{28A0092B-C50C-407E-A947-70E740481C1C}">
                          <a14:useLocalDpi xmlns:a14="http://schemas.microsoft.com/office/drawing/2010/main" val="0"/>
                        </a:ext>
                      </a:extLst>
                    </a:blip>
                    <a:stretch>
                      <a:fillRect/>
                    </a:stretch>
                  </pic:blipFill>
                  <pic:spPr>
                    <a:xfrm>
                      <a:off x="0" y="0"/>
                      <a:ext cx="5400675" cy="5083810"/>
                    </a:xfrm>
                    <a:prstGeom prst="rect">
                      <a:avLst/>
                    </a:prstGeom>
                  </pic:spPr>
                </pic:pic>
              </a:graphicData>
            </a:graphic>
          </wp:inline>
        </w:drawing>
      </w:r>
    </w:p>
    <w:p w:rsidR="0020160F" w:rsidRDefault="0054684E" w:rsidP="0054684E">
      <w:pPr>
        <w:pStyle w:val="Llegenda"/>
        <w:rPr>
          <w:rFonts w:cs="Arial"/>
        </w:rPr>
      </w:pPr>
      <w:bookmarkStart w:id="2774" w:name="_Toc421086153"/>
      <w:r>
        <w:t xml:space="preserve">Imatge </w:t>
      </w:r>
      <w:r w:rsidR="00C51F7C">
        <w:fldChar w:fldCharType="begin"/>
      </w:r>
      <w:r w:rsidR="00C51F7C">
        <w:instrText xml:space="preserve"> SEQ Imatge \* ARABIC </w:instrText>
      </w:r>
      <w:r w:rsidR="00C51F7C">
        <w:fldChar w:fldCharType="separate"/>
      </w:r>
      <w:ins w:id="2775" w:author="UPC" w:date="2015-06-03T09:11:00Z">
        <w:r w:rsidR="008D50D6">
          <w:rPr>
            <w:noProof/>
          </w:rPr>
          <w:t>15</w:t>
        </w:r>
      </w:ins>
      <w:del w:id="2776" w:author="UPC" w:date="2015-04-28T16:46:00Z">
        <w:r w:rsidR="00AF455E" w:rsidDel="006B5605">
          <w:rPr>
            <w:noProof/>
          </w:rPr>
          <w:delText>14</w:delText>
        </w:r>
      </w:del>
      <w:r w:rsidR="00C51F7C">
        <w:rPr>
          <w:noProof/>
        </w:rPr>
        <w:fldChar w:fldCharType="end"/>
      </w:r>
      <w:r>
        <w:t xml:space="preserve">: </w:t>
      </w:r>
      <w:r w:rsidR="002E6EDA">
        <w:t>JRE’s instal·lats a l’entorn GGTS</w:t>
      </w:r>
      <w:bookmarkEnd w:id="2774"/>
    </w:p>
    <w:p w:rsidR="00C035C2" w:rsidRDefault="0020160F" w:rsidP="00DD2AAB">
      <w:r>
        <w:rPr>
          <w:rFonts w:cs="Arial"/>
        </w:rPr>
        <w:t xml:space="preserve">Fer click a </w:t>
      </w:r>
      <w:r w:rsidRPr="00C80B97">
        <w:rPr>
          <w:rFonts w:cs="Arial"/>
          <w:i/>
        </w:rPr>
        <w:t>Add</w:t>
      </w:r>
      <w:r>
        <w:rPr>
          <w:rFonts w:cs="Arial"/>
        </w:rPr>
        <w:t xml:space="preserve"> </w:t>
      </w:r>
      <w:r w:rsidR="0054684E">
        <w:rPr>
          <w:rFonts w:cs="Arial"/>
        </w:rPr>
        <w:t xml:space="preserve">i s’obrirà una nou diàleg en el que s’haurà de triar l’opció </w:t>
      </w:r>
      <w:r w:rsidR="0054684E" w:rsidRPr="00C80B97">
        <w:rPr>
          <w:rFonts w:cs="Arial"/>
          <w:i/>
        </w:rPr>
        <w:t>Standard VM</w:t>
      </w:r>
      <w:r w:rsidR="0035439E">
        <w:rPr>
          <w:rFonts w:cs="Arial"/>
        </w:rPr>
        <w:t xml:space="preserve"> i</w:t>
      </w:r>
      <w:r w:rsidR="00C80B97">
        <w:rPr>
          <w:rFonts w:cs="Arial"/>
        </w:rPr>
        <w:t xml:space="preserve"> seguidament</w:t>
      </w:r>
      <w:r w:rsidR="0035439E">
        <w:rPr>
          <w:rFonts w:cs="Arial"/>
        </w:rPr>
        <w:t xml:space="preserve"> </w:t>
      </w:r>
      <w:r w:rsidR="0035439E" w:rsidRPr="00C80B97">
        <w:rPr>
          <w:rFonts w:cs="Arial"/>
          <w:i/>
        </w:rPr>
        <w:t>Next</w:t>
      </w:r>
      <w:r w:rsidR="0035439E">
        <w:rPr>
          <w:rFonts w:cs="Arial"/>
        </w:rPr>
        <w:t>.</w:t>
      </w:r>
    </w:p>
    <w:p w:rsidR="0020160F" w:rsidRDefault="0020160F" w:rsidP="0020160F">
      <w:pPr>
        <w:jc w:val="center"/>
      </w:pPr>
      <w:r>
        <w:rPr>
          <w:noProof/>
          <w:lang w:eastAsia="ca-ES"/>
        </w:rPr>
        <w:lastRenderedPageBreak/>
        <w:drawing>
          <wp:inline distT="0" distB="0" distL="0" distR="0" wp14:anchorId="7C317C49" wp14:editId="1179E69F">
            <wp:extent cx="3257550" cy="3114839"/>
            <wp:effectExtent l="0" t="0" r="0" b="952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3.png"/>
                    <pic:cNvPicPr/>
                  </pic:nvPicPr>
                  <pic:blipFill>
                    <a:blip r:embed="rId67">
                      <a:extLst>
                        <a:ext uri="{28A0092B-C50C-407E-A947-70E740481C1C}">
                          <a14:useLocalDpi xmlns:a14="http://schemas.microsoft.com/office/drawing/2010/main" val="0"/>
                        </a:ext>
                      </a:extLst>
                    </a:blip>
                    <a:stretch>
                      <a:fillRect/>
                    </a:stretch>
                  </pic:blipFill>
                  <pic:spPr>
                    <a:xfrm>
                      <a:off x="0" y="0"/>
                      <a:ext cx="3262993" cy="3120044"/>
                    </a:xfrm>
                    <a:prstGeom prst="rect">
                      <a:avLst/>
                    </a:prstGeom>
                  </pic:spPr>
                </pic:pic>
              </a:graphicData>
            </a:graphic>
          </wp:inline>
        </w:drawing>
      </w:r>
    </w:p>
    <w:p w:rsidR="0054684E" w:rsidRDefault="0054684E" w:rsidP="0054684E">
      <w:pPr>
        <w:pStyle w:val="Llegenda"/>
      </w:pPr>
      <w:bookmarkStart w:id="2777" w:name="_Toc421086154"/>
      <w:r>
        <w:t xml:space="preserve">Imatge </w:t>
      </w:r>
      <w:r w:rsidR="00C51F7C">
        <w:fldChar w:fldCharType="begin"/>
      </w:r>
      <w:r w:rsidR="00C51F7C">
        <w:instrText xml:space="preserve"> SEQ Imatge \* ARABIC </w:instrText>
      </w:r>
      <w:r w:rsidR="00C51F7C">
        <w:fldChar w:fldCharType="separate"/>
      </w:r>
      <w:ins w:id="2778" w:author="UPC" w:date="2015-06-03T09:11:00Z">
        <w:r w:rsidR="008D50D6">
          <w:rPr>
            <w:noProof/>
          </w:rPr>
          <w:t>16</w:t>
        </w:r>
      </w:ins>
      <w:del w:id="2779" w:author="UPC" w:date="2015-04-28T16:46:00Z">
        <w:r w:rsidR="00AF455E" w:rsidDel="006B5605">
          <w:rPr>
            <w:noProof/>
          </w:rPr>
          <w:delText>15</w:delText>
        </w:r>
      </w:del>
      <w:r w:rsidR="00C51F7C">
        <w:rPr>
          <w:noProof/>
        </w:rPr>
        <w:fldChar w:fldCharType="end"/>
      </w:r>
      <w:r>
        <w:t xml:space="preserve">: </w:t>
      </w:r>
      <w:r w:rsidR="002E6EDA">
        <w:t>Afegir un JRE</w:t>
      </w:r>
      <w:bookmarkEnd w:id="2777"/>
    </w:p>
    <w:p w:rsidR="0020160F" w:rsidRDefault="003476BE" w:rsidP="00DD2AAB">
      <w:r>
        <w:t>En</w:t>
      </w:r>
      <w:r w:rsidR="00BD41E5">
        <w:t xml:space="preserve"> el nou diàleg fer click a </w:t>
      </w:r>
      <w:r w:rsidR="00BD41E5" w:rsidRPr="00C80B97">
        <w:rPr>
          <w:i/>
        </w:rPr>
        <w:t>Directory...</w:t>
      </w:r>
      <w:r w:rsidR="00BD41E5">
        <w:t xml:space="preserve"> i seleccionar la carpeta on es troba instal·lat el </w:t>
      </w:r>
      <w:r w:rsidR="00BD41E5" w:rsidRPr="00295D61">
        <w:rPr>
          <w:i/>
        </w:rPr>
        <w:t>JDK</w:t>
      </w:r>
      <w:r>
        <w:t>. Una vegada s’ha acceptat</w:t>
      </w:r>
      <w:r w:rsidR="00295D61">
        <w:t>,</w:t>
      </w:r>
      <w:r>
        <w:t xml:space="preserve"> la finestra hauria de tenir un aspecte similar al següent (considerant que en aquesta ocas</w:t>
      </w:r>
      <w:r w:rsidR="00B43EB2">
        <w:t>s</w:t>
      </w:r>
      <w:r>
        <w:t>ió s’</w:t>
      </w:r>
      <w:r w:rsidR="00B43EB2">
        <w:t>ha afegit</w:t>
      </w:r>
      <w:r>
        <w:t xml:space="preserve"> la versió 1.6.0_45):</w:t>
      </w:r>
    </w:p>
    <w:p w:rsidR="0020160F" w:rsidRDefault="0020160F" w:rsidP="0020160F">
      <w:pPr>
        <w:jc w:val="center"/>
      </w:pPr>
      <w:r>
        <w:rPr>
          <w:noProof/>
          <w:lang w:eastAsia="ca-ES"/>
        </w:rPr>
        <w:drawing>
          <wp:inline distT="0" distB="0" distL="0" distR="0" wp14:anchorId="0C911D09" wp14:editId="36138962">
            <wp:extent cx="3638550" cy="3735578"/>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4.png"/>
                    <pic:cNvPicPr/>
                  </pic:nvPicPr>
                  <pic:blipFill>
                    <a:blip r:embed="rId68">
                      <a:extLst>
                        <a:ext uri="{28A0092B-C50C-407E-A947-70E740481C1C}">
                          <a14:useLocalDpi xmlns:a14="http://schemas.microsoft.com/office/drawing/2010/main" val="0"/>
                        </a:ext>
                      </a:extLst>
                    </a:blip>
                    <a:stretch>
                      <a:fillRect/>
                    </a:stretch>
                  </pic:blipFill>
                  <pic:spPr>
                    <a:xfrm>
                      <a:off x="0" y="0"/>
                      <a:ext cx="3639058" cy="3736100"/>
                    </a:xfrm>
                    <a:prstGeom prst="rect">
                      <a:avLst/>
                    </a:prstGeom>
                  </pic:spPr>
                </pic:pic>
              </a:graphicData>
            </a:graphic>
          </wp:inline>
        </w:drawing>
      </w:r>
    </w:p>
    <w:p w:rsidR="0054684E" w:rsidRDefault="0054684E" w:rsidP="0054684E">
      <w:pPr>
        <w:pStyle w:val="Llegenda"/>
      </w:pPr>
      <w:bookmarkStart w:id="2780" w:name="_Toc421086155"/>
      <w:r>
        <w:t xml:space="preserve">Imatge </w:t>
      </w:r>
      <w:r w:rsidR="00C51F7C">
        <w:fldChar w:fldCharType="begin"/>
      </w:r>
      <w:r w:rsidR="00C51F7C">
        <w:instrText xml:space="preserve"> SEQ Imatge \* ARABIC </w:instrText>
      </w:r>
      <w:r w:rsidR="00C51F7C">
        <w:fldChar w:fldCharType="separate"/>
      </w:r>
      <w:ins w:id="2781" w:author="UPC" w:date="2015-06-03T09:11:00Z">
        <w:r w:rsidR="008D50D6">
          <w:rPr>
            <w:noProof/>
          </w:rPr>
          <w:t>17</w:t>
        </w:r>
      </w:ins>
      <w:del w:id="2782" w:author="UPC" w:date="2015-04-28T16:46:00Z">
        <w:r w:rsidR="00AF455E" w:rsidDel="006B5605">
          <w:rPr>
            <w:noProof/>
          </w:rPr>
          <w:delText>16</w:delText>
        </w:r>
      </w:del>
      <w:r w:rsidR="00C51F7C">
        <w:rPr>
          <w:noProof/>
        </w:rPr>
        <w:fldChar w:fldCharType="end"/>
      </w:r>
      <w:r>
        <w:t xml:space="preserve">: </w:t>
      </w:r>
      <w:r w:rsidR="002E6EDA">
        <w:t>Definició del JRE</w:t>
      </w:r>
      <w:bookmarkEnd w:id="2780"/>
    </w:p>
    <w:p w:rsidR="00630883" w:rsidRPr="00630883" w:rsidRDefault="00630883" w:rsidP="00630883">
      <w:r>
        <w:lastRenderedPageBreak/>
        <w:t xml:space="preserve">Al fer click a </w:t>
      </w:r>
      <w:r w:rsidRPr="00295D61">
        <w:rPr>
          <w:i/>
        </w:rPr>
        <w:t>Finish</w:t>
      </w:r>
      <w:r>
        <w:t xml:space="preserve"> l’apartat </w:t>
      </w:r>
      <w:r w:rsidRPr="00295D61">
        <w:rPr>
          <w:i/>
        </w:rPr>
        <w:t>Installed JREs</w:t>
      </w:r>
      <w:r>
        <w:t xml:space="preserve"> haurà de mostrar que està disponible per fer servir la versió 1.6.0_45 del </w:t>
      </w:r>
      <w:r w:rsidRPr="00295D61">
        <w:rPr>
          <w:i/>
        </w:rPr>
        <w:t>JDK</w:t>
      </w:r>
      <w:r>
        <w:t xml:space="preserve"> encara que per defecte, com es pot veure a la següent imatge, està seleccionada la versió 1.8.0_31:</w:t>
      </w:r>
    </w:p>
    <w:p w:rsidR="0020160F" w:rsidRDefault="0020160F" w:rsidP="0020160F">
      <w:pPr>
        <w:jc w:val="center"/>
      </w:pPr>
      <w:r>
        <w:rPr>
          <w:noProof/>
          <w:lang w:eastAsia="ca-ES"/>
        </w:rPr>
        <w:drawing>
          <wp:inline distT="0" distB="0" distL="0" distR="0" wp14:anchorId="268A4766" wp14:editId="21E1E2E2">
            <wp:extent cx="5400675" cy="5083175"/>
            <wp:effectExtent l="0" t="0" r="9525" b="317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5.png"/>
                    <pic:cNvPicPr/>
                  </pic:nvPicPr>
                  <pic:blipFill>
                    <a:blip r:embed="rId69">
                      <a:extLst>
                        <a:ext uri="{28A0092B-C50C-407E-A947-70E740481C1C}">
                          <a14:useLocalDpi xmlns:a14="http://schemas.microsoft.com/office/drawing/2010/main" val="0"/>
                        </a:ext>
                      </a:extLst>
                    </a:blip>
                    <a:stretch>
                      <a:fillRect/>
                    </a:stretch>
                  </pic:blipFill>
                  <pic:spPr>
                    <a:xfrm>
                      <a:off x="0" y="0"/>
                      <a:ext cx="5400675" cy="5083175"/>
                    </a:xfrm>
                    <a:prstGeom prst="rect">
                      <a:avLst/>
                    </a:prstGeom>
                  </pic:spPr>
                </pic:pic>
              </a:graphicData>
            </a:graphic>
          </wp:inline>
        </w:drawing>
      </w:r>
    </w:p>
    <w:p w:rsidR="005774A0" w:rsidRDefault="005774A0" w:rsidP="005774A0">
      <w:pPr>
        <w:pStyle w:val="Llegenda"/>
      </w:pPr>
      <w:bookmarkStart w:id="2783" w:name="_Ref417467456"/>
      <w:bookmarkStart w:id="2784" w:name="_Toc421086156"/>
      <w:r>
        <w:t xml:space="preserve">Imatge </w:t>
      </w:r>
      <w:r w:rsidR="00C51F7C">
        <w:fldChar w:fldCharType="begin"/>
      </w:r>
      <w:r w:rsidR="00C51F7C">
        <w:instrText xml:space="preserve"> SEQ Imatge \* ARABIC </w:instrText>
      </w:r>
      <w:r w:rsidR="00C51F7C">
        <w:fldChar w:fldCharType="separate"/>
      </w:r>
      <w:ins w:id="2785" w:author="UPC" w:date="2015-06-03T09:11:00Z">
        <w:r w:rsidR="008D50D6">
          <w:rPr>
            <w:noProof/>
          </w:rPr>
          <w:t>18</w:t>
        </w:r>
      </w:ins>
      <w:del w:id="2786" w:author="UPC" w:date="2015-04-28T16:46:00Z">
        <w:r w:rsidR="00AF455E" w:rsidDel="006B5605">
          <w:rPr>
            <w:noProof/>
          </w:rPr>
          <w:delText>17</w:delText>
        </w:r>
      </w:del>
      <w:r w:rsidR="00C51F7C">
        <w:rPr>
          <w:noProof/>
        </w:rPr>
        <w:fldChar w:fldCharType="end"/>
      </w:r>
      <w:r>
        <w:t xml:space="preserve">: </w:t>
      </w:r>
      <w:r w:rsidR="002E6EDA">
        <w:t>JRE’s instal·lats</w:t>
      </w:r>
      <w:bookmarkEnd w:id="2783"/>
      <w:bookmarkEnd w:id="2784"/>
      <w:r w:rsidR="002E6EDA">
        <w:t xml:space="preserve"> </w:t>
      </w:r>
    </w:p>
    <w:p w:rsidR="006076AE" w:rsidRPr="006076AE" w:rsidRDefault="006076AE" w:rsidP="006076AE">
      <w:r>
        <w:t xml:space="preserve">En principi no cal realitzar més modificacions, però a vegades pot ser necessari </w:t>
      </w:r>
      <w:r w:rsidR="0028037B">
        <w:t>canviar</w:t>
      </w:r>
      <w:r>
        <w:t xml:space="preserve"> també l</w:t>
      </w:r>
      <w:r w:rsidR="00295D61">
        <w:t>es</w:t>
      </w:r>
      <w:r>
        <w:t xml:space="preserve"> va</w:t>
      </w:r>
      <w:r w:rsidR="008F7EC2">
        <w:t>r</w:t>
      </w:r>
      <w:r>
        <w:t>iable</w:t>
      </w:r>
      <w:r w:rsidR="00295D61">
        <w:t>s</w:t>
      </w:r>
      <w:r>
        <w:t xml:space="preserve"> d’entorn del sistema</w:t>
      </w:r>
      <w:r w:rsidR="0028037B">
        <w:t xml:space="preserve"> (</w:t>
      </w:r>
      <w:r w:rsidR="0028037B" w:rsidRPr="00295D61">
        <w:rPr>
          <w:i/>
        </w:rPr>
        <w:t>JAVA_HOME</w:t>
      </w:r>
      <w:r w:rsidR="0028037B">
        <w:t xml:space="preserve"> i </w:t>
      </w:r>
      <w:r w:rsidR="0028037B" w:rsidRPr="00295D61">
        <w:rPr>
          <w:i/>
        </w:rPr>
        <w:t>JRE_HOME</w:t>
      </w:r>
      <w:r w:rsidR="0028037B">
        <w:t>)</w:t>
      </w:r>
      <w:r>
        <w:t>.</w:t>
      </w:r>
    </w:p>
    <w:p w:rsidR="00427452" w:rsidRDefault="00427452" w:rsidP="00427452">
      <w:pPr>
        <w:pStyle w:val="Ttol3"/>
      </w:pPr>
      <w:bookmarkStart w:id="2787" w:name="_Toc421086129"/>
      <w:r>
        <w:t>Modificar la versió Java de tot el workspace</w:t>
      </w:r>
      <w:bookmarkEnd w:id="2787"/>
    </w:p>
    <w:p w:rsidR="00DD2AAB" w:rsidRDefault="00DD2AAB" w:rsidP="00DD2AAB">
      <w:r>
        <w:t>Seguint aquest camí es canviarà la versió</w:t>
      </w:r>
      <w:r w:rsidR="002D52AA">
        <w:t xml:space="preserve"> de tot el </w:t>
      </w:r>
      <w:r w:rsidR="002D52AA" w:rsidRPr="00BB6F8F">
        <w:rPr>
          <w:i/>
        </w:rPr>
        <w:t>workspace</w:t>
      </w:r>
      <w:r w:rsidR="002D52AA">
        <w:t xml:space="preserve">, és a dir, tots els projectes oberts del </w:t>
      </w:r>
      <w:r w:rsidR="002E6EDA">
        <w:t xml:space="preserve">GGTS canviaran el seu </w:t>
      </w:r>
      <w:r w:rsidR="002E6EDA" w:rsidRPr="00BB6F8F">
        <w:rPr>
          <w:i/>
        </w:rPr>
        <w:t>JRE</w:t>
      </w:r>
      <w:r w:rsidR="002E6EDA">
        <w:t>.</w:t>
      </w:r>
    </w:p>
    <w:p w:rsidR="00BB6F8F" w:rsidRDefault="002D52AA" w:rsidP="00DD2AAB">
      <w:r>
        <w:t>Només cal</w:t>
      </w:r>
      <w:r w:rsidR="002E6EDA">
        <w:t xml:space="preserve"> partir del punt on es deixa la </w:t>
      </w:r>
      <w:r w:rsidR="00E12897" w:rsidRPr="00BB6F8F">
        <w:rPr>
          <w:b/>
        </w:rPr>
        <w:fldChar w:fldCharType="begin"/>
      </w:r>
      <w:r w:rsidR="00E12897" w:rsidRPr="00BB6F8F">
        <w:rPr>
          <w:b/>
        </w:rPr>
        <w:instrText xml:space="preserve"> REF _Ref417467456 \h </w:instrText>
      </w:r>
      <w:r w:rsidR="00BB6F8F">
        <w:rPr>
          <w:b/>
        </w:rPr>
        <w:instrText xml:space="preserve"> \* MERGEFORMAT </w:instrText>
      </w:r>
      <w:r w:rsidR="00E12897" w:rsidRPr="00BB6F8F">
        <w:rPr>
          <w:b/>
        </w:rPr>
      </w:r>
      <w:r w:rsidR="00E12897" w:rsidRPr="00BB6F8F">
        <w:rPr>
          <w:b/>
        </w:rPr>
        <w:fldChar w:fldCharType="separate"/>
      </w:r>
      <w:ins w:id="2788" w:author="UPC" w:date="2015-06-03T09:11:00Z">
        <w:r w:rsidR="008D50D6" w:rsidRPr="008D50D6">
          <w:rPr>
            <w:b/>
            <w:rPrChange w:id="2789" w:author="UPC" w:date="2015-06-03T09:11:00Z">
              <w:rPr/>
            </w:rPrChange>
          </w:rPr>
          <w:t xml:space="preserve">Imatge </w:t>
        </w:r>
        <w:r w:rsidR="008D50D6" w:rsidRPr="008D50D6">
          <w:rPr>
            <w:b/>
            <w:noProof/>
            <w:rPrChange w:id="2790" w:author="UPC" w:date="2015-06-03T09:11:00Z">
              <w:rPr>
                <w:noProof/>
              </w:rPr>
            </w:rPrChange>
          </w:rPr>
          <w:t>18</w:t>
        </w:r>
        <w:r w:rsidR="008D50D6" w:rsidRPr="008D50D6">
          <w:rPr>
            <w:b/>
            <w:rPrChange w:id="2791" w:author="UPC" w:date="2015-06-03T09:11:00Z">
              <w:rPr/>
            </w:rPrChange>
          </w:rPr>
          <w:t>: JRE’s instal·lats</w:t>
        </w:r>
      </w:ins>
      <w:del w:id="2792" w:author="UPC" w:date="2015-04-29T07:58:00Z">
        <w:r w:rsidR="00E12897" w:rsidRPr="00BB6F8F" w:rsidDel="00154CE0">
          <w:rPr>
            <w:b/>
          </w:rPr>
          <w:delText xml:space="preserve">Imatge </w:delText>
        </w:r>
        <w:r w:rsidR="00E12897" w:rsidRPr="00BB6F8F" w:rsidDel="00154CE0">
          <w:rPr>
            <w:b/>
            <w:noProof/>
          </w:rPr>
          <w:delText>17</w:delText>
        </w:r>
        <w:r w:rsidR="00E12897" w:rsidRPr="00BB6F8F" w:rsidDel="00154CE0">
          <w:rPr>
            <w:b/>
          </w:rPr>
          <w:delText>: JRE’s instal·lats</w:delText>
        </w:r>
      </w:del>
      <w:r w:rsidR="00E12897" w:rsidRPr="00BB6F8F">
        <w:rPr>
          <w:b/>
        </w:rPr>
        <w:fldChar w:fldCharType="end"/>
      </w:r>
      <w:r w:rsidR="00E12897">
        <w:t xml:space="preserve"> </w:t>
      </w:r>
      <w:r w:rsidR="008254BD">
        <w:t xml:space="preserve">i seleccionar per defecte el </w:t>
      </w:r>
      <w:r w:rsidR="008254BD" w:rsidRPr="00BB6F8F">
        <w:rPr>
          <w:i/>
        </w:rPr>
        <w:t>JDK</w:t>
      </w:r>
      <w:r w:rsidR="008254BD">
        <w:t xml:space="preserve"> que volem. Si per exemple volem vanviar el </w:t>
      </w:r>
      <w:r w:rsidR="008254BD" w:rsidRPr="00BB6F8F">
        <w:rPr>
          <w:i/>
        </w:rPr>
        <w:t>JRE</w:t>
      </w:r>
      <w:r w:rsidR="008254BD">
        <w:t xml:space="preserve"> a la versió 1.</w:t>
      </w:r>
      <w:r w:rsidR="00BB6F8F">
        <w:t>8</w:t>
      </w:r>
      <w:r w:rsidR="008254BD">
        <w:t xml:space="preserve">.0_45 fer click al </w:t>
      </w:r>
      <w:r w:rsidR="008254BD" w:rsidRPr="00BB6F8F">
        <w:rPr>
          <w:i/>
        </w:rPr>
        <w:t>checkbox</w:t>
      </w:r>
      <w:r w:rsidR="008254BD">
        <w:t xml:space="preserve"> de </w:t>
      </w:r>
      <w:r w:rsidR="008254BD" w:rsidRPr="00BB6F8F">
        <w:rPr>
          <w:i/>
        </w:rPr>
        <w:t>jdk1.</w:t>
      </w:r>
      <w:r w:rsidR="00BB6F8F">
        <w:rPr>
          <w:i/>
        </w:rPr>
        <w:t>8</w:t>
      </w:r>
      <w:r w:rsidR="008254BD" w:rsidRPr="00BB6F8F">
        <w:rPr>
          <w:i/>
        </w:rPr>
        <w:t>.0_45</w:t>
      </w:r>
      <w:r w:rsidR="008254BD">
        <w:t xml:space="preserve"> en la finestra </w:t>
      </w:r>
      <w:r w:rsidR="00BB6F8F">
        <w:t>com es mostra a continuació:</w:t>
      </w:r>
    </w:p>
    <w:p w:rsidR="002D52AA" w:rsidRDefault="00A950C1" w:rsidP="00A950C1">
      <w:pPr>
        <w:jc w:val="center"/>
      </w:pPr>
      <w:r>
        <w:rPr>
          <w:noProof/>
          <w:lang w:eastAsia="ca-ES"/>
        </w:rPr>
        <w:lastRenderedPageBreak/>
        <w:drawing>
          <wp:inline distT="0" distB="0" distL="0" distR="0" wp14:anchorId="71C9AEDF" wp14:editId="614698BF">
            <wp:extent cx="5400675" cy="5114925"/>
            <wp:effectExtent l="0" t="0" r="9525" b="952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7.png"/>
                    <pic:cNvPicPr/>
                  </pic:nvPicPr>
                  <pic:blipFill>
                    <a:blip r:embed="rId70">
                      <a:extLst>
                        <a:ext uri="{28A0092B-C50C-407E-A947-70E740481C1C}">
                          <a14:useLocalDpi xmlns:a14="http://schemas.microsoft.com/office/drawing/2010/main" val="0"/>
                        </a:ext>
                      </a:extLst>
                    </a:blip>
                    <a:stretch>
                      <a:fillRect/>
                    </a:stretch>
                  </pic:blipFill>
                  <pic:spPr>
                    <a:xfrm>
                      <a:off x="0" y="0"/>
                      <a:ext cx="5400675" cy="5114925"/>
                    </a:xfrm>
                    <a:prstGeom prst="rect">
                      <a:avLst/>
                    </a:prstGeom>
                  </pic:spPr>
                </pic:pic>
              </a:graphicData>
            </a:graphic>
          </wp:inline>
        </w:drawing>
      </w:r>
    </w:p>
    <w:p w:rsidR="00A950C1" w:rsidRDefault="00A950C1" w:rsidP="00A950C1">
      <w:pPr>
        <w:pStyle w:val="Llegenda"/>
      </w:pPr>
      <w:bookmarkStart w:id="2793" w:name="_Toc421086157"/>
      <w:r>
        <w:t xml:space="preserve">Imatge </w:t>
      </w:r>
      <w:r w:rsidR="00C51F7C">
        <w:fldChar w:fldCharType="begin"/>
      </w:r>
      <w:r w:rsidR="00C51F7C">
        <w:instrText xml:space="preserve"> SEQ Imatge \* ARABIC </w:instrText>
      </w:r>
      <w:r w:rsidR="00C51F7C">
        <w:fldChar w:fldCharType="separate"/>
      </w:r>
      <w:ins w:id="2794" w:author="UPC" w:date="2015-06-03T09:11:00Z">
        <w:r w:rsidR="008D50D6">
          <w:rPr>
            <w:noProof/>
          </w:rPr>
          <w:t>19</w:t>
        </w:r>
      </w:ins>
      <w:del w:id="2795" w:author="UPC" w:date="2015-04-28T16:46:00Z">
        <w:r w:rsidR="00AF455E" w:rsidDel="006B5605">
          <w:rPr>
            <w:noProof/>
          </w:rPr>
          <w:delText>18</w:delText>
        </w:r>
      </w:del>
      <w:r w:rsidR="00C51F7C">
        <w:rPr>
          <w:noProof/>
        </w:rPr>
        <w:fldChar w:fldCharType="end"/>
      </w:r>
      <w:r>
        <w:t>: Canvi de JDK a l’entorn GGTS</w:t>
      </w:r>
      <w:bookmarkEnd w:id="2793"/>
    </w:p>
    <w:p w:rsidR="00A950C1" w:rsidRPr="00A950C1" w:rsidRDefault="00C51F7C" w:rsidP="00CD56D7">
      <w:r>
        <w:rPr>
          <w:noProof/>
        </w:rPr>
        <w:pict>
          <v:shape id="_x0000_s1046" type="#_x0000_t75" style="position:absolute;left:0;text-align:left;margin-left:202.1pt;margin-top:19.3pt;width:18.75pt;height:15.75pt;z-index:251664384;mso-position-horizontal-relative:text;mso-position-vertical-relative:text" wrapcoords="-864 0 -864 20571 21600 20571 21600 0 -864 0">
            <v:imagedata r:id="rId71" o:title=""/>
            <w10:wrap type="through"/>
          </v:shape>
          <o:OLEObject Type="Embed" ProgID="PBrush" ShapeID="_x0000_s1046" DrawAspect="Content" ObjectID="_1498643145" r:id="rId72"/>
        </w:pict>
      </w:r>
      <w:r w:rsidR="00A950C1">
        <w:t xml:space="preserve">Si al seleccionar el nou </w:t>
      </w:r>
      <w:r w:rsidR="00A950C1" w:rsidRPr="009875D7">
        <w:rPr>
          <w:i/>
        </w:rPr>
        <w:t>JDK</w:t>
      </w:r>
      <w:r w:rsidR="00A950C1">
        <w:t xml:space="preserve"> no apareix cap símbol significa que tot està correcte. Si per el contrari ens apareix un warning </w:t>
      </w:r>
      <w:r w:rsidR="00AC5893">
        <w:t>( )</w:t>
      </w:r>
      <w:r w:rsidR="00CD56D7">
        <w:t xml:space="preserve"> seguit d’un missatge similar a </w:t>
      </w:r>
      <w:r w:rsidR="00CD56D7" w:rsidRPr="00CD56D7">
        <w:rPr>
          <w:i/>
        </w:rPr>
        <w:t>“The selected JRE does not support the current compiler compliance level of 1.x Add, remove or edit JRE definitions. By default, the checked JRE is added to the build path of newly created projects.”</w:t>
      </w:r>
      <w:r w:rsidR="00FF7B5B">
        <w:t xml:space="preserve">, </w:t>
      </w:r>
      <w:r w:rsidR="00A950C1">
        <w:t xml:space="preserve">això significa  </w:t>
      </w:r>
      <w:r w:rsidR="00AC5893">
        <w:t>que la versió del compilador</w:t>
      </w:r>
      <w:r w:rsidR="004625EF">
        <w:t xml:space="preserve"> s’ha de modifcar perquè no es correspon amb el </w:t>
      </w:r>
      <w:r w:rsidR="004625EF" w:rsidRPr="003F66D9">
        <w:rPr>
          <w:i/>
        </w:rPr>
        <w:t>JDK</w:t>
      </w:r>
      <w:r w:rsidR="004625EF">
        <w:t xml:space="preserve"> seleccionat.</w:t>
      </w:r>
      <w:r w:rsidR="00AC680C">
        <w:t xml:space="preserve"> La solució es troba a l’apartat </w:t>
      </w:r>
      <w:r w:rsidR="00AC680C" w:rsidRPr="002A342C">
        <w:rPr>
          <w:b/>
        </w:rPr>
        <w:fldChar w:fldCharType="begin"/>
      </w:r>
      <w:r w:rsidR="00AC680C" w:rsidRPr="002A342C">
        <w:rPr>
          <w:b/>
        </w:rPr>
        <w:instrText xml:space="preserve"> REF _Ref417464984 \r \h </w:instrText>
      </w:r>
      <w:r w:rsidR="00AC680C">
        <w:rPr>
          <w:b/>
        </w:rPr>
        <w:instrText xml:space="preserve"> \* MERGEFORMAT </w:instrText>
      </w:r>
      <w:r w:rsidR="00AC680C" w:rsidRPr="002A342C">
        <w:rPr>
          <w:b/>
        </w:rPr>
      </w:r>
      <w:r w:rsidR="00AC680C" w:rsidRPr="002A342C">
        <w:rPr>
          <w:b/>
        </w:rPr>
        <w:fldChar w:fldCharType="separate"/>
      </w:r>
      <w:ins w:id="2796" w:author="UPC" w:date="2015-06-03T09:11:00Z">
        <w:r w:rsidR="008D50D6">
          <w:rPr>
            <w:b/>
          </w:rPr>
          <w:t>6.9.3</w:t>
        </w:r>
      </w:ins>
      <w:del w:id="2797" w:author="UPC" w:date="2015-04-29T07:58:00Z">
        <w:r w:rsidR="00AC680C" w:rsidRPr="002A342C" w:rsidDel="00154CE0">
          <w:rPr>
            <w:b/>
          </w:rPr>
          <w:delText>6.8.3</w:delText>
        </w:r>
      </w:del>
      <w:r w:rsidR="00AC680C" w:rsidRPr="002A342C">
        <w:rPr>
          <w:b/>
        </w:rPr>
        <w:fldChar w:fldCharType="end"/>
      </w:r>
      <w:r w:rsidR="00AC680C" w:rsidRPr="002A342C">
        <w:rPr>
          <w:b/>
        </w:rPr>
        <w:t xml:space="preserve"> </w:t>
      </w:r>
      <w:r w:rsidR="00AC680C" w:rsidRPr="002A342C">
        <w:rPr>
          <w:b/>
        </w:rPr>
        <w:fldChar w:fldCharType="begin"/>
      </w:r>
      <w:r w:rsidR="00AC680C" w:rsidRPr="002A342C">
        <w:rPr>
          <w:b/>
        </w:rPr>
        <w:instrText xml:space="preserve"> REF _Ref417464984 \h </w:instrText>
      </w:r>
      <w:r w:rsidR="00AC680C">
        <w:rPr>
          <w:b/>
        </w:rPr>
        <w:instrText xml:space="preserve"> \* MERGEFORMAT </w:instrText>
      </w:r>
      <w:r w:rsidR="00AC680C" w:rsidRPr="002A342C">
        <w:rPr>
          <w:b/>
        </w:rPr>
      </w:r>
      <w:r w:rsidR="00AC680C" w:rsidRPr="002A342C">
        <w:rPr>
          <w:b/>
        </w:rPr>
        <w:fldChar w:fldCharType="separate"/>
      </w:r>
      <w:ins w:id="2798" w:author="UPC" w:date="2015-06-03T09:11:00Z">
        <w:r w:rsidR="008D50D6" w:rsidRPr="008D50D6">
          <w:rPr>
            <w:b/>
            <w:rPrChange w:id="2799" w:author="UPC" w:date="2015-06-03T09:11:00Z">
              <w:rPr/>
            </w:rPrChange>
          </w:rPr>
          <w:t>Warning de versió del</w:t>
        </w:r>
        <w:r w:rsidR="008D50D6">
          <w:t xml:space="preserve"> compilador</w:t>
        </w:r>
      </w:ins>
      <w:del w:id="2800" w:author="UPC" w:date="2015-04-29T07:58:00Z">
        <w:r w:rsidR="00AC680C" w:rsidRPr="002A342C" w:rsidDel="00154CE0">
          <w:rPr>
            <w:b/>
          </w:rPr>
          <w:delText>Warning de versió compilador</w:delText>
        </w:r>
      </w:del>
      <w:r w:rsidR="00AC680C" w:rsidRPr="002A342C">
        <w:rPr>
          <w:b/>
        </w:rPr>
        <w:fldChar w:fldCharType="end"/>
      </w:r>
      <w:r w:rsidR="00AC680C">
        <w:t>.</w:t>
      </w:r>
    </w:p>
    <w:p w:rsidR="00427452" w:rsidRDefault="00427452" w:rsidP="00E6091B">
      <w:pPr>
        <w:pStyle w:val="Ttol3"/>
      </w:pPr>
      <w:bookmarkStart w:id="2801" w:name="_Toc421086130"/>
      <w:r>
        <w:t>Modificar la versió Java d’un projecte</w:t>
      </w:r>
      <w:bookmarkEnd w:id="2801"/>
    </w:p>
    <w:p w:rsidR="00C4799F" w:rsidRDefault="0040128F" w:rsidP="002E6EDA">
      <w:r>
        <w:t xml:space="preserve">En aquest cas només es desitja canviar el </w:t>
      </w:r>
      <w:r w:rsidRPr="009C2332">
        <w:rPr>
          <w:i/>
        </w:rPr>
        <w:t>JRE System Library</w:t>
      </w:r>
      <w:r>
        <w:t xml:space="preserve"> per a un projecte. Primer cal haver seguit els passos de l’apartat </w:t>
      </w:r>
      <w:r w:rsidRPr="0040128F">
        <w:rPr>
          <w:b/>
        </w:rPr>
        <w:fldChar w:fldCharType="begin"/>
      </w:r>
      <w:r w:rsidRPr="0040128F">
        <w:rPr>
          <w:b/>
        </w:rPr>
        <w:instrText xml:space="preserve"> REF _Ref417470918 \r \h </w:instrText>
      </w:r>
      <w:r>
        <w:rPr>
          <w:b/>
        </w:rPr>
        <w:instrText xml:space="preserve"> \* MERGEFORMAT </w:instrText>
      </w:r>
      <w:r w:rsidRPr="0040128F">
        <w:rPr>
          <w:b/>
        </w:rPr>
      </w:r>
      <w:r w:rsidRPr="0040128F">
        <w:rPr>
          <w:b/>
        </w:rPr>
        <w:fldChar w:fldCharType="separate"/>
      </w:r>
      <w:ins w:id="2802" w:author="UPC" w:date="2015-06-03T09:11:00Z">
        <w:r w:rsidR="008D50D6">
          <w:rPr>
            <w:b/>
          </w:rPr>
          <w:t>6.9</w:t>
        </w:r>
      </w:ins>
      <w:del w:id="2803" w:author="UPC" w:date="2015-04-29T07:58:00Z">
        <w:r w:rsidRPr="0040128F" w:rsidDel="00154CE0">
          <w:rPr>
            <w:b/>
          </w:rPr>
          <w:delText>6.8</w:delText>
        </w:r>
      </w:del>
      <w:r w:rsidRPr="0040128F">
        <w:rPr>
          <w:b/>
        </w:rPr>
        <w:fldChar w:fldCharType="end"/>
      </w:r>
      <w:r w:rsidRPr="0040128F">
        <w:rPr>
          <w:b/>
        </w:rPr>
        <w:t xml:space="preserve"> </w:t>
      </w:r>
      <w:r w:rsidRPr="0040128F">
        <w:rPr>
          <w:b/>
        </w:rPr>
        <w:fldChar w:fldCharType="begin"/>
      </w:r>
      <w:r w:rsidRPr="0040128F">
        <w:rPr>
          <w:b/>
        </w:rPr>
        <w:instrText xml:space="preserve"> REF _Ref417470922 \h </w:instrText>
      </w:r>
      <w:r>
        <w:rPr>
          <w:b/>
        </w:rPr>
        <w:instrText xml:space="preserve"> \* MERGEFORMAT </w:instrText>
      </w:r>
      <w:r w:rsidRPr="0040128F">
        <w:rPr>
          <w:b/>
        </w:rPr>
      </w:r>
      <w:r w:rsidRPr="0040128F">
        <w:rPr>
          <w:b/>
        </w:rPr>
        <w:fldChar w:fldCharType="separate"/>
      </w:r>
      <w:ins w:id="2804" w:author="UPC" w:date="2015-06-03T09:11:00Z">
        <w:r w:rsidR="008D50D6" w:rsidRPr="008D50D6">
          <w:rPr>
            <w:b/>
            <w:rPrChange w:id="2805" w:author="UPC" w:date="2015-06-03T09:11:00Z">
              <w:rPr/>
            </w:rPrChange>
          </w:rPr>
          <w:t>Modificar la versió de Java</w:t>
        </w:r>
      </w:ins>
      <w:del w:id="2806" w:author="UPC" w:date="2015-04-29T07:58:00Z">
        <w:r w:rsidRPr="0040128F" w:rsidDel="00154CE0">
          <w:rPr>
            <w:b/>
          </w:rPr>
          <w:delText>Modificar la versió de Java</w:delText>
        </w:r>
      </w:del>
      <w:r w:rsidRPr="0040128F">
        <w:rPr>
          <w:b/>
        </w:rPr>
        <w:fldChar w:fldCharType="end"/>
      </w:r>
      <w:r w:rsidR="00C4799F">
        <w:t xml:space="preserve"> sense arribar a marcar el </w:t>
      </w:r>
      <w:r w:rsidR="00C4799F" w:rsidRPr="002809BB">
        <w:rPr>
          <w:i/>
        </w:rPr>
        <w:t>JDK</w:t>
      </w:r>
      <w:r w:rsidR="00C4799F">
        <w:t xml:space="preserve"> com a </w:t>
      </w:r>
      <w:r w:rsidR="00C4799F" w:rsidRPr="002809BB">
        <w:rPr>
          <w:i/>
        </w:rPr>
        <w:t>default</w:t>
      </w:r>
      <w:r w:rsidR="00C4799F">
        <w:t>.</w:t>
      </w:r>
    </w:p>
    <w:p w:rsidR="00D376C6" w:rsidRDefault="00D376C6" w:rsidP="002E6EDA">
      <w:r>
        <w:lastRenderedPageBreak/>
        <w:t xml:space="preserve">Llavros s’ha d’anar a </w:t>
      </w:r>
      <w:r w:rsidRPr="009C2332">
        <w:rPr>
          <w:i/>
        </w:rPr>
        <w:t>JRE System Library</w:t>
      </w:r>
      <w:r>
        <w:t xml:space="preserve">, fer click al botò dret </w:t>
      </w:r>
      <w:r w:rsidRPr="00FA10C9">
        <w:rPr>
          <w:rFonts w:cs="Arial"/>
          <w:i/>
        </w:rPr>
        <w:t>→</w:t>
      </w:r>
      <w:r w:rsidRPr="00FA10C9">
        <w:rPr>
          <w:i/>
        </w:rPr>
        <w:t xml:space="preserve"> Properties</w:t>
      </w:r>
      <w:r>
        <w:t xml:space="preserve"> i s’obrirà un diàleg com el següent</w:t>
      </w:r>
      <w:r w:rsidR="00FA10C9">
        <w:t xml:space="preserve"> on s’haurà de seleccionar a </w:t>
      </w:r>
      <w:r w:rsidR="00FA10C9" w:rsidRPr="00FA10C9">
        <w:rPr>
          <w:i/>
        </w:rPr>
        <w:t>Alternate JRE</w:t>
      </w:r>
      <w:r w:rsidR="00FA10C9">
        <w:t xml:space="preserve"> la versió desitjada</w:t>
      </w:r>
      <w:r>
        <w:t>:</w:t>
      </w:r>
    </w:p>
    <w:p w:rsidR="00D376C6" w:rsidRDefault="00150069" w:rsidP="003B2DD6">
      <w:pPr>
        <w:jc w:val="center"/>
      </w:pPr>
      <w:r>
        <w:rPr>
          <w:noProof/>
          <w:lang w:eastAsia="ca-ES"/>
        </w:rPr>
        <w:drawing>
          <wp:inline distT="0" distB="0" distL="0" distR="0" wp14:anchorId="6C5EBB44" wp14:editId="0942FE6B">
            <wp:extent cx="4295775" cy="1759727"/>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9_bis.png"/>
                    <pic:cNvPicPr/>
                  </pic:nvPicPr>
                  <pic:blipFill>
                    <a:blip r:embed="rId73">
                      <a:extLst>
                        <a:ext uri="{28A0092B-C50C-407E-A947-70E740481C1C}">
                          <a14:useLocalDpi xmlns:a14="http://schemas.microsoft.com/office/drawing/2010/main" val="0"/>
                        </a:ext>
                      </a:extLst>
                    </a:blip>
                    <a:stretch>
                      <a:fillRect/>
                    </a:stretch>
                  </pic:blipFill>
                  <pic:spPr>
                    <a:xfrm>
                      <a:off x="0" y="0"/>
                      <a:ext cx="4319913" cy="1769615"/>
                    </a:xfrm>
                    <a:prstGeom prst="rect">
                      <a:avLst/>
                    </a:prstGeom>
                  </pic:spPr>
                </pic:pic>
              </a:graphicData>
            </a:graphic>
          </wp:inline>
        </w:drawing>
      </w:r>
    </w:p>
    <w:p w:rsidR="003B2DD6" w:rsidRDefault="00C30D94" w:rsidP="00FA10C9">
      <w:pPr>
        <w:pStyle w:val="Llegenda"/>
      </w:pPr>
      <w:bookmarkStart w:id="2807" w:name="_Ref417472146"/>
      <w:bookmarkStart w:id="2808" w:name="_Toc421086158"/>
      <w:r>
        <w:t xml:space="preserve">Imatge </w:t>
      </w:r>
      <w:r w:rsidR="00C51F7C">
        <w:fldChar w:fldCharType="begin"/>
      </w:r>
      <w:r w:rsidR="00C51F7C">
        <w:instrText xml:space="preserve"> SEQ Imatge \* ARABIC </w:instrText>
      </w:r>
      <w:r w:rsidR="00C51F7C">
        <w:fldChar w:fldCharType="separate"/>
      </w:r>
      <w:ins w:id="2809" w:author="UPC" w:date="2015-06-03T09:11:00Z">
        <w:r w:rsidR="008D50D6">
          <w:rPr>
            <w:noProof/>
          </w:rPr>
          <w:t>20</w:t>
        </w:r>
      </w:ins>
      <w:del w:id="2810" w:author="UPC" w:date="2015-04-28T16:46:00Z">
        <w:r w:rsidR="00AF455E" w:rsidDel="006B5605">
          <w:rPr>
            <w:noProof/>
          </w:rPr>
          <w:delText>19</w:delText>
        </w:r>
      </w:del>
      <w:r w:rsidR="00C51F7C">
        <w:rPr>
          <w:noProof/>
        </w:rPr>
        <w:fldChar w:fldCharType="end"/>
      </w:r>
      <w:r>
        <w:t>: Diàleg de canvi de JRE System Library</w:t>
      </w:r>
      <w:bookmarkEnd w:id="2807"/>
      <w:bookmarkEnd w:id="2808"/>
    </w:p>
    <w:p w:rsidR="00C30D94" w:rsidRDefault="00C30D94" w:rsidP="002E6EDA">
      <w:r>
        <w:t xml:space="preserve">Per verificar que tot està correcte fer botò dret sobre el projecte </w:t>
      </w:r>
      <w:r w:rsidR="002809BB" w:rsidRPr="002809BB">
        <w:rPr>
          <w:rFonts w:cs="Arial"/>
          <w:i/>
        </w:rPr>
        <w:t>→</w:t>
      </w:r>
      <w:r w:rsidR="002809BB" w:rsidRPr="002809BB">
        <w:rPr>
          <w:i/>
        </w:rPr>
        <w:t xml:space="preserve"> </w:t>
      </w:r>
      <w:r w:rsidRPr="002809BB">
        <w:rPr>
          <w:i/>
        </w:rPr>
        <w:t xml:space="preserve">Properties </w:t>
      </w:r>
      <w:r w:rsidRPr="002809BB">
        <w:rPr>
          <w:rFonts w:cs="Arial"/>
          <w:i/>
        </w:rPr>
        <w:t>→</w:t>
      </w:r>
      <w:r w:rsidRPr="002809BB">
        <w:rPr>
          <w:i/>
        </w:rPr>
        <w:t xml:space="preserve"> Java Compiler</w:t>
      </w:r>
      <w:r>
        <w:t xml:space="preserve"> i veure que no hi ha cap missatge avisant de incompatibilitats entre la versió del compilador i la del </w:t>
      </w:r>
      <w:r w:rsidRPr="00182715">
        <w:rPr>
          <w:i/>
        </w:rPr>
        <w:t>JRE System Library</w:t>
      </w:r>
      <w:r>
        <w:t>.</w:t>
      </w:r>
    </w:p>
    <w:p w:rsidR="002E6EDA" w:rsidRDefault="002E6EDA" w:rsidP="002E6EDA">
      <w:r>
        <w:t xml:space="preserve">Un camí alternatiu </w:t>
      </w:r>
      <w:r w:rsidR="00C30D94">
        <w:t>és</w:t>
      </w:r>
      <w:r w:rsidR="00C45FEC">
        <w:t xml:space="preserve"> botó dret sobre </w:t>
      </w:r>
      <w:r w:rsidR="00C45FEC" w:rsidRPr="00182715">
        <w:rPr>
          <w:i/>
        </w:rPr>
        <w:t xml:space="preserve">JRE System Library </w:t>
      </w:r>
      <w:r w:rsidR="005A3EB0" w:rsidRPr="00182715">
        <w:rPr>
          <w:rFonts w:cs="Arial"/>
          <w:i/>
        </w:rPr>
        <w:t>→</w:t>
      </w:r>
      <w:r w:rsidR="005A3EB0" w:rsidRPr="00182715">
        <w:rPr>
          <w:i/>
        </w:rPr>
        <w:t xml:space="preserve"> Build Path </w:t>
      </w:r>
      <w:r w:rsidR="005A3EB0" w:rsidRPr="00182715">
        <w:rPr>
          <w:rFonts w:cs="Arial"/>
          <w:i/>
        </w:rPr>
        <w:t>→</w:t>
      </w:r>
      <w:r w:rsidR="005A3EB0" w:rsidRPr="00182715">
        <w:rPr>
          <w:i/>
        </w:rPr>
        <w:t xml:space="preserve"> Configure Build Path...</w:t>
      </w:r>
      <w:r w:rsidR="005A3EB0">
        <w:t xml:space="preserve"> </w:t>
      </w:r>
      <w:r w:rsidR="00C45FEC">
        <w:t xml:space="preserve">i seleccionar el JRE com es mostra a la imatge i fer click a </w:t>
      </w:r>
      <w:r w:rsidR="00C45FEC" w:rsidRPr="00182715">
        <w:rPr>
          <w:i/>
        </w:rPr>
        <w:t>Edit...</w:t>
      </w:r>
      <w:r w:rsidR="00C45FEC">
        <w:t xml:space="preserve">, llavors s’obrirà el diàleg de la imatge </w:t>
      </w:r>
      <w:r w:rsidR="00C45FEC" w:rsidRPr="00C45FEC">
        <w:rPr>
          <w:b/>
        </w:rPr>
        <w:fldChar w:fldCharType="begin"/>
      </w:r>
      <w:r w:rsidR="00C45FEC" w:rsidRPr="00C45FEC">
        <w:rPr>
          <w:b/>
        </w:rPr>
        <w:instrText xml:space="preserve"> REF _Ref417472146 \h </w:instrText>
      </w:r>
      <w:r w:rsidR="00C45FEC">
        <w:rPr>
          <w:b/>
        </w:rPr>
        <w:instrText xml:space="preserve"> \* MERGEFORMAT </w:instrText>
      </w:r>
      <w:r w:rsidR="00C45FEC" w:rsidRPr="00C45FEC">
        <w:rPr>
          <w:b/>
        </w:rPr>
      </w:r>
      <w:r w:rsidR="00C45FEC" w:rsidRPr="00C45FEC">
        <w:rPr>
          <w:b/>
        </w:rPr>
        <w:fldChar w:fldCharType="separate"/>
      </w:r>
      <w:ins w:id="2811" w:author="UPC" w:date="2015-06-03T09:11:00Z">
        <w:r w:rsidR="008D50D6" w:rsidRPr="008D50D6">
          <w:rPr>
            <w:b/>
            <w:rPrChange w:id="2812" w:author="UPC" w:date="2015-06-03T09:11:00Z">
              <w:rPr/>
            </w:rPrChange>
          </w:rPr>
          <w:t xml:space="preserve">Imatge </w:t>
        </w:r>
        <w:r w:rsidR="008D50D6" w:rsidRPr="008D50D6">
          <w:rPr>
            <w:b/>
            <w:noProof/>
            <w:rPrChange w:id="2813" w:author="UPC" w:date="2015-06-03T09:11:00Z">
              <w:rPr>
                <w:noProof/>
              </w:rPr>
            </w:rPrChange>
          </w:rPr>
          <w:t>20</w:t>
        </w:r>
        <w:r w:rsidR="008D50D6" w:rsidRPr="008D50D6">
          <w:rPr>
            <w:b/>
            <w:rPrChange w:id="2814" w:author="UPC" w:date="2015-06-03T09:11:00Z">
              <w:rPr/>
            </w:rPrChange>
          </w:rPr>
          <w:t>: Diàleg de canvi de JRE System Library</w:t>
        </w:r>
      </w:ins>
      <w:del w:id="2815" w:author="UPC" w:date="2015-04-29T07:58:00Z">
        <w:r w:rsidR="00C45FEC" w:rsidRPr="00C45FEC" w:rsidDel="00154CE0">
          <w:rPr>
            <w:b/>
          </w:rPr>
          <w:delText xml:space="preserve">Imatge </w:delText>
        </w:r>
        <w:r w:rsidR="00C45FEC" w:rsidRPr="00C45FEC" w:rsidDel="00154CE0">
          <w:rPr>
            <w:b/>
            <w:noProof/>
          </w:rPr>
          <w:delText>19</w:delText>
        </w:r>
        <w:r w:rsidR="00C45FEC" w:rsidRPr="00C45FEC" w:rsidDel="00154CE0">
          <w:rPr>
            <w:b/>
          </w:rPr>
          <w:delText>: Diàleg de canvi de JRE System Library</w:delText>
        </w:r>
      </w:del>
      <w:r w:rsidR="00C45FEC" w:rsidRPr="00C45FEC">
        <w:rPr>
          <w:b/>
        </w:rPr>
        <w:fldChar w:fldCharType="end"/>
      </w:r>
      <w:r w:rsidR="00C45FEC">
        <w:t>.</w:t>
      </w:r>
    </w:p>
    <w:p w:rsidR="001F4003" w:rsidRDefault="001F4003" w:rsidP="002E6EDA">
      <w:r>
        <w:rPr>
          <w:noProof/>
          <w:lang w:eastAsia="ca-ES"/>
        </w:rPr>
        <w:drawing>
          <wp:inline distT="0" distB="0" distL="0" distR="0" wp14:anchorId="6A26F2C2" wp14:editId="733BFCE7">
            <wp:extent cx="5400675" cy="3839210"/>
            <wp:effectExtent l="0" t="0" r="9525" b="889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0.png"/>
                    <pic:cNvPicPr/>
                  </pic:nvPicPr>
                  <pic:blipFill>
                    <a:blip r:embed="rId74">
                      <a:extLst>
                        <a:ext uri="{28A0092B-C50C-407E-A947-70E740481C1C}">
                          <a14:useLocalDpi xmlns:a14="http://schemas.microsoft.com/office/drawing/2010/main" val="0"/>
                        </a:ext>
                      </a:extLst>
                    </a:blip>
                    <a:stretch>
                      <a:fillRect/>
                    </a:stretch>
                  </pic:blipFill>
                  <pic:spPr>
                    <a:xfrm>
                      <a:off x="0" y="0"/>
                      <a:ext cx="5400675" cy="3839210"/>
                    </a:xfrm>
                    <a:prstGeom prst="rect">
                      <a:avLst/>
                    </a:prstGeom>
                  </pic:spPr>
                </pic:pic>
              </a:graphicData>
            </a:graphic>
          </wp:inline>
        </w:drawing>
      </w:r>
    </w:p>
    <w:p w:rsidR="00FB2AFA" w:rsidRDefault="00FB2AFA" w:rsidP="00FB2AFA">
      <w:pPr>
        <w:pStyle w:val="Llegenda"/>
      </w:pPr>
      <w:bookmarkStart w:id="2816" w:name="_Toc421086159"/>
      <w:r>
        <w:t xml:space="preserve">Imatge </w:t>
      </w:r>
      <w:r w:rsidR="00C51F7C">
        <w:fldChar w:fldCharType="begin"/>
      </w:r>
      <w:r w:rsidR="00C51F7C">
        <w:instrText xml:space="preserve"> SEQ Imatge \* ARABIC </w:instrText>
      </w:r>
      <w:r w:rsidR="00C51F7C">
        <w:fldChar w:fldCharType="separate"/>
      </w:r>
      <w:ins w:id="2817" w:author="UPC" w:date="2015-06-03T09:11:00Z">
        <w:r w:rsidR="008D50D6">
          <w:rPr>
            <w:noProof/>
          </w:rPr>
          <w:t>21</w:t>
        </w:r>
      </w:ins>
      <w:del w:id="2818" w:author="UPC" w:date="2015-04-28T16:46:00Z">
        <w:r w:rsidR="00AF455E" w:rsidDel="006B5605">
          <w:rPr>
            <w:noProof/>
          </w:rPr>
          <w:delText>20</w:delText>
        </w:r>
      </w:del>
      <w:r w:rsidR="00C51F7C">
        <w:rPr>
          <w:noProof/>
        </w:rPr>
        <w:fldChar w:fldCharType="end"/>
      </w:r>
      <w:r>
        <w:t>: Modificació del Java Build Path</w:t>
      </w:r>
      <w:bookmarkEnd w:id="2816"/>
    </w:p>
    <w:p w:rsidR="00E14A16" w:rsidRPr="00E14A16" w:rsidRDefault="00E14A16" w:rsidP="00E14A16">
      <w:r>
        <w:lastRenderedPageBreak/>
        <w:t xml:space="preserve">En lloc de botó dret sobre </w:t>
      </w:r>
      <w:r w:rsidRPr="009C2332">
        <w:rPr>
          <w:i/>
        </w:rPr>
        <w:t>JRE System Library</w:t>
      </w:r>
      <w:r>
        <w:t xml:space="preserve"> </w:t>
      </w:r>
      <w:r>
        <w:rPr>
          <w:rFonts w:cs="Arial"/>
        </w:rPr>
        <w:t>→</w:t>
      </w:r>
      <w:r>
        <w:t xml:space="preserve"> Build Path </w:t>
      </w:r>
      <w:r>
        <w:rPr>
          <w:rFonts w:cs="Arial"/>
        </w:rPr>
        <w:t>→</w:t>
      </w:r>
      <w:r>
        <w:t xml:space="preserve"> Configure Build Path també es podria fer botó dret sobre el projecte </w:t>
      </w:r>
      <w:r>
        <w:rPr>
          <w:rFonts w:cs="Arial"/>
        </w:rPr>
        <w:t>→</w:t>
      </w:r>
      <w:r>
        <w:t xml:space="preserve"> Build Path </w:t>
      </w:r>
      <w:r>
        <w:rPr>
          <w:rFonts w:cs="Arial"/>
        </w:rPr>
        <w:t>→</w:t>
      </w:r>
      <w:r>
        <w:t xml:space="preserve"> Configure Build Path.</w:t>
      </w:r>
    </w:p>
    <w:p w:rsidR="002A342C" w:rsidRDefault="002A342C" w:rsidP="002A342C">
      <w:pPr>
        <w:pStyle w:val="Ttol3"/>
      </w:pPr>
      <w:bookmarkStart w:id="2819" w:name="_Ref417464984"/>
      <w:bookmarkStart w:id="2820" w:name="_Toc421086131"/>
      <w:r>
        <w:t xml:space="preserve">Warning de versió </w:t>
      </w:r>
      <w:r w:rsidR="00FC7477">
        <w:t xml:space="preserve">del </w:t>
      </w:r>
      <w:r>
        <w:t>compilador</w:t>
      </w:r>
      <w:bookmarkEnd w:id="2819"/>
      <w:bookmarkEnd w:id="2820"/>
    </w:p>
    <w:p w:rsidR="00C035C2" w:rsidRDefault="00C035C2" w:rsidP="00C035C2">
      <w:r>
        <w:t xml:space="preserve">Apareix quan la versió del compilador no coincideix amb la del </w:t>
      </w:r>
      <w:r w:rsidR="002D2F21" w:rsidRPr="009C2332">
        <w:rPr>
          <w:i/>
        </w:rPr>
        <w:t>JRE System Library</w:t>
      </w:r>
      <w:r w:rsidR="002D2F21">
        <w:t xml:space="preserve"> </w:t>
      </w:r>
      <w:r>
        <w:t>seleccionat.</w:t>
      </w:r>
      <w:r w:rsidR="002F116D">
        <w:t xml:space="preserve"> Es pot veure quan </w:t>
      </w:r>
      <w:r w:rsidR="00256E90">
        <w:t xml:space="preserve">es selecciona un nou </w:t>
      </w:r>
      <w:r w:rsidR="00256E90" w:rsidRPr="00256E90">
        <w:rPr>
          <w:i/>
        </w:rPr>
        <w:t>Installed JRE</w:t>
      </w:r>
      <w:r w:rsidR="00256E90">
        <w:t xml:space="preserve"> per defecte</w:t>
      </w:r>
      <w:r w:rsidR="00D357A7">
        <w:t xml:space="preserve"> un missatge de warning o avís</w:t>
      </w:r>
      <w:r w:rsidR="00256E90">
        <w:t>:</w:t>
      </w:r>
    </w:p>
    <w:p w:rsidR="00C77680" w:rsidRDefault="00E3309C" w:rsidP="00C035C2">
      <w:r>
        <w:rPr>
          <w:noProof/>
          <w:lang w:eastAsia="ca-ES"/>
        </w:rPr>
        <w:drawing>
          <wp:inline distT="0" distB="0" distL="0" distR="0" wp14:anchorId="5F62107E" wp14:editId="501FA53D">
            <wp:extent cx="5400675" cy="3257550"/>
            <wp:effectExtent l="0" t="0" r="9525" b="0"/>
            <wp:docPr id="546" name="Imat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8_Compiler_error_bis_3.png"/>
                    <pic:cNvPicPr/>
                  </pic:nvPicPr>
                  <pic:blipFill>
                    <a:blip r:embed="rId75">
                      <a:extLst>
                        <a:ext uri="{28A0092B-C50C-407E-A947-70E740481C1C}">
                          <a14:useLocalDpi xmlns:a14="http://schemas.microsoft.com/office/drawing/2010/main" val="0"/>
                        </a:ext>
                      </a:extLst>
                    </a:blip>
                    <a:stretch>
                      <a:fillRect/>
                    </a:stretch>
                  </pic:blipFill>
                  <pic:spPr>
                    <a:xfrm>
                      <a:off x="0" y="0"/>
                      <a:ext cx="5400675" cy="3257550"/>
                    </a:xfrm>
                    <a:prstGeom prst="rect">
                      <a:avLst/>
                    </a:prstGeom>
                  </pic:spPr>
                </pic:pic>
              </a:graphicData>
            </a:graphic>
          </wp:inline>
        </w:drawing>
      </w:r>
    </w:p>
    <w:p w:rsidR="00256E90" w:rsidRDefault="00583745" w:rsidP="00583745">
      <w:pPr>
        <w:pStyle w:val="Llegenda"/>
      </w:pPr>
      <w:bookmarkStart w:id="2821" w:name="_Toc421086160"/>
      <w:r>
        <w:t xml:space="preserve">Imatge </w:t>
      </w:r>
      <w:r w:rsidR="00C51F7C">
        <w:fldChar w:fldCharType="begin"/>
      </w:r>
      <w:r w:rsidR="00C51F7C">
        <w:instrText xml:space="preserve"> SEQ Imatge \* ARABIC </w:instrText>
      </w:r>
      <w:r w:rsidR="00C51F7C">
        <w:fldChar w:fldCharType="separate"/>
      </w:r>
      <w:ins w:id="2822" w:author="UPC" w:date="2015-06-03T09:11:00Z">
        <w:r w:rsidR="008D50D6">
          <w:rPr>
            <w:noProof/>
          </w:rPr>
          <w:t>22</w:t>
        </w:r>
      </w:ins>
      <w:del w:id="2823" w:author="UPC" w:date="2015-04-28T16:46:00Z">
        <w:r w:rsidR="00AF455E" w:rsidDel="006B5605">
          <w:rPr>
            <w:noProof/>
          </w:rPr>
          <w:delText>21</w:delText>
        </w:r>
      </w:del>
      <w:r w:rsidR="00C51F7C">
        <w:rPr>
          <w:noProof/>
        </w:rPr>
        <w:fldChar w:fldCharType="end"/>
      </w:r>
      <w:r>
        <w:t>: Warning degut a versió errònia del compilador</w:t>
      </w:r>
      <w:bookmarkEnd w:id="2821"/>
    </w:p>
    <w:p w:rsidR="005A5244" w:rsidRPr="000F7042" w:rsidRDefault="005A5244" w:rsidP="005A5244">
      <w:r>
        <w:t xml:space="preserve">Fent click a </w:t>
      </w:r>
      <w:r w:rsidRPr="005A5244">
        <w:rPr>
          <w:i/>
        </w:rPr>
        <w:t>Compile</w:t>
      </w:r>
      <w:r>
        <w:t xml:space="preserve"> (marcat en vermell) s’accedeix a la zona de selecci</w:t>
      </w:r>
      <w:r w:rsidR="00652868">
        <w:t xml:space="preserve">ó del compilador, on s’ahurà de triar un compilador addient al </w:t>
      </w:r>
      <w:r w:rsidR="00652868" w:rsidRPr="009C2332">
        <w:rPr>
          <w:i/>
        </w:rPr>
        <w:t>JRE System Library</w:t>
      </w:r>
      <w:r w:rsidR="00652868">
        <w:t xml:space="preserve"> seleccionat</w:t>
      </w:r>
      <w:r w:rsidR="007E4890">
        <w:t xml:space="preserve"> per tal d’eliminar el missatge d’avís</w:t>
      </w:r>
      <w:r w:rsidR="00652868">
        <w:t>.</w:t>
      </w:r>
      <w:r w:rsidR="000F7042">
        <w:t xml:space="preserve"> Per modificar el compilador s’ha d’habilitar el checkbox </w:t>
      </w:r>
      <w:r w:rsidR="000F7042">
        <w:rPr>
          <w:i/>
        </w:rPr>
        <w:t xml:space="preserve">Enable project specific settings </w:t>
      </w:r>
      <w:r w:rsidR="000F7042">
        <w:t xml:space="preserve">i llavors es pot </w:t>
      </w:r>
      <w:r w:rsidR="00961522">
        <w:t>realitzar el canvi.</w:t>
      </w:r>
    </w:p>
    <w:p w:rsidR="007E4890" w:rsidRDefault="004D66C1" w:rsidP="008373A7">
      <w:pPr>
        <w:jc w:val="center"/>
      </w:pPr>
      <w:r>
        <w:rPr>
          <w:noProof/>
          <w:lang w:eastAsia="ca-ES"/>
        </w:rPr>
        <w:lastRenderedPageBreak/>
        <w:drawing>
          <wp:inline distT="0" distB="0" distL="0" distR="0" wp14:anchorId="6912EB7A" wp14:editId="15E08AC1">
            <wp:extent cx="4762500" cy="3807761"/>
            <wp:effectExtent l="0" t="0" r="0" b="2540"/>
            <wp:docPr id="550" name="Imat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Compiler_error_bis.png"/>
                    <pic:cNvPicPr/>
                  </pic:nvPicPr>
                  <pic:blipFill>
                    <a:blip r:embed="rId76">
                      <a:extLst>
                        <a:ext uri="{28A0092B-C50C-407E-A947-70E740481C1C}">
                          <a14:useLocalDpi xmlns:a14="http://schemas.microsoft.com/office/drawing/2010/main" val="0"/>
                        </a:ext>
                      </a:extLst>
                    </a:blip>
                    <a:stretch>
                      <a:fillRect/>
                    </a:stretch>
                  </pic:blipFill>
                  <pic:spPr>
                    <a:xfrm>
                      <a:off x="0" y="0"/>
                      <a:ext cx="4766005" cy="3810563"/>
                    </a:xfrm>
                    <a:prstGeom prst="rect">
                      <a:avLst/>
                    </a:prstGeom>
                  </pic:spPr>
                </pic:pic>
              </a:graphicData>
            </a:graphic>
          </wp:inline>
        </w:drawing>
      </w:r>
    </w:p>
    <w:p w:rsidR="00AF455E" w:rsidRDefault="00AF455E" w:rsidP="00AF455E">
      <w:pPr>
        <w:pStyle w:val="Llegenda"/>
      </w:pPr>
      <w:bookmarkStart w:id="2824" w:name="_Toc421086161"/>
      <w:r>
        <w:t xml:space="preserve">Imatge </w:t>
      </w:r>
      <w:r w:rsidR="00C51F7C">
        <w:fldChar w:fldCharType="begin"/>
      </w:r>
      <w:r w:rsidR="00C51F7C">
        <w:instrText xml:space="preserve"> SEQ </w:instrText>
      </w:r>
      <w:r w:rsidR="00C51F7C">
        <w:instrText xml:space="preserve">Imatge \* ARABIC </w:instrText>
      </w:r>
      <w:r w:rsidR="00C51F7C">
        <w:fldChar w:fldCharType="separate"/>
      </w:r>
      <w:ins w:id="2825" w:author="UPC" w:date="2015-06-03T09:11:00Z">
        <w:r w:rsidR="008D50D6">
          <w:rPr>
            <w:noProof/>
          </w:rPr>
          <w:t>23</w:t>
        </w:r>
      </w:ins>
      <w:del w:id="2826" w:author="UPC" w:date="2015-04-28T16:46:00Z">
        <w:r w:rsidDel="006B5605">
          <w:rPr>
            <w:noProof/>
          </w:rPr>
          <w:delText>22</w:delText>
        </w:r>
      </w:del>
      <w:r w:rsidR="00C51F7C">
        <w:rPr>
          <w:noProof/>
        </w:rPr>
        <w:fldChar w:fldCharType="end"/>
      </w:r>
      <w:r>
        <w:t>: Java Compiler amb error</w:t>
      </w:r>
      <w:bookmarkEnd w:id="2824"/>
    </w:p>
    <w:p w:rsidR="00AF455E" w:rsidRDefault="00AF455E" w:rsidP="008373A7">
      <w:pPr>
        <w:jc w:val="center"/>
      </w:pPr>
      <w:r>
        <w:rPr>
          <w:noProof/>
          <w:lang w:eastAsia="ca-ES"/>
        </w:rPr>
        <w:drawing>
          <wp:inline distT="0" distB="0" distL="0" distR="0" wp14:anchorId="6237C303" wp14:editId="10412D13">
            <wp:extent cx="4720649" cy="3790950"/>
            <wp:effectExtent l="0" t="0" r="3810" b="0"/>
            <wp:docPr id="551" name="Imat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1_Compiler_error.png"/>
                    <pic:cNvPicPr/>
                  </pic:nvPicPr>
                  <pic:blipFill>
                    <a:blip r:embed="rId77">
                      <a:extLst>
                        <a:ext uri="{28A0092B-C50C-407E-A947-70E740481C1C}">
                          <a14:useLocalDpi xmlns:a14="http://schemas.microsoft.com/office/drawing/2010/main" val="0"/>
                        </a:ext>
                      </a:extLst>
                    </a:blip>
                    <a:stretch>
                      <a:fillRect/>
                    </a:stretch>
                  </pic:blipFill>
                  <pic:spPr>
                    <a:xfrm>
                      <a:off x="0" y="0"/>
                      <a:ext cx="4726927" cy="3795992"/>
                    </a:xfrm>
                    <a:prstGeom prst="rect">
                      <a:avLst/>
                    </a:prstGeom>
                  </pic:spPr>
                </pic:pic>
              </a:graphicData>
            </a:graphic>
          </wp:inline>
        </w:drawing>
      </w:r>
    </w:p>
    <w:p w:rsidR="00AF455E" w:rsidRPr="005A5244" w:rsidRDefault="00AF455E" w:rsidP="00AF455E">
      <w:pPr>
        <w:pStyle w:val="Llegenda"/>
      </w:pPr>
      <w:bookmarkStart w:id="2827" w:name="_Toc421086162"/>
      <w:r>
        <w:t xml:space="preserve">Imatge </w:t>
      </w:r>
      <w:r w:rsidR="00C51F7C">
        <w:fldChar w:fldCharType="begin"/>
      </w:r>
      <w:r w:rsidR="00C51F7C">
        <w:instrText xml:space="preserve"> SEQ Imatge \* ARABIC </w:instrText>
      </w:r>
      <w:r w:rsidR="00C51F7C">
        <w:fldChar w:fldCharType="separate"/>
      </w:r>
      <w:ins w:id="2828" w:author="UPC" w:date="2015-06-03T09:11:00Z">
        <w:r w:rsidR="008D50D6">
          <w:rPr>
            <w:noProof/>
          </w:rPr>
          <w:t>24</w:t>
        </w:r>
      </w:ins>
      <w:del w:id="2829" w:author="UPC" w:date="2015-04-28T16:46:00Z">
        <w:r w:rsidDel="006B5605">
          <w:rPr>
            <w:noProof/>
          </w:rPr>
          <w:delText>23</w:delText>
        </w:r>
      </w:del>
      <w:r w:rsidR="00C51F7C">
        <w:rPr>
          <w:noProof/>
        </w:rPr>
        <w:fldChar w:fldCharType="end"/>
      </w:r>
      <w:r>
        <w:t>: Java Compiler modificat sense error</w:t>
      </w:r>
      <w:bookmarkEnd w:id="2827"/>
    </w:p>
    <w:p w:rsidR="00427452" w:rsidRDefault="00427452" w:rsidP="00427452">
      <w:pPr>
        <w:pStyle w:val="Ttol2"/>
      </w:pPr>
      <w:bookmarkStart w:id="2830" w:name="_Toc421086132"/>
      <w:r>
        <w:lastRenderedPageBreak/>
        <w:t>Incompatibilitats amb versions Java</w:t>
      </w:r>
      <w:bookmarkEnd w:id="2830"/>
    </w:p>
    <w:p w:rsidR="008D50D6" w:rsidRPr="008D50D6" w:rsidRDefault="00D84A21">
      <w:pPr>
        <w:rPr>
          <w:ins w:id="2831" w:author="UPC" w:date="2015-06-03T09:11:00Z"/>
          <w:b/>
          <w:rPrChange w:id="2832" w:author="UPC" w:date="2015-06-03T09:11:00Z">
            <w:rPr>
              <w:ins w:id="2833" w:author="UPC" w:date="2015-06-03T09:11:00Z"/>
              <w:rFonts w:ascii="Consolas" w:hAnsi="Consolas" w:cs="Consolas"/>
              <w:color w:val="E000E0"/>
              <w:sz w:val="20"/>
            </w:rPr>
          </w:rPrChange>
        </w:rPr>
        <w:pPrChange w:id="2834" w:author="UPC" w:date="2015-06-03T09:11:00Z">
          <w:pPr>
            <w:ind w:left="360"/>
          </w:pPr>
        </w:pPrChange>
      </w:pPr>
      <w:r>
        <w:t xml:space="preserve">A més de la incompatibilitat indicada a l’apartat </w:t>
      </w:r>
      <w:r w:rsidR="009C11C6" w:rsidRPr="009C11C6">
        <w:rPr>
          <w:b/>
        </w:rPr>
        <w:fldChar w:fldCharType="begin"/>
      </w:r>
      <w:r w:rsidR="009C11C6" w:rsidRPr="009C11C6">
        <w:rPr>
          <w:b/>
        </w:rPr>
        <w:instrText xml:space="preserve"> REF _Ref417459725 \r \h </w:instrText>
      </w:r>
      <w:r w:rsidR="009C11C6">
        <w:rPr>
          <w:b/>
        </w:rPr>
        <w:instrText xml:space="preserve"> \* MERGEFORMAT </w:instrText>
      </w:r>
      <w:r w:rsidR="009C11C6" w:rsidRPr="009C11C6">
        <w:rPr>
          <w:b/>
        </w:rPr>
      </w:r>
      <w:r w:rsidR="009C11C6" w:rsidRPr="009C11C6">
        <w:rPr>
          <w:b/>
        </w:rPr>
        <w:fldChar w:fldCharType="separate"/>
      </w:r>
      <w:ins w:id="2835" w:author="UPC" w:date="2015-06-03T09:11:00Z">
        <w:r w:rsidR="008D50D6">
          <w:rPr>
            <w:b/>
          </w:rPr>
          <w:t>0</w:t>
        </w:r>
      </w:ins>
      <w:del w:id="2836" w:author="UPC" w:date="2015-04-29T07:58:00Z">
        <w:r w:rsidR="009C11C6" w:rsidRPr="009C11C6" w:rsidDel="00154CE0">
          <w:rPr>
            <w:b/>
          </w:rPr>
          <w:delText>5.3.1</w:delText>
        </w:r>
      </w:del>
      <w:r w:rsidR="009C11C6" w:rsidRPr="009C11C6">
        <w:rPr>
          <w:b/>
        </w:rPr>
        <w:fldChar w:fldCharType="end"/>
      </w:r>
      <w:r w:rsidR="009C11C6" w:rsidRPr="009C11C6">
        <w:rPr>
          <w:b/>
        </w:rPr>
        <w:t xml:space="preserve"> </w:t>
      </w:r>
      <w:r w:rsidR="009C11C6" w:rsidRPr="009C11C6">
        <w:rPr>
          <w:b/>
        </w:rPr>
        <w:fldChar w:fldCharType="begin"/>
      </w:r>
      <w:r w:rsidR="009C11C6" w:rsidRPr="009C11C6">
        <w:rPr>
          <w:b/>
        </w:rPr>
        <w:instrText xml:space="preserve"> REF _Ref417459726 \h </w:instrText>
      </w:r>
      <w:r w:rsidR="009C11C6">
        <w:rPr>
          <w:b/>
        </w:rPr>
        <w:instrText xml:space="preserve"> \* MERGEFORMAT </w:instrText>
      </w:r>
      <w:r w:rsidR="009C11C6" w:rsidRPr="009C11C6">
        <w:rPr>
          <w:b/>
        </w:rPr>
      </w:r>
      <w:r w:rsidR="009C11C6" w:rsidRPr="009C11C6">
        <w:rPr>
          <w:b/>
        </w:rPr>
        <w:fldChar w:fldCharType="separate"/>
      </w:r>
    </w:p>
    <w:p w:rsidR="008D50D6" w:rsidRPr="00A16144" w:rsidRDefault="008D50D6">
      <w:pPr>
        <w:rPr>
          <w:ins w:id="2837" w:author="UPC" w:date="2015-06-03T09:11:00Z"/>
          <w:rFonts w:ascii="Consolas" w:hAnsi="Consolas" w:cs="Consolas"/>
          <w:color w:val="E000E0"/>
          <w:sz w:val="20"/>
        </w:rPr>
        <w:pPrChange w:id="2838" w:author="UPC" w:date="2015-06-03T09:11:00Z">
          <w:pPr>
            <w:ind w:left="360"/>
          </w:pPr>
        </w:pPrChange>
      </w:pPr>
      <w:ins w:id="2839" w:author="UPC" w:date="2015-06-03T09:11:00Z">
        <w:r w:rsidRPr="008D50D6">
          <w:rPr>
            <w:b/>
            <w:rPrChange w:id="2840" w:author="UPC" w:date="2015-06-03T09:11:00Z">
              <w:rPr/>
            </w:rPrChange>
          </w:rPr>
          <w:t xml:space="preserve">Sobre el projecte </w:t>
        </w:r>
        <w:r>
          <w:t xml:space="preserve">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ins>
    </w:p>
    <w:p w:rsidR="00D84A21" w:rsidRPr="00D84A21" w:rsidRDefault="008D50D6" w:rsidP="00D84A21">
      <w:ins w:id="2841" w:author="UPC" w:date="2015-06-03T09:11:00Z">
        <w:r>
          <w:t>Ús amb Java 1.8</w:t>
        </w:r>
      </w:ins>
      <w:del w:id="2842" w:author="UPC" w:date="2015-04-29T07:58:00Z">
        <w:r w:rsidR="009C11C6" w:rsidRPr="009C11C6" w:rsidDel="00154CE0">
          <w:rPr>
            <w:b/>
          </w:rPr>
          <w:delText>Ús amb Java 1.8</w:delText>
        </w:r>
      </w:del>
      <w:r w:rsidR="009C11C6" w:rsidRPr="009C11C6">
        <w:rPr>
          <w:b/>
        </w:rPr>
        <w:fldChar w:fldCharType="end"/>
      </w:r>
      <w:r w:rsidR="00D84A21">
        <w:t>, s’ha de tenir en compte que Java JDK 1.8.0_45 no és compatible amb Grails 2.4.3</w:t>
      </w:r>
      <w:r w:rsidR="006C3144">
        <w:t xml:space="preserve">. </w:t>
      </w:r>
      <w:r w:rsidR="00A950C1">
        <w:t>Això</w:t>
      </w:r>
      <w:r w:rsidR="006C3144">
        <w:t xml:space="preserve"> significa que si es tracta de fer funcionar una aplicació en local no ho farà i amb tota probabilitat s’obtingui una traça de color vermell deguda als errors.</w:t>
      </w:r>
    </w:p>
    <w:p w:rsidR="00427452" w:rsidRDefault="00427452" w:rsidP="00E6727D"/>
    <w:p w:rsidR="00287773" w:rsidRDefault="00287773" w:rsidP="00E6727D">
      <w:r>
        <w:br w:type="page"/>
      </w:r>
    </w:p>
    <w:p w:rsidR="00287773" w:rsidRDefault="00287773" w:rsidP="00287773">
      <w:pPr>
        <w:pStyle w:val="Ttol1"/>
      </w:pPr>
      <w:bookmarkStart w:id="2843" w:name="_Toc421086133"/>
      <w:r>
        <w:lastRenderedPageBreak/>
        <w:t>Referències</w:t>
      </w:r>
      <w:bookmarkEnd w:id="2843"/>
    </w:p>
    <w:p w:rsidR="007F10E5" w:rsidRDefault="007F10E5" w:rsidP="007F10E5">
      <w:pPr>
        <w:pStyle w:val="Ttol2"/>
      </w:pPr>
      <w:bookmarkStart w:id="2844" w:name="_Toc421086134"/>
      <w:r>
        <w:t>Bootstrap</w:t>
      </w:r>
      <w:bookmarkEnd w:id="2844"/>
    </w:p>
    <w:p w:rsidR="007F10E5" w:rsidRDefault="007F10E5" w:rsidP="007F10E5">
      <w:r>
        <w:t xml:space="preserve">Manual de Bootstrap: </w:t>
      </w:r>
      <w:hyperlink r:id="rId78" w:history="1">
        <w:r w:rsidRPr="00414977">
          <w:rPr>
            <w:rStyle w:val="Enlla"/>
          </w:rPr>
          <w:t>https://librosweb.es/libro/bootstrap_3/</w:t>
        </w:r>
      </w:hyperlink>
    </w:p>
    <w:p w:rsidR="007F10E5" w:rsidRDefault="007F10E5" w:rsidP="007F10E5">
      <w:pPr>
        <w:pStyle w:val="Ttol2"/>
      </w:pPr>
      <w:bookmarkStart w:id="2845" w:name="_Toc421086135"/>
      <w:r>
        <w:t>Spring Security Core</w:t>
      </w:r>
      <w:bookmarkEnd w:id="2845"/>
    </w:p>
    <w:p w:rsidR="007F10E5" w:rsidRDefault="007F10E5" w:rsidP="007F10E5">
      <w:pPr>
        <w:rPr>
          <w:rStyle w:val="Enlla"/>
        </w:rPr>
      </w:pPr>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8D50D6">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ins w:id="2846" w:author="UPC" w:date="2015-06-03T09:11:00Z">
        <w:r w:rsidR="008D50D6" w:rsidRPr="008D50D6">
          <w:rPr>
            <w:b/>
            <w:rPrChange w:id="2847" w:author="UPC" w:date="2015-06-03T09:11:00Z">
              <w:rPr/>
            </w:rPrChange>
          </w:rPr>
          <w:t>Incloure Spring Security CAS i Spring Security Core en una aplicació Grails</w:t>
        </w:r>
      </w:ins>
      <w:del w:id="2848" w:author="UPC" w:date="2015-04-29T07:58:00Z">
        <w:r w:rsidR="00DD31AB" w:rsidRPr="00DD31AB" w:rsidDel="00154CE0">
          <w:rPr>
            <w:b/>
          </w:rPr>
          <w:delText>Incloure Spring Security CAS i Spring Security Core en una aplicació Grails</w:delText>
        </w:r>
      </w:del>
      <w:r w:rsidRPr="007F10E5">
        <w:rPr>
          <w:b/>
        </w:rPr>
        <w:fldChar w:fldCharType="end"/>
      </w:r>
      <w:r>
        <w:t xml:space="preserve"> s’han suggerit que era millor copiar-los d’</w:t>
      </w:r>
      <w:r w:rsidR="0018332C">
        <w:t xml:space="preserve">altres aplicacions: </w:t>
      </w:r>
      <w:hyperlink r:id="rId79" w:history="1">
        <w:r w:rsidR="0018332C" w:rsidRPr="00414977">
          <w:rPr>
            <w:rStyle w:val="Enlla"/>
          </w:rPr>
          <w:t>http://spring.io/blog/2010/08/11/simplified-spring-security-with-grails/</w:t>
        </w:r>
      </w:hyperlink>
    </w:p>
    <w:p w:rsidR="00CC435D" w:rsidRDefault="00CC435D" w:rsidP="00785623">
      <w:pPr>
        <w:pStyle w:val="Ttol2"/>
      </w:pPr>
      <w:bookmarkStart w:id="2849" w:name="_Toc421086136"/>
      <w:r>
        <w:t>TreeTable</w:t>
      </w:r>
      <w:bookmarkEnd w:id="2849"/>
    </w:p>
    <w:p w:rsidR="00CC435D" w:rsidRDefault="00CC435D" w:rsidP="00CC435D">
      <w:pPr>
        <w:rPr>
          <w:ins w:id="2850" w:author="UPC" w:date="2015-05-06T10:53:00Z"/>
        </w:rPr>
      </w:pPr>
      <w:r>
        <w:t>Pàgina del plugin i API:</w:t>
      </w:r>
      <w:ins w:id="2851" w:author="UPC" w:date="2015-05-06T10:53:00Z">
        <w:r w:rsidR="00E01301">
          <w:t xml:space="preserve"> </w:t>
        </w:r>
        <w:r w:rsidR="00E01301">
          <w:fldChar w:fldCharType="begin"/>
        </w:r>
        <w:r w:rsidR="00E01301">
          <w:instrText xml:space="preserve"> HYPERLINK "</w:instrText>
        </w:r>
        <w:r w:rsidR="00E01301" w:rsidRPr="00E01301">
          <w:instrText>http://plugins.jquery.com/treetable/</w:instrText>
        </w:r>
        <w:r w:rsidR="00E01301">
          <w:instrText xml:space="preserve">" </w:instrText>
        </w:r>
        <w:r w:rsidR="00E01301">
          <w:fldChar w:fldCharType="separate"/>
        </w:r>
        <w:r w:rsidR="00E01301" w:rsidRPr="00BB46D1">
          <w:rPr>
            <w:rStyle w:val="Enlla"/>
          </w:rPr>
          <w:t>http://plugins.jquery.com/treetable/</w:t>
        </w:r>
        <w:r w:rsidR="00E01301">
          <w:fldChar w:fldCharType="end"/>
        </w:r>
      </w:ins>
    </w:p>
    <w:p w:rsidR="00E01301" w:rsidDel="00E01301" w:rsidRDefault="00E01301" w:rsidP="00CC435D">
      <w:pPr>
        <w:rPr>
          <w:del w:id="2852" w:author="UPC" w:date="2015-05-06T10:53:00Z"/>
        </w:rPr>
      </w:pPr>
    </w:p>
    <w:p w:rsidR="00CC435D" w:rsidRDefault="00CC435D" w:rsidP="00CC435D">
      <w:pPr>
        <w:rPr>
          <w:ins w:id="2853" w:author="UPC" w:date="2015-05-06T10:53:00Z"/>
        </w:rPr>
      </w:pPr>
      <w:r>
        <w:t>Pàgina amb exemples:</w:t>
      </w:r>
      <w:ins w:id="2854" w:author="UPC" w:date="2015-05-06T10:53:00Z">
        <w:r w:rsidR="00E01301">
          <w:t xml:space="preserve"> </w:t>
        </w:r>
        <w:r w:rsidR="00E01301">
          <w:fldChar w:fldCharType="begin"/>
        </w:r>
        <w:r w:rsidR="00E01301">
          <w:instrText xml:space="preserve"> HYPERLINK "</w:instrText>
        </w:r>
        <w:r w:rsidR="00E01301" w:rsidRPr="00E01301">
          <w:instrText>http://ludo.cubicphuse.nl/jquery-treetable/</w:instrText>
        </w:r>
        <w:r w:rsidR="00E01301">
          <w:instrText xml:space="preserve">" </w:instrText>
        </w:r>
        <w:r w:rsidR="00E01301">
          <w:fldChar w:fldCharType="separate"/>
        </w:r>
        <w:r w:rsidR="00E01301" w:rsidRPr="00BB46D1">
          <w:rPr>
            <w:rStyle w:val="Enlla"/>
          </w:rPr>
          <w:t>http://ludo.cubicphuse.nl/jquery-treetable/</w:t>
        </w:r>
        <w:r w:rsidR="00E01301">
          <w:fldChar w:fldCharType="end"/>
        </w:r>
      </w:ins>
    </w:p>
    <w:p w:rsidR="00E01301" w:rsidRPr="00CC435D" w:rsidDel="00E01301" w:rsidRDefault="00E01301" w:rsidP="00CC435D">
      <w:pPr>
        <w:rPr>
          <w:del w:id="2855" w:author="UPC" w:date="2015-05-06T10:53:00Z"/>
        </w:rPr>
      </w:pPr>
      <w:bookmarkStart w:id="2856" w:name="_Toc419186211"/>
      <w:bookmarkStart w:id="2857" w:name="_Toc419197664"/>
      <w:bookmarkStart w:id="2858" w:name="_Toc421086137"/>
      <w:bookmarkEnd w:id="2856"/>
      <w:bookmarkEnd w:id="2857"/>
      <w:bookmarkEnd w:id="2858"/>
    </w:p>
    <w:p w:rsidR="00785623" w:rsidRDefault="00785623" w:rsidP="00785623">
      <w:pPr>
        <w:pStyle w:val="Ttol2"/>
      </w:pPr>
      <w:bookmarkStart w:id="2859" w:name="_Toc421086138"/>
      <w:r>
        <w:t>CKEditor</w:t>
      </w:r>
      <w:bookmarkEnd w:id="2859"/>
    </w:p>
    <w:p w:rsidR="004820F8" w:rsidRDefault="00004BB1" w:rsidP="004820F8">
      <w:r>
        <w:t xml:space="preserve">Lloc web de CKEdior 4.4.1.0: </w:t>
      </w:r>
      <w:hyperlink r:id="rId80" w:anchor="!/guide/dev_installation" w:history="1">
        <w:r w:rsidRPr="00DD146F">
          <w:rPr>
            <w:rStyle w:val="Enlla"/>
          </w:rPr>
          <w:t>http://docs.ckeditor.com/#!/guide/dev_installation</w:t>
        </w:r>
      </w:hyperlink>
    </w:p>
    <w:p w:rsidR="00004BB1" w:rsidRDefault="00004BB1" w:rsidP="004820F8">
      <w:r>
        <w:t xml:space="preserve">Estils del CKEditor: </w:t>
      </w:r>
      <w:hyperlink r:id="rId81" w:history="1">
        <w:r w:rsidRPr="00DD146F">
          <w:rPr>
            <w:rStyle w:val="Enlla"/>
          </w:rPr>
          <w:t>http://get-simple.info/wiki/how_to:editor_configuration_custom_files</w:t>
        </w:r>
      </w:hyperlink>
    </w:p>
    <w:p w:rsidR="00004BB1" w:rsidRDefault="00004BB1" w:rsidP="00004BB1">
      <w:pPr>
        <w:jc w:val="left"/>
      </w:pPr>
      <w:r>
        <w:t xml:space="preserve">API de CKEditor 3 i posteriors: </w:t>
      </w:r>
      <w:hyperlink r:id="rId82" w:history="1">
        <w:r w:rsidRPr="00DD146F">
          <w:rPr>
            <w:rStyle w:val="Enlla"/>
          </w:rPr>
          <w:t>http://docs.cksource.com/ckeditor_api/symbols/CKEDITOR.config.html#</w:t>
        </w:r>
      </w:hyperlink>
    </w:p>
    <w:p w:rsidR="00004BB1" w:rsidRDefault="00004BB1" w:rsidP="00004BB1">
      <w:pPr>
        <w:jc w:val="left"/>
      </w:pPr>
      <w:r>
        <w:t>Links relacionats amb la pujada d’arxius al servidor:</w:t>
      </w:r>
    </w:p>
    <w:p w:rsidR="00004BB1" w:rsidRDefault="00C51F7C" w:rsidP="00004BB1">
      <w:pPr>
        <w:jc w:val="left"/>
      </w:pPr>
      <w:hyperlink r:id="rId83" w:history="1">
        <w:r w:rsidR="00004BB1" w:rsidRPr="00DD146F">
          <w:rPr>
            <w:rStyle w:val="Enlla"/>
          </w:rPr>
          <w:t>http://ckeditor.com/forums/Support/Having-problems-integrating-Filemanager</w:t>
        </w:r>
      </w:hyperlink>
    </w:p>
    <w:p w:rsidR="00004BB1" w:rsidRDefault="00C51F7C" w:rsidP="00004BB1">
      <w:pPr>
        <w:jc w:val="left"/>
      </w:pPr>
      <w:hyperlink r:id="rId84" w:anchor="Basic_Configuration" w:history="1">
        <w:r w:rsidR="00004BB1" w:rsidRPr="00DD146F">
          <w:rPr>
            <w:rStyle w:val="Enlla"/>
          </w:rPr>
          <w:t>http://docs.cksource.com/CKEditor_3.x/Developers_Guide/File_Browser_%28Uploader%29#Basic_Configuration</w:t>
        </w:r>
      </w:hyperlink>
    </w:p>
    <w:p w:rsidR="00004BB1" w:rsidRDefault="00004BB1" w:rsidP="00004BB1">
      <w:pPr>
        <w:jc w:val="left"/>
      </w:pPr>
    </w:p>
    <w:p w:rsidR="00004BB1" w:rsidRPr="004820F8" w:rsidRDefault="00004BB1" w:rsidP="004820F8"/>
    <w:p w:rsidR="0018332C" w:rsidRPr="007F10E5" w:rsidRDefault="0018332C" w:rsidP="007F10E5"/>
    <w:p w:rsidR="00E6727D" w:rsidRPr="00E6727D" w:rsidRDefault="00E6727D" w:rsidP="00E6727D"/>
    <w:sectPr w:rsidR="00E6727D" w:rsidRPr="00E6727D" w:rsidSect="00147137">
      <w:headerReference w:type="default" r:id="rId85"/>
      <w:footerReference w:type="default" r:id="rId86"/>
      <w:headerReference w:type="first" r:id="rId87"/>
      <w:footerReference w:type="first" r:id="rId88"/>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1F7C" w:rsidRDefault="00C51F7C" w:rsidP="00271ED2">
      <w:r>
        <w:separator/>
      </w:r>
    </w:p>
  </w:endnote>
  <w:endnote w:type="continuationSeparator" w:id="0">
    <w:p w:rsidR="00C51F7C" w:rsidRDefault="00C51F7C"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Pr="00E537BB" w:rsidRDefault="007C0390"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EEF0C1A" wp14:editId="23B02062">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36D71F67" wp14:editId="75DC770D">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C0390" w:rsidRDefault="007C0390" w:rsidP="00E537BB">
                          <w:pPr>
                            <w:jc w:val="center"/>
                          </w:pPr>
                          <w:r>
                            <w:fldChar w:fldCharType="begin"/>
                          </w:r>
                          <w:r>
                            <w:instrText>PAGE    \* MERGEFORMAT</w:instrText>
                          </w:r>
                          <w:r>
                            <w:fldChar w:fldCharType="separate"/>
                          </w:r>
                          <w:r w:rsidR="00D654D3" w:rsidRPr="00D654D3">
                            <w:rPr>
                              <w:noProof/>
                              <w:lang w:val="es-ES"/>
                            </w:rPr>
                            <w:t>61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7C0390" w:rsidRDefault="007C0390" w:rsidP="00E537BB">
                    <w:pPr>
                      <w:jc w:val="center"/>
                    </w:pPr>
                    <w:r>
                      <w:fldChar w:fldCharType="begin"/>
                    </w:r>
                    <w:r>
                      <w:instrText>PAGE    \* MERGEFORMAT</w:instrText>
                    </w:r>
                    <w:r>
                      <w:fldChar w:fldCharType="separate"/>
                    </w:r>
                    <w:r w:rsidR="00D654D3" w:rsidRPr="00D654D3">
                      <w:rPr>
                        <w:noProof/>
                        <w:lang w:val="es-ES"/>
                      </w:rPr>
                      <w:t>61</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Pr="00E12A69" w:rsidRDefault="007C0390">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1F7C" w:rsidRDefault="00C51F7C" w:rsidP="00271ED2">
      <w:r>
        <w:separator/>
      </w:r>
    </w:p>
  </w:footnote>
  <w:footnote w:type="continuationSeparator" w:id="0">
    <w:p w:rsidR="00C51F7C" w:rsidRDefault="00C51F7C"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Default="007C0390"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4B6BD468" wp14:editId="02C0865B">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Default="007C0390">
    <w:pPr>
      <w:pStyle w:val="Capalera"/>
    </w:pPr>
    <w:r w:rsidRPr="008E24F9">
      <w:rPr>
        <w:noProof/>
        <w:color w:val="007BC0"/>
        <w:lang w:eastAsia="ca-ES"/>
      </w:rPr>
      <w:drawing>
        <wp:inline distT="0" distB="0" distL="0" distR="0" wp14:anchorId="25D01640" wp14:editId="3AF257B6">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87B5099"/>
    <w:multiLevelType w:val="hybridMultilevel"/>
    <w:tmpl w:val="46662540"/>
    <w:lvl w:ilvl="0" w:tplc="04030011">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4">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6">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8">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9">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30">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9"/>
  </w:num>
  <w:num w:numId="5">
    <w:abstractNumId w:val="16"/>
  </w:num>
  <w:num w:numId="6">
    <w:abstractNumId w:val="26"/>
  </w:num>
  <w:num w:numId="7">
    <w:abstractNumId w:val="25"/>
  </w:num>
  <w:num w:numId="8">
    <w:abstractNumId w:val="22"/>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5"/>
  </w:num>
  <w:num w:numId="14">
    <w:abstractNumId w:val="0"/>
  </w:num>
  <w:num w:numId="15">
    <w:abstractNumId w:val="6"/>
  </w:num>
  <w:num w:numId="16">
    <w:abstractNumId w:val="5"/>
  </w:num>
  <w:num w:numId="17">
    <w:abstractNumId w:val="10"/>
  </w:num>
  <w:num w:numId="18">
    <w:abstractNumId w:val="29"/>
  </w:num>
  <w:num w:numId="19">
    <w:abstractNumId w:val="8"/>
  </w:num>
  <w:num w:numId="20">
    <w:abstractNumId w:val="30"/>
  </w:num>
  <w:num w:numId="21">
    <w:abstractNumId w:val="23"/>
  </w:num>
  <w:num w:numId="22">
    <w:abstractNumId w:val="4"/>
  </w:num>
  <w:num w:numId="23">
    <w:abstractNumId w:val="28"/>
  </w:num>
  <w:num w:numId="24">
    <w:abstractNumId w:val="3"/>
  </w:num>
  <w:num w:numId="25">
    <w:abstractNumId w:val="11"/>
  </w:num>
  <w:num w:numId="26">
    <w:abstractNumId w:val="9"/>
  </w:num>
  <w:num w:numId="27">
    <w:abstractNumId w:val="1"/>
  </w:num>
  <w:num w:numId="28">
    <w:abstractNumId w:val="27"/>
  </w:num>
  <w:num w:numId="29">
    <w:abstractNumId w:val="7"/>
  </w:num>
  <w:num w:numId="30">
    <w:abstractNumId w:val="20"/>
  </w:num>
  <w:num w:numId="31">
    <w:abstractNumId w:val="24"/>
  </w:num>
  <w:num w:numId="32">
    <w:abstractNumId w:val="2"/>
  </w:num>
  <w:num w:numId="3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EF7"/>
    <w:rsid w:val="00000F32"/>
    <w:rsid w:val="000044DB"/>
    <w:rsid w:val="000044FB"/>
    <w:rsid w:val="00004BB1"/>
    <w:rsid w:val="00005028"/>
    <w:rsid w:val="000059E5"/>
    <w:rsid w:val="00005B05"/>
    <w:rsid w:val="00005FEA"/>
    <w:rsid w:val="00006192"/>
    <w:rsid w:val="0000700C"/>
    <w:rsid w:val="00007D52"/>
    <w:rsid w:val="000109A2"/>
    <w:rsid w:val="000111C5"/>
    <w:rsid w:val="00011360"/>
    <w:rsid w:val="00011562"/>
    <w:rsid w:val="00011646"/>
    <w:rsid w:val="00011745"/>
    <w:rsid w:val="00011755"/>
    <w:rsid w:val="00011C82"/>
    <w:rsid w:val="00011DDF"/>
    <w:rsid w:val="00011EFE"/>
    <w:rsid w:val="00012ACB"/>
    <w:rsid w:val="000134DF"/>
    <w:rsid w:val="00014474"/>
    <w:rsid w:val="000153A3"/>
    <w:rsid w:val="00015673"/>
    <w:rsid w:val="00015BFC"/>
    <w:rsid w:val="00015DBB"/>
    <w:rsid w:val="00016579"/>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0AA7"/>
    <w:rsid w:val="00031135"/>
    <w:rsid w:val="0003334B"/>
    <w:rsid w:val="000335D4"/>
    <w:rsid w:val="00034153"/>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6C5"/>
    <w:rsid w:val="00046A2C"/>
    <w:rsid w:val="00046EA2"/>
    <w:rsid w:val="00050073"/>
    <w:rsid w:val="00050B63"/>
    <w:rsid w:val="00050FF1"/>
    <w:rsid w:val="00051C3D"/>
    <w:rsid w:val="000522EB"/>
    <w:rsid w:val="0005242C"/>
    <w:rsid w:val="000526F2"/>
    <w:rsid w:val="000528B6"/>
    <w:rsid w:val="00052F90"/>
    <w:rsid w:val="00053A70"/>
    <w:rsid w:val="000549B7"/>
    <w:rsid w:val="00054AFC"/>
    <w:rsid w:val="00054B03"/>
    <w:rsid w:val="00054EF3"/>
    <w:rsid w:val="0005514A"/>
    <w:rsid w:val="00055438"/>
    <w:rsid w:val="00055822"/>
    <w:rsid w:val="00055E46"/>
    <w:rsid w:val="000562C0"/>
    <w:rsid w:val="000565F7"/>
    <w:rsid w:val="00060372"/>
    <w:rsid w:val="00060473"/>
    <w:rsid w:val="00061B57"/>
    <w:rsid w:val="00061E67"/>
    <w:rsid w:val="00062BD9"/>
    <w:rsid w:val="0006328D"/>
    <w:rsid w:val="0006422E"/>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2EC9"/>
    <w:rsid w:val="00072F32"/>
    <w:rsid w:val="00072FBA"/>
    <w:rsid w:val="00073959"/>
    <w:rsid w:val="00073F31"/>
    <w:rsid w:val="000746E8"/>
    <w:rsid w:val="000747EB"/>
    <w:rsid w:val="00074BA2"/>
    <w:rsid w:val="000751E6"/>
    <w:rsid w:val="0007551B"/>
    <w:rsid w:val="00075881"/>
    <w:rsid w:val="000758AE"/>
    <w:rsid w:val="000758F6"/>
    <w:rsid w:val="00075A5B"/>
    <w:rsid w:val="00075AE8"/>
    <w:rsid w:val="00075C9D"/>
    <w:rsid w:val="00075D84"/>
    <w:rsid w:val="000766F0"/>
    <w:rsid w:val="00076EF7"/>
    <w:rsid w:val="00077001"/>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576"/>
    <w:rsid w:val="00096AAE"/>
    <w:rsid w:val="000970FF"/>
    <w:rsid w:val="000971F4"/>
    <w:rsid w:val="000974D2"/>
    <w:rsid w:val="000A01A8"/>
    <w:rsid w:val="000A0306"/>
    <w:rsid w:val="000A07A7"/>
    <w:rsid w:val="000A0ED7"/>
    <w:rsid w:val="000A1B03"/>
    <w:rsid w:val="000A22AD"/>
    <w:rsid w:val="000A27B8"/>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2A70"/>
    <w:rsid w:val="000B3A82"/>
    <w:rsid w:val="000B4464"/>
    <w:rsid w:val="000B4695"/>
    <w:rsid w:val="000B5C49"/>
    <w:rsid w:val="000C0CAC"/>
    <w:rsid w:val="000C1078"/>
    <w:rsid w:val="000C12F4"/>
    <w:rsid w:val="000C1ACD"/>
    <w:rsid w:val="000C28AF"/>
    <w:rsid w:val="000C2A96"/>
    <w:rsid w:val="000C2BB4"/>
    <w:rsid w:val="000C39DC"/>
    <w:rsid w:val="000C39E0"/>
    <w:rsid w:val="000C3C1D"/>
    <w:rsid w:val="000C4175"/>
    <w:rsid w:val="000C4326"/>
    <w:rsid w:val="000C495D"/>
    <w:rsid w:val="000C4A81"/>
    <w:rsid w:val="000C4C9B"/>
    <w:rsid w:val="000C5D81"/>
    <w:rsid w:val="000C6186"/>
    <w:rsid w:val="000C7E36"/>
    <w:rsid w:val="000D03C0"/>
    <w:rsid w:val="000D0442"/>
    <w:rsid w:val="000D0653"/>
    <w:rsid w:val="000D08CA"/>
    <w:rsid w:val="000D0CD7"/>
    <w:rsid w:val="000D181D"/>
    <w:rsid w:val="000D2B5C"/>
    <w:rsid w:val="000D331E"/>
    <w:rsid w:val="000D3419"/>
    <w:rsid w:val="000D3848"/>
    <w:rsid w:val="000D3A3A"/>
    <w:rsid w:val="000D3E63"/>
    <w:rsid w:val="000D40E5"/>
    <w:rsid w:val="000D47C4"/>
    <w:rsid w:val="000D4865"/>
    <w:rsid w:val="000D4A69"/>
    <w:rsid w:val="000D4D52"/>
    <w:rsid w:val="000D600D"/>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46BE"/>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42"/>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C85"/>
    <w:rsid w:val="00110D0F"/>
    <w:rsid w:val="00110E74"/>
    <w:rsid w:val="00111FF2"/>
    <w:rsid w:val="0011233D"/>
    <w:rsid w:val="00112455"/>
    <w:rsid w:val="001125FB"/>
    <w:rsid w:val="00112CE8"/>
    <w:rsid w:val="00113159"/>
    <w:rsid w:val="00113E76"/>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6C5"/>
    <w:rsid w:val="00124D40"/>
    <w:rsid w:val="0012562E"/>
    <w:rsid w:val="00125A9B"/>
    <w:rsid w:val="00125CF4"/>
    <w:rsid w:val="00125FD5"/>
    <w:rsid w:val="0012632B"/>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24"/>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137"/>
    <w:rsid w:val="00147BC0"/>
    <w:rsid w:val="00147E32"/>
    <w:rsid w:val="00150069"/>
    <w:rsid w:val="001506FB"/>
    <w:rsid w:val="00150726"/>
    <w:rsid w:val="00150768"/>
    <w:rsid w:val="00150D85"/>
    <w:rsid w:val="00151286"/>
    <w:rsid w:val="00153093"/>
    <w:rsid w:val="00153258"/>
    <w:rsid w:val="0015384A"/>
    <w:rsid w:val="00153A6D"/>
    <w:rsid w:val="001547B6"/>
    <w:rsid w:val="00154815"/>
    <w:rsid w:val="00154CE0"/>
    <w:rsid w:val="00154F57"/>
    <w:rsid w:val="00155DD6"/>
    <w:rsid w:val="001575EF"/>
    <w:rsid w:val="00157F42"/>
    <w:rsid w:val="0016110F"/>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B1"/>
    <w:rsid w:val="00172AFF"/>
    <w:rsid w:val="00172FA5"/>
    <w:rsid w:val="0017376B"/>
    <w:rsid w:val="0017398A"/>
    <w:rsid w:val="00175B28"/>
    <w:rsid w:val="0017697F"/>
    <w:rsid w:val="00176C38"/>
    <w:rsid w:val="00177012"/>
    <w:rsid w:val="001776D9"/>
    <w:rsid w:val="001800C1"/>
    <w:rsid w:val="001809F4"/>
    <w:rsid w:val="001816E3"/>
    <w:rsid w:val="0018244E"/>
    <w:rsid w:val="00182715"/>
    <w:rsid w:val="001827A5"/>
    <w:rsid w:val="001827E4"/>
    <w:rsid w:val="0018332C"/>
    <w:rsid w:val="00183438"/>
    <w:rsid w:val="0018365E"/>
    <w:rsid w:val="00183775"/>
    <w:rsid w:val="001842B4"/>
    <w:rsid w:val="0018466D"/>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508"/>
    <w:rsid w:val="00195F03"/>
    <w:rsid w:val="00196910"/>
    <w:rsid w:val="00196DF3"/>
    <w:rsid w:val="00197855"/>
    <w:rsid w:val="00197DDB"/>
    <w:rsid w:val="00197E24"/>
    <w:rsid w:val="001A1589"/>
    <w:rsid w:val="001A17E4"/>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744"/>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2A33"/>
    <w:rsid w:val="001D3A65"/>
    <w:rsid w:val="001D497D"/>
    <w:rsid w:val="001D4B67"/>
    <w:rsid w:val="001D4BBA"/>
    <w:rsid w:val="001D5578"/>
    <w:rsid w:val="001D60BC"/>
    <w:rsid w:val="001D623E"/>
    <w:rsid w:val="001D7D16"/>
    <w:rsid w:val="001E03DD"/>
    <w:rsid w:val="001E0908"/>
    <w:rsid w:val="001E12C3"/>
    <w:rsid w:val="001E18EE"/>
    <w:rsid w:val="001E1DCE"/>
    <w:rsid w:val="001E1F35"/>
    <w:rsid w:val="001E2B97"/>
    <w:rsid w:val="001E2F3F"/>
    <w:rsid w:val="001E32D3"/>
    <w:rsid w:val="001E3324"/>
    <w:rsid w:val="001E3B4F"/>
    <w:rsid w:val="001E40E7"/>
    <w:rsid w:val="001E419E"/>
    <w:rsid w:val="001E4982"/>
    <w:rsid w:val="001E4A79"/>
    <w:rsid w:val="001E4B85"/>
    <w:rsid w:val="001E4E26"/>
    <w:rsid w:val="001E5012"/>
    <w:rsid w:val="001E50F6"/>
    <w:rsid w:val="001E5BFD"/>
    <w:rsid w:val="001E5CCE"/>
    <w:rsid w:val="001E5EE8"/>
    <w:rsid w:val="001E6F8C"/>
    <w:rsid w:val="001E77F8"/>
    <w:rsid w:val="001E7B02"/>
    <w:rsid w:val="001E7F3D"/>
    <w:rsid w:val="001F0F2D"/>
    <w:rsid w:val="001F1B2E"/>
    <w:rsid w:val="001F2001"/>
    <w:rsid w:val="001F2E94"/>
    <w:rsid w:val="001F4003"/>
    <w:rsid w:val="001F415D"/>
    <w:rsid w:val="001F5804"/>
    <w:rsid w:val="001F5ACB"/>
    <w:rsid w:val="001F5C3D"/>
    <w:rsid w:val="001F5E07"/>
    <w:rsid w:val="001F6E5F"/>
    <w:rsid w:val="001F6F71"/>
    <w:rsid w:val="001F71C0"/>
    <w:rsid w:val="001F775B"/>
    <w:rsid w:val="001F7BCF"/>
    <w:rsid w:val="001F7C9B"/>
    <w:rsid w:val="0020031C"/>
    <w:rsid w:val="00200559"/>
    <w:rsid w:val="0020056B"/>
    <w:rsid w:val="00201318"/>
    <w:rsid w:val="0020160F"/>
    <w:rsid w:val="002019EE"/>
    <w:rsid w:val="00201D2F"/>
    <w:rsid w:val="0020235C"/>
    <w:rsid w:val="002024D1"/>
    <w:rsid w:val="00202A76"/>
    <w:rsid w:val="00202D45"/>
    <w:rsid w:val="00203AE8"/>
    <w:rsid w:val="00203F89"/>
    <w:rsid w:val="00204C35"/>
    <w:rsid w:val="00204D1C"/>
    <w:rsid w:val="0020509D"/>
    <w:rsid w:val="002052DF"/>
    <w:rsid w:val="00205671"/>
    <w:rsid w:val="00205975"/>
    <w:rsid w:val="00206058"/>
    <w:rsid w:val="002065B8"/>
    <w:rsid w:val="0020690F"/>
    <w:rsid w:val="00206E87"/>
    <w:rsid w:val="00206EBA"/>
    <w:rsid w:val="00207AFD"/>
    <w:rsid w:val="0021000B"/>
    <w:rsid w:val="00211C5A"/>
    <w:rsid w:val="00211D78"/>
    <w:rsid w:val="00212022"/>
    <w:rsid w:val="00212040"/>
    <w:rsid w:val="00214540"/>
    <w:rsid w:val="002148DF"/>
    <w:rsid w:val="002154D5"/>
    <w:rsid w:val="00215D34"/>
    <w:rsid w:val="002166A5"/>
    <w:rsid w:val="00217004"/>
    <w:rsid w:val="00217550"/>
    <w:rsid w:val="0022094E"/>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4E96"/>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E90"/>
    <w:rsid w:val="00256F84"/>
    <w:rsid w:val="00257296"/>
    <w:rsid w:val="002578C6"/>
    <w:rsid w:val="00257B5B"/>
    <w:rsid w:val="00257C46"/>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37B"/>
    <w:rsid w:val="002809BB"/>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42A"/>
    <w:rsid w:val="00293704"/>
    <w:rsid w:val="00293F0A"/>
    <w:rsid w:val="00294180"/>
    <w:rsid w:val="002946D5"/>
    <w:rsid w:val="002948FE"/>
    <w:rsid w:val="00295D1A"/>
    <w:rsid w:val="00295D61"/>
    <w:rsid w:val="00296AA8"/>
    <w:rsid w:val="00296B27"/>
    <w:rsid w:val="00297097"/>
    <w:rsid w:val="002A114E"/>
    <w:rsid w:val="002A1511"/>
    <w:rsid w:val="002A155F"/>
    <w:rsid w:val="002A2EFE"/>
    <w:rsid w:val="002A342C"/>
    <w:rsid w:val="002A4158"/>
    <w:rsid w:val="002A5B59"/>
    <w:rsid w:val="002A6409"/>
    <w:rsid w:val="002A6DF8"/>
    <w:rsid w:val="002A6F6A"/>
    <w:rsid w:val="002A7219"/>
    <w:rsid w:val="002A7D83"/>
    <w:rsid w:val="002A7D9C"/>
    <w:rsid w:val="002B009F"/>
    <w:rsid w:val="002B073D"/>
    <w:rsid w:val="002B0C57"/>
    <w:rsid w:val="002B19EE"/>
    <w:rsid w:val="002B1A73"/>
    <w:rsid w:val="002B1E85"/>
    <w:rsid w:val="002B2615"/>
    <w:rsid w:val="002B2CB0"/>
    <w:rsid w:val="002B4034"/>
    <w:rsid w:val="002B4284"/>
    <w:rsid w:val="002B53E5"/>
    <w:rsid w:val="002B5487"/>
    <w:rsid w:val="002B5C10"/>
    <w:rsid w:val="002B5E9A"/>
    <w:rsid w:val="002B6989"/>
    <w:rsid w:val="002B720C"/>
    <w:rsid w:val="002B7AF9"/>
    <w:rsid w:val="002B7E9D"/>
    <w:rsid w:val="002C04F5"/>
    <w:rsid w:val="002C059C"/>
    <w:rsid w:val="002C100B"/>
    <w:rsid w:val="002C1B7A"/>
    <w:rsid w:val="002C257D"/>
    <w:rsid w:val="002C2B7D"/>
    <w:rsid w:val="002C2DE2"/>
    <w:rsid w:val="002C2FA9"/>
    <w:rsid w:val="002C40E2"/>
    <w:rsid w:val="002C4116"/>
    <w:rsid w:val="002C51DA"/>
    <w:rsid w:val="002C5441"/>
    <w:rsid w:val="002C545C"/>
    <w:rsid w:val="002C55AF"/>
    <w:rsid w:val="002C626B"/>
    <w:rsid w:val="002C7E1D"/>
    <w:rsid w:val="002D0059"/>
    <w:rsid w:val="002D035E"/>
    <w:rsid w:val="002D096C"/>
    <w:rsid w:val="002D0A2A"/>
    <w:rsid w:val="002D0BD3"/>
    <w:rsid w:val="002D197B"/>
    <w:rsid w:val="002D2661"/>
    <w:rsid w:val="002D2E83"/>
    <w:rsid w:val="002D2F21"/>
    <w:rsid w:val="002D3CE9"/>
    <w:rsid w:val="002D3EBC"/>
    <w:rsid w:val="002D451C"/>
    <w:rsid w:val="002D4813"/>
    <w:rsid w:val="002D4839"/>
    <w:rsid w:val="002D4FA6"/>
    <w:rsid w:val="002D4FF1"/>
    <w:rsid w:val="002D52AA"/>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4637"/>
    <w:rsid w:val="002E53FD"/>
    <w:rsid w:val="002E5D31"/>
    <w:rsid w:val="002E60B0"/>
    <w:rsid w:val="002E6D75"/>
    <w:rsid w:val="002E6EB4"/>
    <w:rsid w:val="002E6EDA"/>
    <w:rsid w:val="002E71DD"/>
    <w:rsid w:val="002E72E2"/>
    <w:rsid w:val="002E7536"/>
    <w:rsid w:val="002F0D44"/>
    <w:rsid w:val="002F116D"/>
    <w:rsid w:val="002F1B4D"/>
    <w:rsid w:val="002F278B"/>
    <w:rsid w:val="002F3AE2"/>
    <w:rsid w:val="002F4467"/>
    <w:rsid w:val="002F48F2"/>
    <w:rsid w:val="002F4F32"/>
    <w:rsid w:val="002F4FBE"/>
    <w:rsid w:val="002F5989"/>
    <w:rsid w:val="002F6928"/>
    <w:rsid w:val="002F6A5C"/>
    <w:rsid w:val="002F6B6D"/>
    <w:rsid w:val="002F6CF0"/>
    <w:rsid w:val="00300DAB"/>
    <w:rsid w:val="00300EF6"/>
    <w:rsid w:val="00301463"/>
    <w:rsid w:val="00301D52"/>
    <w:rsid w:val="003021A0"/>
    <w:rsid w:val="0030262E"/>
    <w:rsid w:val="00303A9C"/>
    <w:rsid w:val="00304946"/>
    <w:rsid w:val="00304F7E"/>
    <w:rsid w:val="003050A2"/>
    <w:rsid w:val="00306089"/>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AA9"/>
    <w:rsid w:val="00317C70"/>
    <w:rsid w:val="00320B69"/>
    <w:rsid w:val="003211D5"/>
    <w:rsid w:val="00321EEC"/>
    <w:rsid w:val="003222E4"/>
    <w:rsid w:val="003228BF"/>
    <w:rsid w:val="00322BF0"/>
    <w:rsid w:val="00323D3F"/>
    <w:rsid w:val="00323E8C"/>
    <w:rsid w:val="003243E7"/>
    <w:rsid w:val="00325431"/>
    <w:rsid w:val="00325B6E"/>
    <w:rsid w:val="00325FF5"/>
    <w:rsid w:val="003266FA"/>
    <w:rsid w:val="00327279"/>
    <w:rsid w:val="0033036D"/>
    <w:rsid w:val="0033043E"/>
    <w:rsid w:val="003304E8"/>
    <w:rsid w:val="003308B3"/>
    <w:rsid w:val="003313E2"/>
    <w:rsid w:val="00331A05"/>
    <w:rsid w:val="00331CBF"/>
    <w:rsid w:val="0033216D"/>
    <w:rsid w:val="003322CD"/>
    <w:rsid w:val="00332329"/>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2E"/>
    <w:rsid w:val="003436AD"/>
    <w:rsid w:val="00343E4A"/>
    <w:rsid w:val="0034446F"/>
    <w:rsid w:val="0034465A"/>
    <w:rsid w:val="003451D3"/>
    <w:rsid w:val="00345628"/>
    <w:rsid w:val="00345776"/>
    <w:rsid w:val="003459C5"/>
    <w:rsid w:val="0034610F"/>
    <w:rsid w:val="00346DA8"/>
    <w:rsid w:val="00346EE9"/>
    <w:rsid w:val="00347072"/>
    <w:rsid w:val="003476BE"/>
    <w:rsid w:val="00347C73"/>
    <w:rsid w:val="00350BA5"/>
    <w:rsid w:val="00350BEC"/>
    <w:rsid w:val="00351281"/>
    <w:rsid w:val="00351C7F"/>
    <w:rsid w:val="0035222C"/>
    <w:rsid w:val="00352872"/>
    <w:rsid w:val="00353562"/>
    <w:rsid w:val="00353E8F"/>
    <w:rsid w:val="0035439E"/>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584"/>
    <w:rsid w:val="00364C3D"/>
    <w:rsid w:val="00365688"/>
    <w:rsid w:val="00366DB2"/>
    <w:rsid w:val="00366F19"/>
    <w:rsid w:val="00367689"/>
    <w:rsid w:val="00367810"/>
    <w:rsid w:val="00371A93"/>
    <w:rsid w:val="00371B38"/>
    <w:rsid w:val="003731D2"/>
    <w:rsid w:val="00373306"/>
    <w:rsid w:val="00373C1E"/>
    <w:rsid w:val="0037415F"/>
    <w:rsid w:val="00374374"/>
    <w:rsid w:val="0037491B"/>
    <w:rsid w:val="00375311"/>
    <w:rsid w:val="003754B9"/>
    <w:rsid w:val="0037556E"/>
    <w:rsid w:val="00375E48"/>
    <w:rsid w:val="0037678D"/>
    <w:rsid w:val="00376CEA"/>
    <w:rsid w:val="00377633"/>
    <w:rsid w:val="00380A27"/>
    <w:rsid w:val="00381520"/>
    <w:rsid w:val="00382180"/>
    <w:rsid w:val="0038310A"/>
    <w:rsid w:val="00384563"/>
    <w:rsid w:val="00384AC7"/>
    <w:rsid w:val="00384C77"/>
    <w:rsid w:val="00385D7B"/>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4FE"/>
    <w:rsid w:val="003A1D6C"/>
    <w:rsid w:val="003A2008"/>
    <w:rsid w:val="003A22C3"/>
    <w:rsid w:val="003A2872"/>
    <w:rsid w:val="003A2C43"/>
    <w:rsid w:val="003A2D1D"/>
    <w:rsid w:val="003A2ED0"/>
    <w:rsid w:val="003A2F26"/>
    <w:rsid w:val="003A2F63"/>
    <w:rsid w:val="003A3A23"/>
    <w:rsid w:val="003A4053"/>
    <w:rsid w:val="003A41A2"/>
    <w:rsid w:val="003A41DE"/>
    <w:rsid w:val="003A4938"/>
    <w:rsid w:val="003A4FDA"/>
    <w:rsid w:val="003A54AA"/>
    <w:rsid w:val="003A5C72"/>
    <w:rsid w:val="003A5F88"/>
    <w:rsid w:val="003A632C"/>
    <w:rsid w:val="003A64DE"/>
    <w:rsid w:val="003A7393"/>
    <w:rsid w:val="003A783A"/>
    <w:rsid w:val="003A79E2"/>
    <w:rsid w:val="003A7C1A"/>
    <w:rsid w:val="003B013D"/>
    <w:rsid w:val="003B075C"/>
    <w:rsid w:val="003B0949"/>
    <w:rsid w:val="003B1BF9"/>
    <w:rsid w:val="003B23D7"/>
    <w:rsid w:val="003B2DA4"/>
    <w:rsid w:val="003B2DD6"/>
    <w:rsid w:val="003B3AF6"/>
    <w:rsid w:val="003B40D1"/>
    <w:rsid w:val="003B442F"/>
    <w:rsid w:val="003B4A56"/>
    <w:rsid w:val="003B4F98"/>
    <w:rsid w:val="003B52FC"/>
    <w:rsid w:val="003B55ED"/>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67D"/>
    <w:rsid w:val="003C598B"/>
    <w:rsid w:val="003C5A96"/>
    <w:rsid w:val="003C5BAE"/>
    <w:rsid w:val="003C6700"/>
    <w:rsid w:val="003C72A1"/>
    <w:rsid w:val="003C7478"/>
    <w:rsid w:val="003C759E"/>
    <w:rsid w:val="003C777E"/>
    <w:rsid w:val="003C7838"/>
    <w:rsid w:val="003C7913"/>
    <w:rsid w:val="003C79D6"/>
    <w:rsid w:val="003D1077"/>
    <w:rsid w:val="003D123D"/>
    <w:rsid w:val="003D1451"/>
    <w:rsid w:val="003D178F"/>
    <w:rsid w:val="003D1E80"/>
    <w:rsid w:val="003D2523"/>
    <w:rsid w:val="003D2D01"/>
    <w:rsid w:val="003D2F41"/>
    <w:rsid w:val="003D317C"/>
    <w:rsid w:val="003D35DE"/>
    <w:rsid w:val="003D47D6"/>
    <w:rsid w:val="003D5179"/>
    <w:rsid w:val="003D51BF"/>
    <w:rsid w:val="003D677C"/>
    <w:rsid w:val="003D687D"/>
    <w:rsid w:val="003D6AF6"/>
    <w:rsid w:val="003D6F13"/>
    <w:rsid w:val="003D70F9"/>
    <w:rsid w:val="003E0057"/>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3F6511"/>
    <w:rsid w:val="003F66D9"/>
    <w:rsid w:val="003F670B"/>
    <w:rsid w:val="003F7DDB"/>
    <w:rsid w:val="004006C8"/>
    <w:rsid w:val="0040086F"/>
    <w:rsid w:val="00400D47"/>
    <w:rsid w:val="00400F56"/>
    <w:rsid w:val="0040128F"/>
    <w:rsid w:val="00401E7C"/>
    <w:rsid w:val="00402E52"/>
    <w:rsid w:val="00403216"/>
    <w:rsid w:val="004033F5"/>
    <w:rsid w:val="004041B7"/>
    <w:rsid w:val="004041BA"/>
    <w:rsid w:val="004042FE"/>
    <w:rsid w:val="00405979"/>
    <w:rsid w:val="004066DE"/>
    <w:rsid w:val="004071EB"/>
    <w:rsid w:val="00407582"/>
    <w:rsid w:val="00407673"/>
    <w:rsid w:val="004109D1"/>
    <w:rsid w:val="00410F6A"/>
    <w:rsid w:val="0041100D"/>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20F"/>
    <w:rsid w:val="00423A40"/>
    <w:rsid w:val="0042442E"/>
    <w:rsid w:val="00425DDD"/>
    <w:rsid w:val="0042635E"/>
    <w:rsid w:val="0042655B"/>
    <w:rsid w:val="00426689"/>
    <w:rsid w:val="00426967"/>
    <w:rsid w:val="00427452"/>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6679"/>
    <w:rsid w:val="0043769C"/>
    <w:rsid w:val="00437ABA"/>
    <w:rsid w:val="00440DCD"/>
    <w:rsid w:val="00440E65"/>
    <w:rsid w:val="0044121B"/>
    <w:rsid w:val="00441351"/>
    <w:rsid w:val="00441936"/>
    <w:rsid w:val="00441D4B"/>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0C0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54C"/>
    <w:rsid w:val="004625EF"/>
    <w:rsid w:val="0046279F"/>
    <w:rsid w:val="00462956"/>
    <w:rsid w:val="004633B4"/>
    <w:rsid w:val="00463E15"/>
    <w:rsid w:val="004644C5"/>
    <w:rsid w:val="004651DD"/>
    <w:rsid w:val="004658C3"/>
    <w:rsid w:val="00465B03"/>
    <w:rsid w:val="00465F49"/>
    <w:rsid w:val="00465FE4"/>
    <w:rsid w:val="0046610A"/>
    <w:rsid w:val="00466F8F"/>
    <w:rsid w:val="004670F9"/>
    <w:rsid w:val="004671A7"/>
    <w:rsid w:val="0047113E"/>
    <w:rsid w:val="0047193A"/>
    <w:rsid w:val="004720F0"/>
    <w:rsid w:val="00472D5A"/>
    <w:rsid w:val="00474161"/>
    <w:rsid w:val="00474E49"/>
    <w:rsid w:val="004755D4"/>
    <w:rsid w:val="004758B6"/>
    <w:rsid w:val="00476399"/>
    <w:rsid w:val="004764CE"/>
    <w:rsid w:val="00477090"/>
    <w:rsid w:val="00477343"/>
    <w:rsid w:val="0048029D"/>
    <w:rsid w:val="004804AD"/>
    <w:rsid w:val="00481520"/>
    <w:rsid w:val="00481B24"/>
    <w:rsid w:val="00482071"/>
    <w:rsid w:val="004820D9"/>
    <w:rsid w:val="004820F8"/>
    <w:rsid w:val="004821E0"/>
    <w:rsid w:val="00482275"/>
    <w:rsid w:val="00482732"/>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21E"/>
    <w:rsid w:val="004A2664"/>
    <w:rsid w:val="004A3144"/>
    <w:rsid w:val="004A315D"/>
    <w:rsid w:val="004A36A7"/>
    <w:rsid w:val="004A3A10"/>
    <w:rsid w:val="004A3AB4"/>
    <w:rsid w:val="004A3BD6"/>
    <w:rsid w:val="004A3C6C"/>
    <w:rsid w:val="004A425D"/>
    <w:rsid w:val="004A4FEA"/>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066"/>
    <w:rsid w:val="004C226E"/>
    <w:rsid w:val="004C2991"/>
    <w:rsid w:val="004C368D"/>
    <w:rsid w:val="004C4EA5"/>
    <w:rsid w:val="004C6279"/>
    <w:rsid w:val="004C6FA2"/>
    <w:rsid w:val="004C7105"/>
    <w:rsid w:val="004C74BF"/>
    <w:rsid w:val="004C752E"/>
    <w:rsid w:val="004C7A49"/>
    <w:rsid w:val="004C7C3E"/>
    <w:rsid w:val="004D1A1F"/>
    <w:rsid w:val="004D34B0"/>
    <w:rsid w:val="004D4318"/>
    <w:rsid w:val="004D44D2"/>
    <w:rsid w:val="004D50B7"/>
    <w:rsid w:val="004D5303"/>
    <w:rsid w:val="004D5C09"/>
    <w:rsid w:val="004D610A"/>
    <w:rsid w:val="004D615A"/>
    <w:rsid w:val="004D66C1"/>
    <w:rsid w:val="004D6B2D"/>
    <w:rsid w:val="004D6F03"/>
    <w:rsid w:val="004E06B8"/>
    <w:rsid w:val="004E07BA"/>
    <w:rsid w:val="004E08BB"/>
    <w:rsid w:val="004E0B5C"/>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88D"/>
    <w:rsid w:val="004F2F1E"/>
    <w:rsid w:val="004F371E"/>
    <w:rsid w:val="004F38BA"/>
    <w:rsid w:val="004F41DB"/>
    <w:rsid w:val="004F4D2E"/>
    <w:rsid w:val="004F643D"/>
    <w:rsid w:val="004F6A08"/>
    <w:rsid w:val="004F7A3C"/>
    <w:rsid w:val="00500ACF"/>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2502"/>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168"/>
    <w:rsid w:val="0052463B"/>
    <w:rsid w:val="005246C2"/>
    <w:rsid w:val="00524BD2"/>
    <w:rsid w:val="00526616"/>
    <w:rsid w:val="00526AF1"/>
    <w:rsid w:val="00527F14"/>
    <w:rsid w:val="00527FF2"/>
    <w:rsid w:val="005304D2"/>
    <w:rsid w:val="005315B1"/>
    <w:rsid w:val="00532831"/>
    <w:rsid w:val="00533F72"/>
    <w:rsid w:val="00534438"/>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01D"/>
    <w:rsid w:val="00542679"/>
    <w:rsid w:val="00544B69"/>
    <w:rsid w:val="005452AE"/>
    <w:rsid w:val="00545A28"/>
    <w:rsid w:val="0054639A"/>
    <w:rsid w:val="0054684E"/>
    <w:rsid w:val="00546AC5"/>
    <w:rsid w:val="00547B95"/>
    <w:rsid w:val="0055184D"/>
    <w:rsid w:val="00551EE3"/>
    <w:rsid w:val="00552227"/>
    <w:rsid w:val="00552483"/>
    <w:rsid w:val="0055283D"/>
    <w:rsid w:val="0055298B"/>
    <w:rsid w:val="00552BA3"/>
    <w:rsid w:val="00553D4F"/>
    <w:rsid w:val="005540B7"/>
    <w:rsid w:val="00554C76"/>
    <w:rsid w:val="00555328"/>
    <w:rsid w:val="0055533C"/>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85D"/>
    <w:rsid w:val="00570AB6"/>
    <w:rsid w:val="00571050"/>
    <w:rsid w:val="005719EB"/>
    <w:rsid w:val="00572136"/>
    <w:rsid w:val="00573036"/>
    <w:rsid w:val="00575039"/>
    <w:rsid w:val="005750B0"/>
    <w:rsid w:val="005754DC"/>
    <w:rsid w:val="0057593D"/>
    <w:rsid w:val="00575D88"/>
    <w:rsid w:val="00577471"/>
    <w:rsid w:val="005774A0"/>
    <w:rsid w:val="005774A2"/>
    <w:rsid w:val="00577785"/>
    <w:rsid w:val="00577A0C"/>
    <w:rsid w:val="00577A22"/>
    <w:rsid w:val="005803F4"/>
    <w:rsid w:val="0058094A"/>
    <w:rsid w:val="00581520"/>
    <w:rsid w:val="00581658"/>
    <w:rsid w:val="0058332D"/>
    <w:rsid w:val="0058341D"/>
    <w:rsid w:val="00583745"/>
    <w:rsid w:val="00584CD1"/>
    <w:rsid w:val="00584D4F"/>
    <w:rsid w:val="00584D53"/>
    <w:rsid w:val="00585E8B"/>
    <w:rsid w:val="00586041"/>
    <w:rsid w:val="005860E9"/>
    <w:rsid w:val="0058677C"/>
    <w:rsid w:val="00590345"/>
    <w:rsid w:val="005917F9"/>
    <w:rsid w:val="00591F57"/>
    <w:rsid w:val="005920CD"/>
    <w:rsid w:val="005929EA"/>
    <w:rsid w:val="00592CC0"/>
    <w:rsid w:val="00592D11"/>
    <w:rsid w:val="00593C02"/>
    <w:rsid w:val="00594B25"/>
    <w:rsid w:val="00594B9E"/>
    <w:rsid w:val="00594E0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A85"/>
    <w:rsid w:val="005A3C73"/>
    <w:rsid w:val="005A3EB0"/>
    <w:rsid w:val="005A3F94"/>
    <w:rsid w:val="005A40E2"/>
    <w:rsid w:val="005A41CF"/>
    <w:rsid w:val="005A45A0"/>
    <w:rsid w:val="005A495D"/>
    <w:rsid w:val="005A4BA3"/>
    <w:rsid w:val="005A5244"/>
    <w:rsid w:val="005A5957"/>
    <w:rsid w:val="005A5BB2"/>
    <w:rsid w:val="005A629D"/>
    <w:rsid w:val="005A653F"/>
    <w:rsid w:val="005A67EB"/>
    <w:rsid w:val="005A6E73"/>
    <w:rsid w:val="005A7FA3"/>
    <w:rsid w:val="005B0593"/>
    <w:rsid w:val="005B06AC"/>
    <w:rsid w:val="005B25D5"/>
    <w:rsid w:val="005B2C15"/>
    <w:rsid w:val="005B39CF"/>
    <w:rsid w:val="005B3CAB"/>
    <w:rsid w:val="005B3D79"/>
    <w:rsid w:val="005B52CD"/>
    <w:rsid w:val="005B58AC"/>
    <w:rsid w:val="005B6075"/>
    <w:rsid w:val="005B621A"/>
    <w:rsid w:val="005B64E7"/>
    <w:rsid w:val="005B70A1"/>
    <w:rsid w:val="005B750E"/>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0B0B"/>
    <w:rsid w:val="005F1C4D"/>
    <w:rsid w:val="005F2414"/>
    <w:rsid w:val="005F3686"/>
    <w:rsid w:val="005F3DDC"/>
    <w:rsid w:val="005F4087"/>
    <w:rsid w:val="005F46B7"/>
    <w:rsid w:val="005F487D"/>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06F66"/>
    <w:rsid w:val="006071D2"/>
    <w:rsid w:val="006076AE"/>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1CD"/>
    <w:rsid w:val="006164A9"/>
    <w:rsid w:val="006168EA"/>
    <w:rsid w:val="00617120"/>
    <w:rsid w:val="00617924"/>
    <w:rsid w:val="00617A74"/>
    <w:rsid w:val="00617D82"/>
    <w:rsid w:val="00617DE3"/>
    <w:rsid w:val="00621AD9"/>
    <w:rsid w:val="006231F4"/>
    <w:rsid w:val="006235CF"/>
    <w:rsid w:val="00624578"/>
    <w:rsid w:val="00624673"/>
    <w:rsid w:val="006256CA"/>
    <w:rsid w:val="00625DA7"/>
    <w:rsid w:val="0062609A"/>
    <w:rsid w:val="0062681A"/>
    <w:rsid w:val="00626A81"/>
    <w:rsid w:val="0062746D"/>
    <w:rsid w:val="00627BD1"/>
    <w:rsid w:val="00627E39"/>
    <w:rsid w:val="00630490"/>
    <w:rsid w:val="00630883"/>
    <w:rsid w:val="00631566"/>
    <w:rsid w:val="00631EB5"/>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47408"/>
    <w:rsid w:val="006501C2"/>
    <w:rsid w:val="006506BE"/>
    <w:rsid w:val="0065077C"/>
    <w:rsid w:val="0065093D"/>
    <w:rsid w:val="00650EBD"/>
    <w:rsid w:val="0065261E"/>
    <w:rsid w:val="0065268D"/>
    <w:rsid w:val="00652868"/>
    <w:rsid w:val="00652BC7"/>
    <w:rsid w:val="00652BEB"/>
    <w:rsid w:val="006532C1"/>
    <w:rsid w:val="0065368C"/>
    <w:rsid w:val="006537F9"/>
    <w:rsid w:val="00654A60"/>
    <w:rsid w:val="00654F47"/>
    <w:rsid w:val="006557FB"/>
    <w:rsid w:val="00656AF4"/>
    <w:rsid w:val="00656CE3"/>
    <w:rsid w:val="006571B7"/>
    <w:rsid w:val="00657801"/>
    <w:rsid w:val="006578D5"/>
    <w:rsid w:val="00657F54"/>
    <w:rsid w:val="00657F8E"/>
    <w:rsid w:val="006600A1"/>
    <w:rsid w:val="0066026F"/>
    <w:rsid w:val="00660492"/>
    <w:rsid w:val="00660EFD"/>
    <w:rsid w:val="00661349"/>
    <w:rsid w:val="0066134B"/>
    <w:rsid w:val="006614F9"/>
    <w:rsid w:val="00661FE0"/>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26CD"/>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6E"/>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824"/>
    <w:rsid w:val="006A7FE0"/>
    <w:rsid w:val="006B0017"/>
    <w:rsid w:val="006B06AD"/>
    <w:rsid w:val="006B0F6E"/>
    <w:rsid w:val="006B14B6"/>
    <w:rsid w:val="006B1FF3"/>
    <w:rsid w:val="006B21F3"/>
    <w:rsid w:val="006B3585"/>
    <w:rsid w:val="006B3A72"/>
    <w:rsid w:val="006B3BE5"/>
    <w:rsid w:val="006B4050"/>
    <w:rsid w:val="006B51A8"/>
    <w:rsid w:val="006B5605"/>
    <w:rsid w:val="006B5C71"/>
    <w:rsid w:val="006B6167"/>
    <w:rsid w:val="006B7D17"/>
    <w:rsid w:val="006C0053"/>
    <w:rsid w:val="006C0952"/>
    <w:rsid w:val="006C0C2D"/>
    <w:rsid w:val="006C1256"/>
    <w:rsid w:val="006C174B"/>
    <w:rsid w:val="006C1F07"/>
    <w:rsid w:val="006C29CB"/>
    <w:rsid w:val="006C2A51"/>
    <w:rsid w:val="006C2BF7"/>
    <w:rsid w:val="006C2E11"/>
    <w:rsid w:val="006C3144"/>
    <w:rsid w:val="006C42EB"/>
    <w:rsid w:val="006C4519"/>
    <w:rsid w:val="006C48E1"/>
    <w:rsid w:val="006C5FDD"/>
    <w:rsid w:val="006C685B"/>
    <w:rsid w:val="006C734C"/>
    <w:rsid w:val="006C7A66"/>
    <w:rsid w:val="006C7F58"/>
    <w:rsid w:val="006D035E"/>
    <w:rsid w:val="006D048E"/>
    <w:rsid w:val="006D078B"/>
    <w:rsid w:val="006D095C"/>
    <w:rsid w:val="006D0980"/>
    <w:rsid w:val="006D0B44"/>
    <w:rsid w:val="006D138B"/>
    <w:rsid w:val="006D201F"/>
    <w:rsid w:val="006D289B"/>
    <w:rsid w:val="006D2E29"/>
    <w:rsid w:val="006D4AAF"/>
    <w:rsid w:val="006D642C"/>
    <w:rsid w:val="006D6DCD"/>
    <w:rsid w:val="006D6EA3"/>
    <w:rsid w:val="006D7F5B"/>
    <w:rsid w:val="006D7FEB"/>
    <w:rsid w:val="006E01B9"/>
    <w:rsid w:val="006E09D1"/>
    <w:rsid w:val="006E0A87"/>
    <w:rsid w:val="006E140E"/>
    <w:rsid w:val="006E19E7"/>
    <w:rsid w:val="006E1F39"/>
    <w:rsid w:val="006E23D2"/>
    <w:rsid w:val="006E2765"/>
    <w:rsid w:val="006E2A20"/>
    <w:rsid w:val="006E3671"/>
    <w:rsid w:val="006E4A59"/>
    <w:rsid w:val="006E5195"/>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6F7A8D"/>
    <w:rsid w:val="00700497"/>
    <w:rsid w:val="007009DE"/>
    <w:rsid w:val="00700AAE"/>
    <w:rsid w:val="007024F2"/>
    <w:rsid w:val="0070268B"/>
    <w:rsid w:val="007029F4"/>
    <w:rsid w:val="00704E52"/>
    <w:rsid w:val="00704F77"/>
    <w:rsid w:val="00706788"/>
    <w:rsid w:val="0070699A"/>
    <w:rsid w:val="00706CC2"/>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184"/>
    <w:rsid w:val="007234DE"/>
    <w:rsid w:val="0072355A"/>
    <w:rsid w:val="00723A2D"/>
    <w:rsid w:val="007241B8"/>
    <w:rsid w:val="007244C9"/>
    <w:rsid w:val="00724719"/>
    <w:rsid w:val="0072477E"/>
    <w:rsid w:val="00724C01"/>
    <w:rsid w:val="00724DEA"/>
    <w:rsid w:val="007254CB"/>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2338"/>
    <w:rsid w:val="00743766"/>
    <w:rsid w:val="00743806"/>
    <w:rsid w:val="00743BCF"/>
    <w:rsid w:val="00744044"/>
    <w:rsid w:val="00744B95"/>
    <w:rsid w:val="00744DF1"/>
    <w:rsid w:val="007457E1"/>
    <w:rsid w:val="007458A4"/>
    <w:rsid w:val="00745AE2"/>
    <w:rsid w:val="00745DB3"/>
    <w:rsid w:val="00746156"/>
    <w:rsid w:val="00746696"/>
    <w:rsid w:val="00746E46"/>
    <w:rsid w:val="007475DB"/>
    <w:rsid w:val="007477C7"/>
    <w:rsid w:val="0075053F"/>
    <w:rsid w:val="00751523"/>
    <w:rsid w:val="00751C00"/>
    <w:rsid w:val="00751D74"/>
    <w:rsid w:val="00751EB2"/>
    <w:rsid w:val="00752A4B"/>
    <w:rsid w:val="007532A4"/>
    <w:rsid w:val="00753583"/>
    <w:rsid w:val="00753AA6"/>
    <w:rsid w:val="00754106"/>
    <w:rsid w:val="00754217"/>
    <w:rsid w:val="00754780"/>
    <w:rsid w:val="00754879"/>
    <w:rsid w:val="00754960"/>
    <w:rsid w:val="00754B54"/>
    <w:rsid w:val="00754E93"/>
    <w:rsid w:val="00754F03"/>
    <w:rsid w:val="007552E7"/>
    <w:rsid w:val="0075563D"/>
    <w:rsid w:val="007557CC"/>
    <w:rsid w:val="00756A2C"/>
    <w:rsid w:val="00756F7E"/>
    <w:rsid w:val="007570BF"/>
    <w:rsid w:val="007574D5"/>
    <w:rsid w:val="00760062"/>
    <w:rsid w:val="00760710"/>
    <w:rsid w:val="00760A97"/>
    <w:rsid w:val="00760BC1"/>
    <w:rsid w:val="00760C62"/>
    <w:rsid w:val="00760D4F"/>
    <w:rsid w:val="0076155A"/>
    <w:rsid w:val="007615D4"/>
    <w:rsid w:val="00762139"/>
    <w:rsid w:val="00762C73"/>
    <w:rsid w:val="00762EA3"/>
    <w:rsid w:val="00762EB3"/>
    <w:rsid w:val="00763025"/>
    <w:rsid w:val="00763169"/>
    <w:rsid w:val="0076387B"/>
    <w:rsid w:val="007638B6"/>
    <w:rsid w:val="00764638"/>
    <w:rsid w:val="00764A7D"/>
    <w:rsid w:val="00764B16"/>
    <w:rsid w:val="00764E1D"/>
    <w:rsid w:val="00765C10"/>
    <w:rsid w:val="0076695A"/>
    <w:rsid w:val="00767129"/>
    <w:rsid w:val="0076763D"/>
    <w:rsid w:val="007676C4"/>
    <w:rsid w:val="007709A2"/>
    <w:rsid w:val="007710FF"/>
    <w:rsid w:val="0077122E"/>
    <w:rsid w:val="007712A0"/>
    <w:rsid w:val="007712ED"/>
    <w:rsid w:val="00772019"/>
    <w:rsid w:val="00772097"/>
    <w:rsid w:val="00772573"/>
    <w:rsid w:val="007734FC"/>
    <w:rsid w:val="007758A3"/>
    <w:rsid w:val="00776D95"/>
    <w:rsid w:val="0077780B"/>
    <w:rsid w:val="00777885"/>
    <w:rsid w:val="00777D24"/>
    <w:rsid w:val="00780420"/>
    <w:rsid w:val="00780549"/>
    <w:rsid w:val="007806C7"/>
    <w:rsid w:val="00780C74"/>
    <w:rsid w:val="00780EC2"/>
    <w:rsid w:val="00781356"/>
    <w:rsid w:val="00782A47"/>
    <w:rsid w:val="007833B2"/>
    <w:rsid w:val="00783EC6"/>
    <w:rsid w:val="007847E0"/>
    <w:rsid w:val="0078498A"/>
    <w:rsid w:val="00784BA6"/>
    <w:rsid w:val="00785623"/>
    <w:rsid w:val="007867C3"/>
    <w:rsid w:val="00786B5B"/>
    <w:rsid w:val="00790147"/>
    <w:rsid w:val="00790CAF"/>
    <w:rsid w:val="007915C1"/>
    <w:rsid w:val="00791DD2"/>
    <w:rsid w:val="007927A9"/>
    <w:rsid w:val="0079322B"/>
    <w:rsid w:val="007932AE"/>
    <w:rsid w:val="007935F6"/>
    <w:rsid w:val="00793B64"/>
    <w:rsid w:val="0079437F"/>
    <w:rsid w:val="0079461E"/>
    <w:rsid w:val="007948EB"/>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3EFE"/>
    <w:rsid w:val="007B4609"/>
    <w:rsid w:val="007B4CEB"/>
    <w:rsid w:val="007B50B0"/>
    <w:rsid w:val="007B59E1"/>
    <w:rsid w:val="007B5F13"/>
    <w:rsid w:val="007B69C9"/>
    <w:rsid w:val="007B7064"/>
    <w:rsid w:val="007B79DF"/>
    <w:rsid w:val="007B7D84"/>
    <w:rsid w:val="007C0390"/>
    <w:rsid w:val="007C03D7"/>
    <w:rsid w:val="007C0994"/>
    <w:rsid w:val="007C12B0"/>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019"/>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1C3E"/>
    <w:rsid w:val="007E2728"/>
    <w:rsid w:val="007E36D3"/>
    <w:rsid w:val="007E38C1"/>
    <w:rsid w:val="007E3BE6"/>
    <w:rsid w:val="007E3C66"/>
    <w:rsid w:val="007E4890"/>
    <w:rsid w:val="007E4F86"/>
    <w:rsid w:val="007E5014"/>
    <w:rsid w:val="007E54DC"/>
    <w:rsid w:val="007E6691"/>
    <w:rsid w:val="007E6C4E"/>
    <w:rsid w:val="007E6F2F"/>
    <w:rsid w:val="007E735F"/>
    <w:rsid w:val="007E73A6"/>
    <w:rsid w:val="007E74EA"/>
    <w:rsid w:val="007E7F85"/>
    <w:rsid w:val="007F066C"/>
    <w:rsid w:val="007F10E5"/>
    <w:rsid w:val="007F1495"/>
    <w:rsid w:val="007F1A96"/>
    <w:rsid w:val="007F2828"/>
    <w:rsid w:val="007F29A6"/>
    <w:rsid w:val="007F3850"/>
    <w:rsid w:val="007F4428"/>
    <w:rsid w:val="007F55B9"/>
    <w:rsid w:val="007F6D09"/>
    <w:rsid w:val="007F6D0A"/>
    <w:rsid w:val="007F6F47"/>
    <w:rsid w:val="007F79CD"/>
    <w:rsid w:val="007F7A4A"/>
    <w:rsid w:val="008008AE"/>
    <w:rsid w:val="00801263"/>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9D"/>
    <w:rsid w:val="00813EBF"/>
    <w:rsid w:val="00814305"/>
    <w:rsid w:val="00814733"/>
    <w:rsid w:val="0081483C"/>
    <w:rsid w:val="00814908"/>
    <w:rsid w:val="00814F93"/>
    <w:rsid w:val="00815A32"/>
    <w:rsid w:val="00816023"/>
    <w:rsid w:val="00820F6D"/>
    <w:rsid w:val="00821A4D"/>
    <w:rsid w:val="00821D30"/>
    <w:rsid w:val="00822AE0"/>
    <w:rsid w:val="0082338D"/>
    <w:rsid w:val="00823693"/>
    <w:rsid w:val="00823D73"/>
    <w:rsid w:val="00823F1F"/>
    <w:rsid w:val="00823F4D"/>
    <w:rsid w:val="00824F31"/>
    <w:rsid w:val="0082500C"/>
    <w:rsid w:val="0082549E"/>
    <w:rsid w:val="008254BD"/>
    <w:rsid w:val="008254C2"/>
    <w:rsid w:val="0082583A"/>
    <w:rsid w:val="00825849"/>
    <w:rsid w:val="00825B4F"/>
    <w:rsid w:val="00825DBE"/>
    <w:rsid w:val="00826AA7"/>
    <w:rsid w:val="00827210"/>
    <w:rsid w:val="00827E50"/>
    <w:rsid w:val="0083074D"/>
    <w:rsid w:val="00830C48"/>
    <w:rsid w:val="008312CC"/>
    <w:rsid w:val="0083193D"/>
    <w:rsid w:val="00831FA4"/>
    <w:rsid w:val="00832B23"/>
    <w:rsid w:val="00833FBC"/>
    <w:rsid w:val="00834918"/>
    <w:rsid w:val="008366AE"/>
    <w:rsid w:val="008373A7"/>
    <w:rsid w:val="00837FDD"/>
    <w:rsid w:val="00841404"/>
    <w:rsid w:val="00841ED9"/>
    <w:rsid w:val="008425EB"/>
    <w:rsid w:val="008429B9"/>
    <w:rsid w:val="008429BE"/>
    <w:rsid w:val="00843A0D"/>
    <w:rsid w:val="008441A7"/>
    <w:rsid w:val="008451A7"/>
    <w:rsid w:val="008468A0"/>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23C1"/>
    <w:rsid w:val="008631FC"/>
    <w:rsid w:val="008638C6"/>
    <w:rsid w:val="00864D94"/>
    <w:rsid w:val="00865022"/>
    <w:rsid w:val="00866664"/>
    <w:rsid w:val="00866AF2"/>
    <w:rsid w:val="00866E1A"/>
    <w:rsid w:val="00870257"/>
    <w:rsid w:val="00871038"/>
    <w:rsid w:val="008714FF"/>
    <w:rsid w:val="008715E0"/>
    <w:rsid w:val="0087192D"/>
    <w:rsid w:val="00871A2E"/>
    <w:rsid w:val="00871B4B"/>
    <w:rsid w:val="0087303F"/>
    <w:rsid w:val="008730CF"/>
    <w:rsid w:val="008731DF"/>
    <w:rsid w:val="00873426"/>
    <w:rsid w:val="00873AD5"/>
    <w:rsid w:val="00873C69"/>
    <w:rsid w:val="00874151"/>
    <w:rsid w:val="008745D8"/>
    <w:rsid w:val="0087538D"/>
    <w:rsid w:val="00875EC2"/>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1518"/>
    <w:rsid w:val="008A222C"/>
    <w:rsid w:val="008A2825"/>
    <w:rsid w:val="008A2CB7"/>
    <w:rsid w:val="008A325A"/>
    <w:rsid w:val="008A46F7"/>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373"/>
    <w:rsid w:val="008C09FB"/>
    <w:rsid w:val="008C1711"/>
    <w:rsid w:val="008C1863"/>
    <w:rsid w:val="008C1AAD"/>
    <w:rsid w:val="008C1EC5"/>
    <w:rsid w:val="008C2FFE"/>
    <w:rsid w:val="008C32B5"/>
    <w:rsid w:val="008C3B65"/>
    <w:rsid w:val="008C44BA"/>
    <w:rsid w:val="008C5273"/>
    <w:rsid w:val="008C6A12"/>
    <w:rsid w:val="008C6E4C"/>
    <w:rsid w:val="008D0325"/>
    <w:rsid w:val="008D0910"/>
    <w:rsid w:val="008D23CC"/>
    <w:rsid w:val="008D2781"/>
    <w:rsid w:val="008D2AC7"/>
    <w:rsid w:val="008D35B3"/>
    <w:rsid w:val="008D3783"/>
    <w:rsid w:val="008D4F03"/>
    <w:rsid w:val="008D50D6"/>
    <w:rsid w:val="008D565C"/>
    <w:rsid w:val="008D5EF8"/>
    <w:rsid w:val="008D6548"/>
    <w:rsid w:val="008D655C"/>
    <w:rsid w:val="008D6820"/>
    <w:rsid w:val="008D68EA"/>
    <w:rsid w:val="008D70AE"/>
    <w:rsid w:val="008D72B4"/>
    <w:rsid w:val="008D7B5C"/>
    <w:rsid w:val="008D7F7E"/>
    <w:rsid w:val="008E0093"/>
    <w:rsid w:val="008E1402"/>
    <w:rsid w:val="008E1626"/>
    <w:rsid w:val="008E1CE2"/>
    <w:rsid w:val="008E23BC"/>
    <w:rsid w:val="008E3646"/>
    <w:rsid w:val="008E50A3"/>
    <w:rsid w:val="008E5935"/>
    <w:rsid w:val="008E6808"/>
    <w:rsid w:val="008E6C56"/>
    <w:rsid w:val="008E6E25"/>
    <w:rsid w:val="008E73B4"/>
    <w:rsid w:val="008E74EA"/>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8F7EC2"/>
    <w:rsid w:val="00900636"/>
    <w:rsid w:val="00900894"/>
    <w:rsid w:val="009008A3"/>
    <w:rsid w:val="00900D4A"/>
    <w:rsid w:val="00901918"/>
    <w:rsid w:val="00901958"/>
    <w:rsid w:val="009022C8"/>
    <w:rsid w:val="009032E5"/>
    <w:rsid w:val="00905104"/>
    <w:rsid w:val="00906894"/>
    <w:rsid w:val="0090692D"/>
    <w:rsid w:val="009077DA"/>
    <w:rsid w:val="009100FD"/>
    <w:rsid w:val="00910F7A"/>
    <w:rsid w:val="009113A8"/>
    <w:rsid w:val="00912095"/>
    <w:rsid w:val="00912272"/>
    <w:rsid w:val="00912700"/>
    <w:rsid w:val="00912A8D"/>
    <w:rsid w:val="00912C3B"/>
    <w:rsid w:val="00913C76"/>
    <w:rsid w:val="00914841"/>
    <w:rsid w:val="0091592F"/>
    <w:rsid w:val="009170FC"/>
    <w:rsid w:val="00920068"/>
    <w:rsid w:val="00920D1E"/>
    <w:rsid w:val="00921760"/>
    <w:rsid w:val="00921E47"/>
    <w:rsid w:val="009221D5"/>
    <w:rsid w:val="00922333"/>
    <w:rsid w:val="00922827"/>
    <w:rsid w:val="00922ADA"/>
    <w:rsid w:val="0092331D"/>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70A"/>
    <w:rsid w:val="00935B44"/>
    <w:rsid w:val="00935CF8"/>
    <w:rsid w:val="0093616B"/>
    <w:rsid w:val="0093632F"/>
    <w:rsid w:val="009369F1"/>
    <w:rsid w:val="00937602"/>
    <w:rsid w:val="00937A72"/>
    <w:rsid w:val="00937EF5"/>
    <w:rsid w:val="00937FEE"/>
    <w:rsid w:val="009404D4"/>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783"/>
    <w:rsid w:val="00952981"/>
    <w:rsid w:val="00952B2F"/>
    <w:rsid w:val="00952D68"/>
    <w:rsid w:val="00953580"/>
    <w:rsid w:val="00953BAE"/>
    <w:rsid w:val="00954627"/>
    <w:rsid w:val="00954709"/>
    <w:rsid w:val="00954A12"/>
    <w:rsid w:val="00955B46"/>
    <w:rsid w:val="00955C15"/>
    <w:rsid w:val="00955E00"/>
    <w:rsid w:val="00956EC0"/>
    <w:rsid w:val="009576E5"/>
    <w:rsid w:val="00957CC7"/>
    <w:rsid w:val="00957CF8"/>
    <w:rsid w:val="00957D42"/>
    <w:rsid w:val="00960318"/>
    <w:rsid w:val="0096088E"/>
    <w:rsid w:val="00961522"/>
    <w:rsid w:val="0096177A"/>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2D8F"/>
    <w:rsid w:val="0098368D"/>
    <w:rsid w:val="00983CC5"/>
    <w:rsid w:val="0098532F"/>
    <w:rsid w:val="0098560A"/>
    <w:rsid w:val="00985B74"/>
    <w:rsid w:val="009865E3"/>
    <w:rsid w:val="0098677F"/>
    <w:rsid w:val="009867CA"/>
    <w:rsid w:val="00986B82"/>
    <w:rsid w:val="009874D7"/>
    <w:rsid w:val="009875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9FE"/>
    <w:rsid w:val="009A0BFD"/>
    <w:rsid w:val="009A0F1D"/>
    <w:rsid w:val="009A1270"/>
    <w:rsid w:val="009A2F88"/>
    <w:rsid w:val="009A320F"/>
    <w:rsid w:val="009A3C5E"/>
    <w:rsid w:val="009A4451"/>
    <w:rsid w:val="009A4B89"/>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042A"/>
    <w:rsid w:val="009C11C6"/>
    <w:rsid w:val="009C1359"/>
    <w:rsid w:val="009C17E5"/>
    <w:rsid w:val="009C1EB4"/>
    <w:rsid w:val="009C2332"/>
    <w:rsid w:val="009C31E3"/>
    <w:rsid w:val="009C3670"/>
    <w:rsid w:val="009C36A3"/>
    <w:rsid w:val="009C41EF"/>
    <w:rsid w:val="009C4D71"/>
    <w:rsid w:val="009C53A2"/>
    <w:rsid w:val="009C5C7C"/>
    <w:rsid w:val="009C7015"/>
    <w:rsid w:val="009C7463"/>
    <w:rsid w:val="009C76EF"/>
    <w:rsid w:val="009D019F"/>
    <w:rsid w:val="009D0A54"/>
    <w:rsid w:val="009D0A97"/>
    <w:rsid w:val="009D0AD1"/>
    <w:rsid w:val="009D0DB8"/>
    <w:rsid w:val="009D136A"/>
    <w:rsid w:val="009D16F2"/>
    <w:rsid w:val="009D18B0"/>
    <w:rsid w:val="009D1E1A"/>
    <w:rsid w:val="009D2152"/>
    <w:rsid w:val="009D25EE"/>
    <w:rsid w:val="009D3000"/>
    <w:rsid w:val="009D384A"/>
    <w:rsid w:val="009D3FDB"/>
    <w:rsid w:val="009D40D1"/>
    <w:rsid w:val="009D4144"/>
    <w:rsid w:val="009D4271"/>
    <w:rsid w:val="009D483B"/>
    <w:rsid w:val="009D4B2A"/>
    <w:rsid w:val="009D5217"/>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1A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4896"/>
    <w:rsid w:val="00A15BBD"/>
    <w:rsid w:val="00A15E6F"/>
    <w:rsid w:val="00A160E9"/>
    <w:rsid w:val="00A16144"/>
    <w:rsid w:val="00A171A1"/>
    <w:rsid w:val="00A17393"/>
    <w:rsid w:val="00A1743E"/>
    <w:rsid w:val="00A176A5"/>
    <w:rsid w:val="00A203F1"/>
    <w:rsid w:val="00A20539"/>
    <w:rsid w:val="00A21AF9"/>
    <w:rsid w:val="00A21D6F"/>
    <w:rsid w:val="00A21F77"/>
    <w:rsid w:val="00A22AE4"/>
    <w:rsid w:val="00A22C9D"/>
    <w:rsid w:val="00A23CC0"/>
    <w:rsid w:val="00A24C02"/>
    <w:rsid w:val="00A250ED"/>
    <w:rsid w:val="00A252B8"/>
    <w:rsid w:val="00A25706"/>
    <w:rsid w:val="00A258CB"/>
    <w:rsid w:val="00A26432"/>
    <w:rsid w:val="00A264B2"/>
    <w:rsid w:val="00A26AEF"/>
    <w:rsid w:val="00A26D53"/>
    <w:rsid w:val="00A30C8D"/>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9ED"/>
    <w:rsid w:val="00A45AB0"/>
    <w:rsid w:val="00A46183"/>
    <w:rsid w:val="00A462F9"/>
    <w:rsid w:val="00A4632A"/>
    <w:rsid w:val="00A464A9"/>
    <w:rsid w:val="00A46542"/>
    <w:rsid w:val="00A47BE5"/>
    <w:rsid w:val="00A47E1F"/>
    <w:rsid w:val="00A504D1"/>
    <w:rsid w:val="00A50793"/>
    <w:rsid w:val="00A51165"/>
    <w:rsid w:val="00A51FEF"/>
    <w:rsid w:val="00A525E2"/>
    <w:rsid w:val="00A54AC8"/>
    <w:rsid w:val="00A54B2B"/>
    <w:rsid w:val="00A54DE4"/>
    <w:rsid w:val="00A54FE9"/>
    <w:rsid w:val="00A559ED"/>
    <w:rsid w:val="00A55BF5"/>
    <w:rsid w:val="00A55C7F"/>
    <w:rsid w:val="00A55D70"/>
    <w:rsid w:val="00A56096"/>
    <w:rsid w:val="00A560D6"/>
    <w:rsid w:val="00A573A7"/>
    <w:rsid w:val="00A61412"/>
    <w:rsid w:val="00A617B2"/>
    <w:rsid w:val="00A62B3E"/>
    <w:rsid w:val="00A63180"/>
    <w:rsid w:val="00A63516"/>
    <w:rsid w:val="00A64645"/>
    <w:rsid w:val="00A6518A"/>
    <w:rsid w:val="00A65A3B"/>
    <w:rsid w:val="00A6648E"/>
    <w:rsid w:val="00A668FC"/>
    <w:rsid w:val="00A66C1C"/>
    <w:rsid w:val="00A67F28"/>
    <w:rsid w:val="00A70226"/>
    <w:rsid w:val="00A70592"/>
    <w:rsid w:val="00A70CD1"/>
    <w:rsid w:val="00A71397"/>
    <w:rsid w:val="00A715F6"/>
    <w:rsid w:val="00A72963"/>
    <w:rsid w:val="00A7297C"/>
    <w:rsid w:val="00A731B1"/>
    <w:rsid w:val="00A73CF6"/>
    <w:rsid w:val="00A74A7A"/>
    <w:rsid w:val="00A74EA2"/>
    <w:rsid w:val="00A752B0"/>
    <w:rsid w:val="00A755A1"/>
    <w:rsid w:val="00A75B65"/>
    <w:rsid w:val="00A75C2A"/>
    <w:rsid w:val="00A75F23"/>
    <w:rsid w:val="00A76A7B"/>
    <w:rsid w:val="00A76BB2"/>
    <w:rsid w:val="00A77B92"/>
    <w:rsid w:val="00A805C5"/>
    <w:rsid w:val="00A80662"/>
    <w:rsid w:val="00A8080D"/>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5DA"/>
    <w:rsid w:val="00A94D17"/>
    <w:rsid w:val="00A94E60"/>
    <w:rsid w:val="00A950C1"/>
    <w:rsid w:val="00A950CA"/>
    <w:rsid w:val="00A95210"/>
    <w:rsid w:val="00A95AF7"/>
    <w:rsid w:val="00A9639F"/>
    <w:rsid w:val="00A96846"/>
    <w:rsid w:val="00A96F2E"/>
    <w:rsid w:val="00A97069"/>
    <w:rsid w:val="00A9739B"/>
    <w:rsid w:val="00A97CE7"/>
    <w:rsid w:val="00AA0240"/>
    <w:rsid w:val="00AA2570"/>
    <w:rsid w:val="00AA2779"/>
    <w:rsid w:val="00AA279F"/>
    <w:rsid w:val="00AA2C45"/>
    <w:rsid w:val="00AA2E60"/>
    <w:rsid w:val="00AA30CF"/>
    <w:rsid w:val="00AA3AB8"/>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893"/>
    <w:rsid w:val="00AC5A60"/>
    <w:rsid w:val="00AC680C"/>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6F0"/>
    <w:rsid w:val="00AE6700"/>
    <w:rsid w:val="00AE6E64"/>
    <w:rsid w:val="00AF028D"/>
    <w:rsid w:val="00AF0A20"/>
    <w:rsid w:val="00AF1117"/>
    <w:rsid w:val="00AF2731"/>
    <w:rsid w:val="00AF397C"/>
    <w:rsid w:val="00AF455E"/>
    <w:rsid w:val="00AF49C8"/>
    <w:rsid w:val="00AF5FD1"/>
    <w:rsid w:val="00AF6605"/>
    <w:rsid w:val="00AF7006"/>
    <w:rsid w:val="00B0171E"/>
    <w:rsid w:val="00B01A8E"/>
    <w:rsid w:val="00B0247D"/>
    <w:rsid w:val="00B029C7"/>
    <w:rsid w:val="00B02AF1"/>
    <w:rsid w:val="00B037F6"/>
    <w:rsid w:val="00B0384C"/>
    <w:rsid w:val="00B03A1E"/>
    <w:rsid w:val="00B03AB9"/>
    <w:rsid w:val="00B04E8B"/>
    <w:rsid w:val="00B054AB"/>
    <w:rsid w:val="00B057F7"/>
    <w:rsid w:val="00B06D0E"/>
    <w:rsid w:val="00B07C38"/>
    <w:rsid w:val="00B07E0F"/>
    <w:rsid w:val="00B10DE4"/>
    <w:rsid w:val="00B1110E"/>
    <w:rsid w:val="00B122F3"/>
    <w:rsid w:val="00B1252C"/>
    <w:rsid w:val="00B1276B"/>
    <w:rsid w:val="00B136FA"/>
    <w:rsid w:val="00B13C3A"/>
    <w:rsid w:val="00B14729"/>
    <w:rsid w:val="00B14833"/>
    <w:rsid w:val="00B14BAE"/>
    <w:rsid w:val="00B14EBB"/>
    <w:rsid w:val="00B15454"/>
    <w:rsid w:val="00B159CF"/>
    <w:rsid w:val="00B15A8D"/>
    <w:rsid w:val="00B1691A"/>
    <w:rsid w:val="00B1698F"/>
    <w:rsid w:val="00B16E65"/>
    <w:rsid w:val="00B171F2"/>
    <w:rsid w:val="00B1731C"/>
    <w:rsid w:val="00B17C1F"/>
    <w:rsid w:val="00B21A20"/>
    <w:rsid w:val="00B21F91"/>
    <w:rsid w:val="00B223ED"/>
    <w:rsid w:val="00B238C4"/>
    <w:rsid w:val="00B238E9"/>
    <w:rsid w:val="00B23C35"/>
    <w:rsid w:val="00B23C6D"/>
    <w:rsid w:val="00B2409C"/>
    <w:rsid w:val="00B243C6"/>
    <w:rsid w:val="00B244D5"/>
    <w:rsid w:val="00B251B9"/>
    <w:rsid w:val="00B2567D"/>
    <w:rsid w:val="00B25BC4"/>
    <w:rsid w:val="00B25E0F"/>
    <w:rsid w:val="00B267E8"/>
    <w:rsid w:val="00B26871"/>
    <w:rsid w:val="00B26B21"/>
    <w:rsid w:val="00B27040"/>
    <w:rsid w:val="00B273D6"/>
    <w:rsid w:val="00B275EB"/>
    <w:rsid w:val="00B30356"/>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EB2"/>
    <w:rsid w:val="00B43F2A"/>
    <w:rsid w:val="00B447B1"/>
    <w:rsid w:val="00B4485B"/>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249B"/>
    <w:rsid w:val="00B537F8"/>
    <w:rsid w:val="00B54D29"/>
    <w:rsid w:val="00B55B9C"/>
    <w:rsid w:val="00B55F41"/>
    <w:rsid w:val="00B56223"/>
    <w:rsid w:val="00B56332"/>
    <w:rsid w:val="00B563C9"/>
    <w:rsid w:val="00B56753"/>
    <w:rsid w:val="00B56911"/>
    <w:rsid w:val="00B56CF0"/>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936"/>
    <w:rsid w:val="00B66A3D"/>
    <w:rsid w:val="00B66C3F"/>
    <w:rsid w:val="00B676A7"/>
    <w:rsid w:val="00B67EDD"/>
    <w:rsid w:val="00B705DC"/>
    <w:rsid w:val="00B7083F"/>
    <w:rsid w:val="00B71063"/>
    <w:rsid w:val="00B717CB"/>
    <w:rsid w:val="00B72F1E"/>
    <w:rsid w:val="00B7395A"/>
    <w:rsid w:val="00B75060"/>
    <w:rsid w:val="00B76477"/>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18DB"/>
    <w:rsid w:val="00BA2220"/>
    <w:rsid w:val="00BA3E9C"/>
    <w:rsid w:val="00BA42BC"/>
    <w:rsid w:val="00BA4595"/>
    <w:rsid w:val="00BA508D"/>
    <w:rsid w:val="00BA5E21"/>
    <w:rsid w:val="00BA5FBF"/>
    <w:rsid w:val="00BA656D"/>
    <w:rsid w:val="00BB01D5"/>
    <w:rsid w:val="00BB03CC"/>
    <w:rsid w:val="00BB073F"/>
    <w:rsid w:val="00BB0A0F"/>
    <w:rsid w:val="00BB0C50"/>
    <w:rsid w:val="00BB246D"/>
    <w:rsid w:val="00BB3405"/>
    <w:rsid w:val="00BB3D75"/>
    <w:rsid w:val="00BB4ADC"/>
    <w:rsid w:val="00BB4BFA"/>
    <w:rsid w:val="00BB4DB6"/>
    <w:rsid w:val="00BB4DD3"/>
    <w:rsid w:val="00BB536D"/>
    <w:rsid w:val="00BB6F8F"/>
    <w:rsid w:val="00BB6FC5"/>
    <w:rsid w:val="00BC0437"/>
    <w:rsid w:val="00BC088A"/>
    <w:rsid w:val="00BC114A"/>
    <w:rsid w:val="00BC1A10"/>
    <w:rsid w:val="00BC2116"/>
    <w:rsid w:val="00BC250E"/>
    <w:rsid w:val="00BC2900"/>
    <w:rsid w:val="00BC29CD"/>
    <w:rsid w:val="00BC302E"/>
    <w:rsid w:val="00BC30FC"/>
    <w:rsid w:val="00BC453A"/>
    <w:rsid w:val="00BC541B"/>
    <w:rsid w:val="00BC5E40"/>
    <w:rsid w:val="00BC60CC"/>
    <w:rsid w:val="00BC6224"/>
    <w:rsid w:val="00BC66F2"/>
    <w:rsid w:val="00BC723C"/>
    <w:rsid w:val="00BD01DF"/>
    <w:rsid w:val="00BD0548"/>
    <w:rsid w:val="00BD0847"/>
    <w:rsid w:val="00BD0A82"/>
    <w:rsid w:val="00BD1323"/>
    <w:rsid w:val="00BD1A81"/>
    <w:rsid w:val="00BD1D2A"/>
    <w:rsid w:val="00BD3641"/>
    <w:rsid w:val="00BD3C50"/>
    <w:rsid w:val="00BD41E5"/>
    <w:rsid w:val="00BD41ED"/>
    <w:rsid w:val="00BD438F"/>
    <w:rsid w:val="00BD4428"/>
    <w:rsid w:val="00BD4AEF"/>
    <w:rsid w:val="00BD6B08"/>
    <w:rsid w:val="00BD6C63"/>
    <w:rsid w:val="00BD6CE4"/>
    <w:rsid w:val="00BD6CFC"/>
    <w:rsid w:val="00BD6E00"/>
    <w:rsid w:val="00BD74B7"/>
    <w:rsid w:val="00BD7777"/>
    <w:rsid w:val="00BD7BEE"/>
    <w:rsid w:val="00BD7D52"/>
    <w:rsid w:val="00BD7E81"/>
    <w:rsid w:val="00BE00E3"/>
    <w:rsid w:val="00BE05C8"/>
    <w:rsid w:val="00BE08D7"/>
    <w:rsid w:val="00BE0DE5"/>
    <w:rsid w:val="00BE1664"/>
    <w:rsid w:val="00BE250A"/>
    <w:rsid w:val="00BE2697"/>
    <w:rsid w:val="00BE27B7"/>
    <w:rsid w:val="00BE2A20"/>
    <w:rsid w:val="00BE2B48"/>
    <w:rsid w:val="00BE2BED"/>
    <w:rsid w:val="00BE3121"/>
    <w:rsid w:val="00BE3399"/>
    <w:rsid w:val="00BE47AB"/>
    <w:rsid w:val="00BE4A54"/>
    <w:rsid w:val="00BE4D19"/>
    <w:rsid w:val="00BE4F90"/>
    <w:rsid w:val="00BE5173"/>
    <w:rsid w:val="00BE644E"/>
    <w:rsid w:val="00BE6A5E"/>
    <w:rsid w:val="00BE6D49"/>
    <w:rsid w:val="00BF0388"/>
    <w:rsid w:val="00BF0BC6"/>
    <w:rsid w:val="00BF0C81"/>
    <w:rsid w:val="00BF0ED0"/>
    <w:rsid w:val="00BF17A4"/>
    <w:rsid w:val="00BF1859"/>
    <w:rsid w:val="00BF2BCE"/>
    <w:rsid w:val="00BF2E49"/>
    <w:rsid w:val="00BF4BB4"/>
    <w:rsid w:val="00BF5097"/>
    <w:rsid w:val="00BF553D"/>
    <w:rsid w:val="00BF57FB"/>
    <w:rsid w:val="00BF6E1A"/>
    <w:rsid w:val="00BF710F"/>
    <w:rsid w:val="00BF75AB"/>
    <w:rsid w:val="00C025CD"/>
    <w:rsid w:val="00C0354C"/>
    <w:rsid w:val="00C035C2"/>
    <w:rsid w:val="00C03F21"/>
    <w:rsid w:val="00C04B20"/>
    <w:rsid w:val="00C056F9"/>
    <w:rsid w:val="00C05F02"/>
    <w:rsid w:val="00C108CF"/>
    <w:rsid w:val="00C10DDE"/>
    <w:rsid w:val="00C1167D"/>
    <w:rsid w:val="00C11C19"/>
    <w:rsid w:val="00C125CF"/>
    <w:rsid w:val="00C1349C"/>
    <w:rsid w:val="00C13928"/>
    <w:rsid w:val="00C14937"/>
    <w:rsid w:val="00C14968"/>
    <w:rsid w:val="00C15136"/>
    <w:rsid w:val="00C152BC"/>
    <w:rsid w:val="00C1532F"/>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377"/>
    <w:rsid w:val="00C25645"/>
    <w:rsid w:val="00C264DD"/>
    <w:rsid w:val="00C26B5E"/>
    <w:rsid w:val="00C30549"/>
    <w:rsid w:val="00C30977"/>
    <w:rsid w:val="00C30D94"/>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5FEC"/>
    <w:rsid w:val="00C46DC7"/>
    <w:rsid w:val="00C47305"/>
    <w:rsid w:val="00C4799F"/>
    <w:rsid w:val="00C5141C"/>
    <w:rsid w:val="00C51434"/>
    <w:rsid w:val="00C51DE3"/>
    <w:rsid w:val="00C51F7C"/>
    <w:rsid w:val="00C5267D"/>
    <w:rsid w:val="00C5276C"/>
    <w:rsid w:val="00C52B80"/>
    <w:rsid w:val="00C538A8"/>
    <w:rsid w:val="00C54371"/>
    <w:rsid w:val="00C54727"/>
    <w:rsid w:val="00C558E3"/>
    <w:rsid w:val="00C55920"/>
    <w:rsid w:val="00C5613B"/>
    <w:rsid w:val="00C56356"/>
    <w:rsid w:val="00C56BF0"/>
    <w:rsid w:val="00C572DE"/>
    <w:rsid w:val="00C574B8"/>
    <w:rsid w:val="00C57824"/>
    <w:rsid w:val="00C57900"/>
    <w:rsid w:val="00C612FA"/>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3"/>
    <w:rsid w:val="00C70B0D"/>
    <w:rsid w:val="00C7139D"/>
    <w:rsid w:val="00C71560"/>
    <w:rsid w:val="00C71669"/>
    <w:rsid w:val="00C729BA"/>
    <w:rsid w:val="00C72DF6"/>
    <w:rsid w:val="00C746CC"/>
    <w:rsid w:val="00C746FB"/>
    <w:rsid w:val="00C74BF6"/>
    <w:rsid w:val="00C7514C"/>
    <w:rsid w:val="00C75499"/>
    <w:rsid w:val="00C75603"/>
    <w:rsid w:val="00C75628"/>
    <w:rsid w:val="00C75AB4"/>
    <w:rsid w:val="00C76319"/>
    <w:rsid w:val="00C765E0"/>
    <w:rsid w:val="00C76EEE"/>
    <w:rsid w:val="00C770EA"/>
    <w:rsid w:val="00C77680"/>
    <w:rsid w:val="00C77F14"/>
    <w:rsid w:val="00C80206"/>
    <w:rsid w:val="00C80440"/>
    <w:rsid w:val="00C80834"/>
    <w:rsid w:val="00C80B6A"/>
    <w:rsid w:val="00C80B97"/>
    <w:rsid w:val="00C81F1E"/>
    <w:rsid w:val="00C8276E"/>
    <w:rsid w:val="00C836FD"/>
    <w:rsid w:val="00C8393F"/>
    <w:rsid w:val="00C83A36"/>
    <w:rsid w:val="00C83AD3"/>
    <w:rsid w:val="00C8424E"/>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657"/>
    <w:rsid w:val="00C92D3E"/>
    <w:rsid w:val="00C92F43"/>
    <w:rsid w:val="00C93027"/>
    <w:rsid w:val="00C93045"/>
    <w:rsid w:val="00C947DC"/>
    <w:rsid w:val="00C952C8"/>
    <w:rsid w:val="00C95AE3"/>
    <w:rsid w:val="00C96126"/>
    <w:rsid w:val="00C96576"/>
    <w:rsid w:val="00C971A2"/>
    <w:rsid w:val="00C977E5"/>
    <w:rsid w:val="00C9781D"/>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921"/>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35D"/>
    <w:rsid w:val="00CC482F"/>
    <w:rsid w:val="00CC4E25"/>
    <w:rsid w:val="00CC5736"/>
    <w:rsid w:val="00CC64D9"/>
    <w:rsid w:val="00CC6B1D"/>
    <w:rsid w:val="00CC7093"/>
    <w:rsid w:val="00CC71BD"/>
    <w:rsid w:val="00CC7368"/>
    <w:rsid w:val="00CC7B18"/>
    <w:rsid w:val="00CC7FB9"/>
    <w:rsid w:val="00CD0246"/>
    <w:rsid w:val="00CD0406"/>
    <w:rsid w:val="00CD0606"/>
    <w:rsid w:val="00CD162F"/>
    <w:rsid w:val="00CD22D1"/>
    <w:rsid w:val="00CD241F"/>
    <w:rsid w:val="00CD24C5"/>
    <w:rsid w:val="00CD2C7C"/>
    <w:rsid w:val="00CD2FC1"/>
    <w:rsid w:val="00CD3487"/>
    <w:rsid w:val="00CD3A1B"/>
    <w:rsid w:val="00CD3AA5"/>
    <w:rsid w:val="00CD4A16"/>
    <w:rsid w:val="00CD5537"/>
    <w:rsid w:val="00CD56D7"/>
    <w:rsid w:val="00CD5787"/>
    <w:rsid w:val="00CD5A95"/>
    <w:rsid w:val="00CD6DEF"/>
    <w:rsid w:val="00CD7068"/>
    <w:rsid w:val="00CD760D"/>
    <w:rsid w:val="00CD7801"/>
    <w:rsid w:val="00CD7A13"/>
    <w:rsid w:val="00CD7BFF"/>
    <w:rsid w:val="00CE0667"/>
    <w:rsid w:val="00CE1C47"/>
    <w:rsid w:val="00CE1FAE"/>
    <w:rsid w:val="00CE4959"/>
    <w:rsid w:val="00CE4E7D"/>
    <w:rsid w:val="00CE5477"/>
    <w:rsid w:val="00CE572D"/>
    <w:rsid w:val="00CE5EF5"/>
    <w:rsid w:val="00CE60DA"/>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76F"/>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6830"/>
    <w:rsid w:val="00D178CE"/>
    <w:rsid w:val="00D17CA5"/>
    <w:rsid w:val="00D17DF4"/>
    <w:rsid w:val="00D17FC6"/>
    <w:rsid w:val="00D200D3"/>
    <w:rsid w:val="00D20E66"/>
    <w:rsid w:val="00D223DA"/>
    <w:rsid w:val="00D225AD"/>
    <w:rsid w:val="00D23229"/>
    <w:rsid w:val="00D2339E"/>
    <w:rsid w:val="00D259D7"/>
    <w:rsid w:val="00D262E6"/>
    <w:rsid w:val="00D26518"/>
    <w:rsid w:val="00D2656E"/>
    <w:rsid w:val="00D268BE"/>
    <w:rsid w:val="00D26CB3"/>
    <w:rsid w:val="00D27B50"/>
    <w:rsid w:val="00D3055C"/>
    <w:rsid w:val="00D313F6"/>
    <w:rsid w:val="00D31565"/>
    <w:rsid w:val="00D31B0C"/>
    <w:rsid w:val="00D32401"/>
    <w:rsid w:val="00D32784"/>
    <w:rsid w:val="00D32D28"/>
    <w:rsid w:val="00D330A4"/>
    <w:rsid w:val="00D33A0D"/>
    <w:rsid w:val="00D34700"/>
    <w:rsid w:val="00D35797"/>
    <w:rsid w:val="00D357A7"/>
    <w:rsid w:val="00D367B5"/>
    <w:rsid w:val="00D375B0"/>
    <w:rsid w:val="00D376C6"/>
    <w:rsid w:val="00D40EC6"/>
    <w:rsid w:val="00D4159F"/>
    <w:rsid w:val="00D43E3F"/>
    <w:rsid w:val="00D44B9F"/>
    <w:rsid w:val="00D44D4E"/>
    <w:rsid w:val="00D44ED5"/>
    <w:rsid w:val="00D455DC"/>
    <w:rsid w:val="00D45803"/>
    <w:rsid w:val="00D4602C"/>
    <w:rsid w:val="00D4619E"/>
    <w:rsid w:val="00D468F0"/>
    <w:rsid w:val="00D475C9"/>
    <w:rsid w:val="00D47E22"/>
    <w:rsid w:val="00D51323"/>
    <w:rsid w:val="00D51E10"/>
    <w:rsid w:val="00D52D54"/>
    <w:rsid w:val="00D52FCD"/>
    <w:rsid w:val="00D53152"/>
    <w:rsid w:val="00D53A40"/>
    <w:rsid w:val="00D53BC6"/>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3DA5"/>
    <w:rsid w:val="00D64ADC"/>
    <w:rsid w:val="00D6517B"/>
    <w:rsid w:val="00D6527F"/>
    <w:rsid w:val="00D654D3"/>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4A21"/>
    <w:rsid w:val="00D85235"/>
    <w:rsid w:val="00D85B45"/>
    <w:rsid w:val="00D85BCC"/>
    <w:rsid w:val="00D85C7A"/>
    <w:rsid w:val="00D8616F"/>
    <w:rsid w:val="00D866A1"/>
    <w:rsid w:val="00D87535"/>
    <w:rsid w:val="00D907DD"/>
    <w:rsid w:val="00D9084F"/>
    <w:rsid w:val="00D91C89"/>
    <w:rsid w:val="00D92252"/>
    <w:rsid w:val="00D925B5"/>
    <w:rsid w:val="00D92D59"/>
    <w:rsid w:val="00D934F5"/>
    <w:rsid w:val="00D93D9B"/>
    <w:rsid w:val="00D943F7"/>
    <w:rsid w:val="00D9442C"/>
    <w:rsid w:val="00D94CB6"/>
    <w:rsid w:val="00D94E3E"/>
    <w:rsid w:val="00D95598"/>
    <w:rsid w:val="00D95881"/>
    <w:rsid w:val="00D95BA5"/>
    <w:rsid w:val="00D95E75"/>
    <w:rsid w:val="00D96088"/>
    <w:rsid w:val="00D9629F"/>
    <w:rsid w:val="00D966DD"/>
    <w:rsid w:val="00D9695D"/>
    <w:rsid w:val="00D96D58"/>
    <w:rsid w:val="00D97676"/>
    <w:rsid w:val="00D97B24"/>
    <w:rsid w:val="00DA05BF"/>
    <w:rsid w:val="00DA08CA"/>
    <w:rsid w:val="00DA0EB6"/>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6D4D"/>
    <w:rsid w:val="00DA70A9"/>
    <w:rsid w:val="00DA71D6"/>
    <w:rsid w:val="00DA7262"/>
    <w:rsid w:val="00DA79D7"/>
    <w:rsid w:val="00DB0867"/>
    <w:rsid w:val="00DB288B"/>
    <w:rsid w:val="00DB28D8"/>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AAB"/>
    <w:rsid w:val="00DD2C31"/>
    <w:rsid w:val="00DD31AB"/>
    <w:rsid w:val="00DD3279"/>
    <w:rsid w:val="00DD32DD"/>
    <w:rsid w:val="00DD3387"/>
    <w:rsid w:val="00DD37D1"/>
    <w:rsid w:val="00DD3CF5"/>
    <w:rsid w:val="00DD3D41"/>
    <w:rsid w:val="00DD48A9"/>
    <w:rsid w:val="00DD5112"/>
    <w:rsid w:val="00DD5370"/>
    <w:rsid w:val="00DD5397"/>
    <w:rsid w:val="00DD54C1"/>
    <w:rsid w:val="00DD5983"/>
    <w:rsid w:val="00DD5E7B"/>
    <w:rsid w:val="00DD628E"/>
    <w:rsid w:val="00DD65B6"/>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3D10"/>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43B6"/>
    <w:rsid w:val="00DF4B32"/>
    <w:rsid w:val="00DF5E0B"/>
    <w:rsid w:val="00DF66EF"/>
    <w:rsid w:val="00DF6B0C"/>
    <w:rsid w:val="00DF7998"/>
    <w:rsid w:val="00DF7D4C"/>
    <w:rsid w:val="00E00A94"/>
    <w:rsid w:val="00E00E8E"/>
    <w:rsid w:val="00E01301"/>
    <w:rsid w:val="00E0198E"/>
    <w:rsid w:val="00E027AC"/>
    <w:rsid w:val="00E02B82"/>
    <w:rsid w:val="00E04025"/>
    <w:rsid w:val="00E041FF"/>
    <w:rsid w:val="00E04D3C"/>
    <w:rsid w:val="00E05685"/>
    <w:rsid w:val="00E05842"/>
    <w:rsid w:val="00E05DEA"/>
    <w:rsid w:val="00E05EF3"/>
    <w:rsid w:val="00E060B1"/>
    <w:rsid w:val="00E06444"/>
    <w:rsid w:val="00E068AB"/>
    <w:rsid w:val="00E06B7D"/>
    <w:rsid w:val="00E07421"/>
    <w:rsid w:val="00E07AAE"/>
    <w:rsid w:val="00E112A5"/>
    <w:rsid w:val="00E114F2"/>
    <w:rsid w:val="00E11E8E"/>
    <w:rsid w:val="00E11F18"/>
    <w:rsid w:val="00E12897"/>
    <w:rsid w:val="00E12A69"/>
    <w:rsid w:val="00E12E1C"/>
    <w:rsid w:val="00E13075"/>
    <w:rsid w:val="00E13774"/>
    <w:rsid w:val="00E1395E"/>
    <w:rsid w:val="00E14A16"/>
    <w:rsid w:val="00E154C9"/>
    <w:rsid w:val="00E1565B"/>
    <w:rsid w:val="00E15C8F"/>
    <w:rsid w:val="00E16A7D"/>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09C"/>
    <w:rsid w:val="00E3371B"/>
    <w:rsid w:val="00E33D2F"/>
    <w:rsid w:val="00E34290"/>
    <w:rsid w:val="00E34644"/>
    <w:rsid w:val="00E347DA"/>
    <w:rsid w:val="00E34C0D"/>
    <w:rsid w:val="00E36332"/>
    <w:rsid w:val="00E36720"/>
    <w:rsid w:val="00E37076"/>
    <w:rsid w:val="00E37777"/>
    <w:rsid w:val="00E37C07"/>
    <w:rsid w:val="00E4202B"/>
    <w:rsid w:val="00E42B12"/>
    <w:rsid w:val="00E436BD"/>
    <w:rsid w:val="00E44E1E"/>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897"/>
    <w:rsid w:val="00E57A37"/>
    <w:rsid w:val="00E57EDB"/>
    <w:rsid w:val="00E60676"/>
    <w:rsid w:val="00E6091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307E"/>
    <w:rsid w:val="00E74829"/>
    <w:rsid w:val="00E756CF"/>
    <w:rsid w:val="00E7598E"/>
    <w:rsid w:val="00E75FE5"/>
    <w:rsid w:val="00E76269"/>
    <w:rsid w:val="00E76AF3"/>
    <w:rsid w:val="00E77337"/>
    <w:rsid w:val="00E778BB"/>
    <w:rsid w:val="00E80864"/>
    <w:rsid w:val="00E80D3F"/>
    <w:rsid w:val="00E817DF"/>
    <w:rsid w:val="00E81D1D"/>
    <w:rsid w:val="00E81EEA"/>
    <w:rsid w:val="00E82CF2"/>
    <w:rsid w:val="00E83835"/>
    <w:rsid w:val="00E84885"/>
    <w:rsid w:val="00E85333"/>
    <w:rsid w:val="00E8579D"/>
    <w:rsid w:val="00E859B2"/>
    <w:rsid w:val="00E8621F"/>
    <w:rsid w:val="00E8668D"/>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2E"/>
    <w:rsid w:val="00E97C87"/>
    <w:rsid w:val="00EA0118"/>
    <w:rsid w:val="00EA06BA"/>
    <w:rsid w:val="00EA130D"/>
    <w:rsid w:val="00EA13D0"/>
    <w:rsid w:val="00EA14EE"/>
    <w:rsid w:val="00EA1CD8"/>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7E6"/>
    <w:rsid w:val="00EE0A8B"/>
    <w:rsid w:val="00EE0B1B"/>
    <w:rsid w:val="00EE19E5"/>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0FF9"/>
    <w:rsid w:val="00EF204A"/>
    <w:rsid w:val="00EF227B"/>
    <w:rsid w:val="00EF46FE"/>
    <w:rsid w:val="00EF47D4"/>
    <w:rsid w:val="00EF4D4C"/>
    <w:rsid w:val="00EF4EEA"/>
    <w:rsid w:val="00EF4F2B"/>
    <w:rsid w:val="00EF5402"/>
    <w:rsid w:val="00EF5730"/>
    <w:rsid w:val="00EF5CFF"/>
    <w:rsid w:val="00EF61C4"/>
    <w:rsid w:val="00EF649A"/>
    <w:rsid w:val="00EF6597"/>
    <w:rsid w:val="00EF71D2"/>
    <w:rsid w:val="00F00497"/>
    <w:rsid w:val="00F00A5C"/>
    <w:rsid w:val="00F00CD8"/>
    <w:rsid w:val="00F00EEE"/>
    <w:rsid w:val="00F01CA9"/>
    <w:rsid w:val="00F02790"/>
    <w:rsid w:val="00F02A20"/>
    <w:rsid w:val="00F02F41"/>
    <w:rsid w:val="00F03A91"/>
    <w:rsid w:val="00F03DCA"/>
    <w:rsid w:val="00F04145"/>
    <w:rsid w:val="00F043D0"/>
    <w:rsid w:val="00F044BC"/>
    <w:rsid w:val="00F051FF"/>
    <w:rsid w:val="00F05FEE"/>
    <w:rsid w:val="00F06765"/>
    <w:rsid w:val="00F07EFE"/>
    <w:rsid w:val="00F1010C"/>
    <w:rsid w:val="00F106E6"/>
    <w:rsid w:val="00F109A0"/>
    <w:rsid w:val="00F10F70"/>
    <w:rsid w:val="00F1128C"/>
    <w:rsid w:val="00F114C9"/>
    <w:rsid w:val="00F11794"/>
    <w:rsid w:val="00F11AA8"/>
    <w:rsid w:val="00F12015"/>
    <w:rsid w:val="00F12463"/>
    <w:rsid w:val="00F125F9"/>
    <w:rsid w:val="00F12766"/>
    <w:rsid w:val="00F13C21"/>
    <w:rsid w:val="00F14076"/>
    <w:rsid w:val="00F14D29"/>
    <w:rsid w:val="00F15421"/>
    <w:rsid w:val="00F1546C"/>
    <w:rsid w:val="00F155D7"/>
    <w:rsid w:val="00F15887"/>
    <w:rsid w:val="00F171A6"/>
    <w:rsid w:val="00F17A4D"/>
    <w:rsid w:val="00F17C19"/>
    <w:rsid w:val="00F2060F"/>
    <w:rsid w:val="00F20AD7"/>
    <w:rsid w:val="00F22000"/>
    <w:rsid w:val="00F22704"/>
    <w:rsid w:val="00F2274F"/>
    <w:rsid w:val="00F22915"/>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46E"/>
    <w:rsid w:val="00F31AE4"/>
    <w:rsid w:val="00F3362D"/>
    <w:rsid w:val="00F3396B"/>
    <w:rsid w:val="00F3403C"/>
    <w:rsid w:val="00F3435D"/>
    <w:rsid w:val="00F34E84"/>
    <w:rsid w:val="00F3592F"/>
    <w:rsid w:val="00F36887"/>
    <w:rsid w:val="00F36C1F"/>
    <w:rsid w:val="00F36C69"/>
    <w:rsid w:val="00F36EC9"/>
    <w:rsid w:val="00F37C0C"/>
    <w:rsid w:val="00F40774"/>
    <w:rsid w:val="00F4188E"/>
    <w:rsid w:val="00F41E19"/>
    <w:rsid w:val="00F421C8"/>
    <w:rsid w:val="00F423FE"/>
    <w:rsid w:val="00F426CC"/>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69CD"/>
    <w:rsid w:val="00F577DE"/>
    <w:rsid w:val="00F603A7"/>
    <w:rsid w:val="00F6111B"/>
    <w:rsid w:val="00F619BB"/>
    <w:rsid w:val="00F61AE9"/>
    <w:rsid w:val="00F61B35"/>
    <w:rsid w:val="00F61E00"/>
    <w:rsid w:val="00F623E2"/>
    <w:rsid w:val="00F62F26"/>
    <w:rsid w:val="00F63EE4"/>
    <w:rsid w:val="00F6428C"/>
    <w:rsid w:val="00F655C1"/>
    <w:rsid w:val="00F666C1"/>
    <w:rsid w:val="00F66CC6"/>
    <w:rsid w:val="00F707B1"/>
    <w:rsid w:val="00F7158A"/>
    <w:rsid w:val="00F72957"/>
    <w:rsid w:val="00F72AD9"/>
    <w:rsid w:val="00F7356F"/>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3780"/>
    <w:rsid w:val="00F83F68"/>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6B3"/>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0C9"/>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4A4"/>
    <w:rsid w:val="00FA7506"/>
    <w:rsid w:val="00FA7B4A"/>
    <w:rsid w:val="00FB02FB"/>
    <w:rsid w:val="00FB0377"/>
    <w:rsid w:val="00FB06B9"/>
    <w:rsid w:val="00FB1E73"/>
    <w:rsid w:val="00FB26CB"/>
    <w:rsid w:val="00FB2ADA"/>
    <w:rsid w:val="00FB2AF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48"/>
    <w:rsid w:val="00FB7AFE"/>
    <w:rsid w:val="00FC02B9"/>
    <w:rsid w:val="00FC0F65"/>
    <w:rsid w:val="00FC2367"/>
    <w:rsid w:val="00FC25F6"/>
    <w:rsid w:val="00FC2D40"/>
    <w:rsid w:val="00FC2D6A"/>
    <w:rsid w:val="00FC3976"/>
    <w:rsid w:val="00FC435E"/>
    <w:rsid w:val="00FC52FB"/>
    <w:rsid w:val="00FC5613"/>
    <w:rsid w:val="00FC60BB"/>
    <w:rsid w:val="00FC6EE3"/>
    <w:rsid w:val="00FC7477"/>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A33"/>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449F"/>
    <w:rsid w:val="00FF586C"/>
    <w:rsid w:val="00FF60E8"/>
    <w:rsid w:val="00FF73F3"/>
    <w:rsid w:val="00FF7B5B"/>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F34E84"/>
    <w:pPr>
      <w:spacing w:before="0" w:after="120" w:line="240" w:lineRule="auto"/>
      <w:contextualSpacing/>
      <w:pPrChange w:id="0" w:author="UPC" w:date="2015-05-12T16:33:00Z">
        <w:pPr>
          <w:spacing w:after="120"/>
          <w:contextualSpacing/>
          <w:jc w:val="both"/>
        </w:pPr>
      </w:pPrChange>
    </w:pPr>
    <w:rPr>
      <w:rFonts w:ascii="Consolas" w:hAnsi="Consolas"/>
      <w:sz w:val="20"/>
      <w:rPrChange w:id="0" w:author="UPC" w:date="2015-05-12T16:33:00Z">
        <w:rPr>
          <w:rFonts w:ascii="Consolas" w:hAnsi="Consolas"/>
          <w:lang w:val="ca-ES" w:eastAsia="en-US" w:bidi="ar-SA"/>
        </w:rPr>
      </w:rPrChange>
    </w:rPr>
  </w:style>
  <w:style w:type="character" w:customStyle="1" w:styleId="CodiCar">
    <w:name w:val="Codi Car"/>
    <w:basedOn w:val="Tipusdelletraperdefectedelpargraf"/>
    <w:link w:val="Codi"/>
    <w:rsid w:val="00F34E84"/>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F34E84"/>
    <w:pPr>
      <w:spacing w:before="0" w:after="120" w:line="240" w:lineRule="auto"/>
      <w:contextualSpacing/>
      <w:pPrChange w:id="1" w:author="UPC" w:date="2015-05-12T16:33:00Z">
        <w:pPr>
          <w:spacing w:after="120"/>
          <w:contextualSpacing/>
          <w:jc w:val="both"/>
        </w:pPr>
      </w:pPrChange>
    </w:pPr>
    <w:rPr>
      <w:rFonts w:ascii="Consolas" w:hAnsi="Consolas"/>
      <w:sz w:val="20"/>
      <w:rPrChange w:id="1" w:author="UPC" w:date="2015-05-12T16:33:00Z">
        <w:rPr>
          <w:rFonts w:ascii="Consolas" w:hAnsi="Consolas"/>
          <w:lang w:val="ca-ES" w:eastAsia="en-US" w:bidi="ar-SA"/>
        </w:rPr>
      </w:rPrChange>
    </w:rPr>
  </w:style>
  <w:style w:type="character" w:customStyle="1" w:styleId="CodiCar">
    <w:name w:val="Codi Car"/>
    <w:basedOn w:val="Tipusdelletraperdefectedelpargraf"/>
    <w:link w:val="Codi"/>
    <w:rsid w:val="00F34E84"/>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hyperlink" Target="http://ckeditor.com/addon/codemirror" TargetMode="External"/><Relationship Id="rId21" Type="http://schemas.openxmlformats.org/officeDocument/2006/relationships/oleObject" Target="embeddings/oleObject4.bin"/><Relationship Id="rId34" Type="http://schemas.openxmlformats.org/officeDocument/2006/relationships/hyperlink" Target="http://docs.cksource.com/ckeditor_api/symbols/CKEDITOR.config.html" TargetMode="External"/><Relationship Id="rId42" Type="http://schemas.openxmlformats.org/officeDocument/2006/relationships/hyperlink" Target="https://codemirror.net/" TargetMode="External"/><Relationship Id="rId47" Type="http://schemas.openxmlformats.org/officeDocument/2006/relationships/image" Target="media/image21.png"/><Relationship Id="rId50" Type="http://schemas.openxmlformats.org/officeDocument/2006/relationships/hyperlink" Target="http://www.imn.ac.cr/MeteorologicoWS/MeteorologicoWS.asmx" TargetMode="External"/><Relationship Id="rId55" Type="http://schemas.openxmlformats.org/officeDocument/2006/relationships/image" Target="media/image24.emf"/><Relationship Id="rId63" Type="http://schemas.openxmlformats.org/officeDocument/2006/relationships/image" Target="media/image27.emf"/><Relationship Id="rId68" Type="http://schemas.openxmlformats.org/officeDocument/2006/relationships/image" Target="media/image31.png"/><Relationship Id="rId76" Type="http://schemas.openxmlformats.org/officeDocument/2006/relationships/image" Target="media/image38.png"/><Relationship Id="rId84" Type="http://schemas.openxmlformats.org/officeDocument/2006/relationships/hyperlink" Target="http://docs.cksource.com/CKEditor_3.x/Developers_Guide/File_Browser_%28Uploader%29" TargetMode="External"/><Relationship Id="rId89"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hyperlink" Target="http://ca.wikipedia.org/wiki/WYSIWYG" TargetMode="External"/><Relationship Id="rId11" Type="http://schemas.openxmlformats.org/officeDocument/2006/relationships/image" Target="media/image1.png"/><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8.emf"/><Relationship Id="rId45" Type="http://schemas.openxmlformats.org/officeDocument/2006/relationships/image" Target="media/image19.png"/><Relationship Id="rId53" Type="http://schemas.openxmlformats.org/officeDocument/2006/relationships/hyperlink" Target="https://bus-soa.upc.edu" TargetMode="External"/><Relationship Id="rId58" Type="http://schemas.openxmlformats.org/officeDocument/2006/relationships/oleObject" Target="embeddings/oleObject10.bin"/><Relationship Id="rId66" Type="http://schemas.openxmlformats.org/officeDocument/2006/relationships/image" Target="media/image29.png"/><Relationship Id="rId74" Type="http://schemas.openxmlformats.org/officeDocument/2006/relationships/image" Target="media/image36.png"/><Relationship Id="rId79" Type="http://schemas.openxmlformats.org/officeDocument/2006/relationships/hyperlink" Target="http://spring.io/blog/2010/08/11/simplified-spring-security-with-grails/" TargetMode="External"/><Relationship Id="rId87"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oleObject" Target="embeddings/oleObject11.bin"/><Relationship Id="rId82" Type="http://schemas.openxmlformats.org/officeDocument/2006/relationships/hyperlink" Target="http://docs.cksource.com/ckeditor_api/symbols/CKEDITOR.config.html" TargetMode="External"/><Relationship Id="rId90" Type="http://schemas.openxmlformats.org/officeDocument/2006/relationships/glossaryDocument" Target="glossary/document.xml"/><Relationship Id="rId19" Type="http://schemas.openxmlformats.org/officeDocument/2006/relationships/oleObject" Target="embeddings/oleObject3.bin"/><Relationship Id="rId14" Type="http://schemas.openxmlformats.org/officeDocument/2006/relationships/image" Target="media/image4.emf"/><Relationship Id="rId22" Type="http://schemas.openxmlformats.org/officeDocument/2006/relationships/hyperlink" Target="https://plugins.jquery.com/treetable/"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codemirror.net/doc/manual.html" TargetMode="External"/><Relationship Id="rId48" Type="http://schemas.openxmlformats.org/officeDocument/2006/relationships/image" Target="media/image22.png"/><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32.png"/><Relationship Id="rId77"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hyperlink" Target="http://www.imn.ac.cr/MeteorologicoWS/MeteorologicoWS.asmx?WSDL" TargetMode="External"/><Relationship Id="rId72" Type="http://schemas.openxmlformats.org/officeDocument/2006/relationships/oleObject" Target="embeddings/oleObject14.bin"/><Relationship Id="rId80" Type="http://schemas.openxmlformats.org/officeDocument/2006/relationships/hyperlink" Target="http://docs.ckeditor.com/"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oleObject" Target="embeddings/oleObject6.bin"/><Relationship Id="rId38" Type="http://schemas.openxmlformats.org/officeDocument/2006/relationships/hyperlink" Target="http://ckeditor.com/forums/Support/Having-problems-integrating-Filemanager" TargetMode="External"/><Relationship Id="rId46" Type="http://schemas.openxmlformats.org/officeDocument/2006/relationships/image" Target="media/image20.png"/><Relationship Id="rId59" Type="http://schemas.openxmlformats.org/officeDocument/2006/relationships/hyperlink" Target="http://stackoverflow.com/questions/23011547/webservice-client-generation-error-with-jdk8" TargetMode="External"/><Relationship Id="rId67" Type="http://schemas.openxmlformats.org/officeDocument/2006/relationships/image" Target="media/image30.png"/><Relationship Id="rId20" Type="http://schemas.openxmlformats.org/officeDocument/2006/relationships/image" Target="media/image7.emf"/><Relationship Id="rId41" Type="http://schemas.openxmlformats.org/officeDocument/2006/relationships/oleObject" Target="embeddings/oleObject7.bin"/><Relationship Id="rId54" Type="http://schemas.openxmlformats.org/officeDocument/2006/relationships/hyperlink" Target="https://bus-soades.upc.edu" TargetMode="External"/><Relationship Id="rId62" Type="http://schemas.openxmlformats.org/officeDocument/2006/relationships/oleObject" Target="embeddings/oleObject12.bin"/><Relationship Id="rId70" Type="http://schemas.openxmlformats.org/officeDocument/2006/relationships/image" Target="media/image33.png"/><Relationship Id="rId75" Type="http://schemas.openxmlformats.org/officeDocument/2006/relationships/image" Target="media/image37.png"/><Relationship Id="rId83" Type="http://schemas.openxmlformats.org/officeDocument/2006/relationships/hyperlink" Target="http://ckeditor.com/forums/Support/Having-problems-integrating-Filemanager" TargetMode="External"/><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hyperlink" Target="http://ludo.cubicphuse.nl/jquery-treetable/" TargetMode="External"/><Relationship Id="rId36" Type="http://schemas.openxmlformats.org/officeDocument/2006/relationships/image" Target="media/image16.png"/><Relationship Id="rId49" Type="http://schemas.openxmlformats.org/officeDocument/2006/relationships/oleObject" Target="embeddings/oleObject8.bin"/><Relationship Id="rId57" Type="http://schemas.openxmlformats.org/officeDocument/2006/relationships/image" Target="media/image25.emf"/><Relationship Id="rId10" Type="http://schemas.openxmlformats.org/officeDocument/2006/relationships/hyperlink" Target="http://getbootstrap.com/getting-started/" TargetMode="External"/><Relationship Id="rId31" Type="http://schemas.openxmlformats.org/officeDocument/2006/relationships/image" Target="media/image13.png"/><Relationship Id="rId44" Type="http://schemas.openxmlformats.org/officeDocument/2006/relationships/hyperlink" Target="http://stackoverflow.com/questions/15659390/ckeditor-automatically-strips-classes-from-div" TargetMode="External"/><Relationship Id="rId52" Type="http://schemas.openxmlformats.org/officeDocument/2006/relationships/image" Target="media/image23.png"/><Relationship Id="rId60" Type="http://schemas.openxmlformats.org/officeDocument/2006/relationships/image" Target="media/image26.emf"/><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hyperlink" Target="https://librosweb.es/libro/bootstrap_3/" TargetMode="External"/><Relationship Id="rId81" Type="http://schemas.openxmlformats.org/officeDocument/2006/relationships/hyperlink" Target="http://get-simple.info/wiki/how_to:editor_configuration_custom_files" TargetMode="External"/><Relationship Id="rId86"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745ED"/>
    <w:rsid w:val="000D1F49"/>
    <w:rsid w:val="000D28B5"/>
    <w:rsid w:val="001031BC"/>
    <w:rsid w:val="00156E49"/>
    <w:rsid w:val="0018777A"/>
    <w:rsid w:val="001A128E"/>
    <w:rsid w:val="001E18B9"/>
    <w:rsid w:val="00242A1B"/>
    <w:rsid w:val="002A3BFB"/>
    <w:rsid w:val="002D7643"/>
    <w:rsid w:val="00307510"/>
    <w:rsid w:val="003707FB"/>
    <w:rsid w:val="00397B6D"/>
    <w:rsid w:val="003E23A5"/>
    <w:rsid w:val="00402118"/>
    <w:rsid w:val="0049459D"/>
    <w:rsid w:val="004D3141"/>
    <w:rsid w:val="00507F96"/>
    <w:rsid w:val="00591711"/>
    <w:rsid w:val="00596451"/>
    <w:rsid w:val="005C4301"/>
    <w:rsid w:val="00654DAE"/>
    <w:rsid w:val="00655F33"/>
    <w:rsid w:val="00660544"/>
    <w:rsid w:val="00664965"/>
    <w:rsid w:val="006951A4"/>
    <w:rsid w:val="00697DC9"/>
    <w:rsid w:val="006B6E07"/>
    <w:rsid w:val="006F33D3"/>
    <w:rsid w:val="00702909"/>
    <w:rsid w:val="00725B45"/>
    <w:rsid w:val="007F14E0"/>
    <w:rsid w:val="008443E2"/>
    <w:rsid w:val="00865FD8"/>
    <w:rsid w:val="008A286C"/>
    <w:rsid w:val="008E120D"/>
    <w:rsid w:val="008F62AE"/>
    <w:rsid w:val="00912DCA"/>
    <w:rsid w:val="00925C3D"/>
    <w:rsid w:val="009343B3"/>
    <w:rsid w:val="00A24490"/>
    <w:rsid w:val="00A63680"/>
    <w:rsid w:val="00A83898"/>
    <w:rsid w:val="00B631AE"/>
    <w:rsid w:val="00B909C2"/>
    <w:rsid w:val="00BB6885"/>
    <w:rsid w:val="00C22998"/>
    <w:rsid w:val="00C40CA9"/>
    <w:rsid w:val="00C6636F"/>
    <w:rsid w:val="00CB7607"/>
    <w:rsid w:val="00CC0011"/>
    <w:rsid w:val="00CC3BD7"/>
    <w:rsid w:val="00D275CC"/>
    <w:rsid w:val="00D37E5D"/>
    <w:rsid w:val="00D47B60"/>
    <w:rsid w:val="00D63D5C"/>
    <w:rsid w:val="00DD21E9"/>
    <w:rsid w:val="00E1569C"/>
    <w:rsid w:val="00E64DE1"/>
    <w:rsid w:val="00E6617B"/>
    <w:rsid w:val="00EC594A"/>
    <w:rsid w:val="00EE1C38"/>
    <w:rsid w:val="00EF6990"/>
    <w:rsid w:val="00F31627"/>
    <w:rsid w:val="00F422EF"/>
    <w:rsid w:val="00F94D73"/>
    <w:rsid w:val="00FA07BB"/>
    <w:rsid w:val="00FB3D7A"/>
    <w:rsid w:val="00FD279F"/>
    <w:rsid w:val="00FE0E4D"/>
    <w:rsid w:val="00FE20F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E2BF25-9A97-4E59-B18D-8014EC268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359</TotalTime>
  <Pages>95</Pages>
  <Words>25548</Words>
  <Characters>145628</Characters>
  <Application>Microsoft Office Word</Application>
  <DocSecurity>0</DocSecurity>
  <Lines>1213</Lines>
  <Paragraphs>341</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170835</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139</cp:revision>
  <cp:lastPrinted>2015-04-13T06:41:00Z</cp:lastPrinted>
  <dcterms:created xsi:type="dcterms:W3CDTF">2015-05-06T05:45:00Z</dcterms:created>
  <dcterms:modified xsi:type="dcterms:W3CDTF">2015-07-17T10:59:00Z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