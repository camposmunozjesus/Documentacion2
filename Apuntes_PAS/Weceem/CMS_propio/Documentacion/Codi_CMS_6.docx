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r>
              <w:rPr>
                <w:rFonts w:ascii="Calibri" w:hAnsi="Calibri"/>
              </w:rPr>
              <w:t>Jesús Campos Muñoz</w:t>
            </w:r>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rPr>
          <w:ins w:id="0" w:author="UPC" w:date="2015-05-06T07:45:00Z"/>
        </w:trPr>
        <w:tc>
          <w:tcPr>
            <w:tcW w:w="817" w:type="dxa"/>
          </w:tcPr>
          <w:p w:rsidR="005F0B0B" w:rsidRDefault="005F0B0B" w:rsidP="000C2BB4">
            <w:pPr>
              <w:spacing w:before="160" w:after="200" w:line="276" w:lineRule="auto"/>
              <w:rPr>
                <w:ins w:id="1" w:author="UPC" w:date="2015-05-06T07:45:00Z"/>
                <w:rFonts w:ascii="Calibri" w:hAnsi="Calibri"/>
              </w:rPr>
            </w:pPr>
            <w:ins w:id="2" w:author="UPC" w:date="2015-05-06T07:45:00Z">
              <w:r>
                <w:rPr>
                  <w:rFonts w:ascii="Calibri" w:hAnsi="Calibri"/>
                </w:rPr>
                <w:t>2.1</w:t>
              </w:r>
            </w:ins>
          </w:p>
        </w:tc>
        <w:tc>
          <w:tcPr>
            <w:tcW w:w="2126" w:type="dxa"/>
          </w:tcPr>
          <w:p w:rsidR="005F0B0B" w:rsidRDefault="005F0B0B" w:rsidP="000C2BB4">
            <w:pPr>
              <w:spacing w:before="160" w:after="200" w:line="276" w:lineRule="auto"/>
              <w:rPr>
                <w:ins w:id="3" w:author="UPC" w:date="2015-05-06T07:45:00Z"/>
                <w:rFonts w:ascii="Calibri" w:hAnsi="Calibri"/>
              </w:rPr>
            </w:pPr>
            <w:ins w:id="4" w:author="UPC" w:date="2015-05-06T07:45:00Z">
              <w:r>
                <w:rPr>
                  <w:rFonts w:ascii="Calibri" w:hAnsi="Calibri"/>
                </w:rPr>
                <w:t>Jesús Campos Muñoz</w:t>
              </w:r>
            </w:ins>
          </w:p>
        </w:tc>
        <w:tc>
          <w:tcPr>
            <w:tcW w:w="1276" w:type="dxa"/>
          </w:tcPr>
          <w:p w:rsidR="005F0B0B" w:rsidRDefault="005F0B0B" w:rsidP="009B4C30">
            <w:pPr>
              <w:spacing w:before="160" w:after="200" w:line="276" w:lineRule="auto"/>
              <w:rPr>
                <w:ins w:id="5" w:author="UPC" w:date="2015-05-06T07:45:00Z"/>
                <w:rFonts w:ascii="Calibri" w:hAnsi="Calibri"/>
              </w:rPr>
            </w:pPr>
            <w:ins w:id="6" w:author="UPC" w:date="2015-05-06T07:45:00Z">
              <w:r>
                <w:rPr>
                  <w:rFonts w:ascii="Calibri" w:hAnsi="Calibri"/>
                </w:rPr>
                <w:t>06-05-2015</w:t>
              </w:r>
            </w:ins>
          </w:p>
        </w:tc>
        <w:tc>
          <w:tcPr>
            <w:tcW w:w="869" w:type="dxa"/>
          </w:tcPr>
          <w:p w:rsidR="005F0B0B" w:rsidRPr="000E00AD" w:rsidRDefault="005F0B0B" w:rsidP="000C2BB4">
            <w:pPr>
              <w:spacing w:before="160" w:after="200" w:line="276" w:lineRule="auto"/>
              <w:rPr>
                <w:ins w:id="7" w:author="UPC" w:date="2015-05-06T07:45:00Z"/>
                <w:rFonts w:ascii="Calibri" w:hAnsi="Calibri"/>
              </w:rPr>
            </w:pPr>
          </w:p>
        </w:tc>
        <w:tc>
          <w:tcPr>
            <w:tcW w:w="3556" w:type="dxa"/>
          </w:tcPr>
          <w:p w:rsidR="005F0B0B" w:rsidRDefault="005F0B0B" w:rsidP="000C2BB4">
            <w:pPr>
              <w:spacing w:before="160" w:after="200" w:line="276" w:lineRule="auto"/>
              <w:rPr>
                <w:ins w:id="8" w:author="UPC" w:date="2015-05-06T07:45:00Z"/>
                <w:rFonts w:ascii="Calibri" w:hAnsi="Calibri"/>
              </w:rPr>
            </w:pPr>
            <w:ins w:id="9" w:author="UPC" w:date="2015-05-06T07:45:00Z">
              <w:r>
                <w:rPr>
                  <w:rFonts w:ascii="Calibri" w:hAnsi="Calibri"/>
                </w:rPr>
                <w:t>Servidor de recursos dintre de l’aplicació Visor (rrhh).</w:t>
              </w:r>
            </w:ins>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D367B5" w:rsidRDefault="00E05685">
      <w:pPr>
        <w:pStyle w:val="IDC1"/>
        <w:tabs>
          <w:tab w:val="left" w:pos="440"/>
        </w:tabs>
        <w:rPr>
          <w:ins w:id="10" w:author="UPC" w:date="2015-05-06T10:51: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11" w:author="UPC" w:date="2015-05-06T10:51:00Z">
        <w:r w:rsidR="00D367B5" w:rsidRPr="00B133ED">
          <w:rPr>
            <w:rStyle w:val="Enlla"/>
            <w:noProof/>
          </w:rPr>
          <w:fldChar w:fldCharType="begin"/>
        </w:r>
        <w:r w:rsidR="00D367B5" w:rsidRPr="00B133ED">
          <w:rPr>
            <w:rStyle w:val="Enlla"/>
            <w:noProof/>
          </w:rPr>
          <w:instrText xml:space="preserve"> </w:instrText>
        </w:r>
        <w:r w:rsidR="00D367B5">
          <w:rPr>
            <w:noProof/>
          </w:rPr>
          <w:instrText>HYPERLINK \l "_Toc418672827"</w:instrText>
        </w:r>
        <w:r w:rsidR="00D367B5" w:rsidRPr="00B133ED">
          <w:rPr>
            <w:rStyle w:val="Enlla"/>
            <w:noProof/>
          </w:rPr>
          <w:instrText xml:space="preserve"> </w:instrText>
        </w:r>
        <w:r w:rsidR="00D367B5" w:rsidRPr="00B133ED">
          <w:rPr>
            <w:rStyle w:val="Enlla"/>
            <w:noProof/>
          </w:rPr>
        </w:r>
        <w:r w:rsidR="00D367B5" w:rsidRPr="00B133ED">
          <w:rPr>
            <w:rStyle w:val="Enlla"/>
            <w:noProof/>
          </w:rPr>
          <w:fldChar w:fldCharType="separate"/>
        </w:r>
        <w:r w:rsidR="00D367B5" w:rsidRPr="00B133ED">
          <w:rPr>
            <w:rStyle w:val="Enlla"/>
            <w:noProof/>
          </w:rPr>
          <w:t>1</w:t>
        </w:r>
        <w:r w:rsidR="00D367B5">
          <w:rPr>
            <w:rFonts w:asciiTheme="minorHAnsi" w:eastAsiaTheme="minorEastAsia" w:hAnsiTheme="minorHAnsi" w:cstheme="minorBidi"/>
            <w:b w:val="0"/>
            <w:bCs w:val="0"/>
            <w:noProof/>
            <w:szCs w:val="22"/>
            <w:lang w:eastAsia="ca-ES"/>
          </w:rPr>
          <w:tab/>
        </w:r>
        <w:r w:rsidR="00D367B5" w:rsidRPr="00B133ED">
          <w:rPr>
            <w:rStyle w:val="Enlla"/>
            <w:noProof/>
          </w:rPr>
          <w:t>Introducció</w:t>
        </w:r>
        <w:r w:rsidR="00D367B5">
          <w:rPr>
            <w:noProof/>
            <w:webHidden/>
          </w:rPr>
          <w:tab/>
        </w:r>
        <w:r w:rsidR="00D367B5">
          <w:rPr>
            <w:noProof/>
            <w:webHidden/>
          </w:rPr>
          <w:fldChar w:fldCharType="begin"/>
        </w:r>
        <w:r w:rsidR="00D367B5">
          <w:rPr>
            <w:noProof/>
            <w:webHidden/>
          </w:rPr>
          <w:instrText xml:space="preserve"> PAGEREF _Toc418672827 \h </w:instrText>
        </w:r>
        <w:r w:rsidR="00D367B5">
          <w:rPr>
            <w:noProof/>
            <w:webHidden/>
          </w:rPr>
        </w:r>
      </w:ins>
      <w:r w:rsidR="00D367B5">
        <w:rPr>
          <w:noProof/>
          <w:webHidden/>
        </w:rPr>
        <w:fldChar w:fldCharType="separate"/>
      </w:r>
      <w:ins w:id="12" w:author="UPC" w:date="2015-05-06T10:51:00Z">
        <w:r w:rsidR="00D367B5">
          <w:rPr>
            <w:noProof/>
            <w:webHidden/>
          </w:rPr>
          <w:t>12</w:t>
        </w:r>
        <w:r w:rsidR="00D367B5">
          <w:rPr>
            <w:noProof/>
            <w:webHidden/>
          </w:rPr>
          <w:fldChar w:fldCharType="end"/>
        </w:r>
        <w:r w:rsidR="00D367B5" w:rsidRPr="00B133ED">
          <w:rPr>
            <w:rStyle w:val="Enlla"/>
            <w:noProof/>
          </w:rPr>
          <w:fldChar w:fldCharType="end"/>
        </w:r>
      </w:ins>
    </w:p>
    <w:p w:rsidR="00D367B5" w:rsidRDefault="00D367B5">
      <w:pPr>
        <w:pStyle w:val="IDC1"/>
        <w:tabs>
          <w:tab w:val="left" w:pos="440"/>
        </w:tabs>
        <w:rPr>
          <w:ins w:id="13" w:author="UPC" w:date="2015-05-06T10:51:00Z"/>
          <w:rFonts w:asciiTheme="minorHAnsi" w:eastAsiaTheme="minorEastAsia" w:hAnsiTheme="minorHAnsi" w:cstheme="minorBidi"/>
          <w:b w:val="0"/>
          <w:bCs w:val="0"/>
          <w:noProof/>
          <w:szCs w:val="22"/>
          <w:lang w:eastAsia="ca-ES"/>
        </w:rPr>
      </w:pPr>
      <w:ins w:id="14" w:author="UPC" w:date="2015-05-06T10:51:00Z">
        <w:r w:rsidRPr="00B133ED">
          <w:rPr>
            <w:rStyle w:val="Enlla"/>
            <w:noProof/>
          </w:rPr>
          <w:fldChar w:fldCharType="begin"/>
        </w:r>
        <w:r w:rsidRPr="00B133ED">
          <w:rPr>
            <w:rStyle w:val="Enlla"/>
            <w:noProof/>
          </w:rPr>
          <w:instrText xml:space="preserve"> </w:instrText>
        </w:r>
        <w:r>
          <w:rPr>
            <w:noProof/>
          </w:rPr>
          <w:instrText>HYPERLINK \l "_Toc418672828"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w:t>
        </w:r>
        <w:r>
          <w:rPr>
            <w:rFonts w:asciiTheme="minorHAnsi" w:eastAsiaTheme="minorEastAsia" w:hAnsiTheme="minorHAnsi" w:cstheme="minorBidi"/>
            <w:b w:val="0"/>
            <w:bCs w:val="0"/>
            <w:noProof/>
            <w:szCs w:val="22"/>
            <w:lang w:eastAsia="ca-ES"/>
          </w:rPr>
          <w:tab/>
        </w:r>
        <w:r w:rsidRPr="00B133ED">
          <w:rPr>
            <w:rStyle w:val="Enlla"/>
            <w:noProof/>
          </w:rPr>
          <w:t>Canvis comuns (Editor i Visor)</w:t>
        </w:r>
        <w:r>
          <w:rPr>
            <w:noProof/>
            <w:webHidden/>
          </w:rPr>
          <w:tab/>
        </w:r>
        <w:r>
          <w:rPr>
            <w:noProof/>
            <w:webHidden/>
          </w:rPr>
          <w:fldChar w:fldCharType="begin"/>
        </w:r>
        <w:r>
          <w:rPr>
            <w:noProof/>
            <w:webHidden/>
          </w:rPr>
          <w:instrText xml:space="preserve"> PAGEREF _Toc418672828 \h </w:instrText>
        </w:r>
        <w:r>
          <w:rPr>
            <w:noProof/>
            <w:webHidden/>
          </w:rPr>
        </w:r>
      </w:ins>
      <w:r>
        <w:rPr>
          <w:noProof/>
          <w:webHidden/>
        </w:rPr>
        <w:fldChar w:fldCharType="separate"/>
      </w:r>
      <w:ins w:id="15" w:author="UPC" w:date="2015-05-06T10:51:00Z">
        <w:r>
          <w:rPr>
            <w:noProof/>
            <w:webHidden/>
          </w:rPr>
          <w:t>13</w:t>
        </w:r>
        <w:r>
          <w:rPr>
            <w:noProof/>
            <w:webHidden/>
          </w:rPr>
          <w:fldChar w:fldCharType="end"/>
        </w:r>
        <w:r w:rsidRPr="00B133ED">
          <w:rPr>
            <w:rStyle w:val="Enlla"/>
            <w:noProof/>
          </w:rPr>
          <w:fldChar w:fldCharType="end"/>
        </w:r>
      </w:ins>
    </w:p>
    <w:p w:rsidR="00D367B5" w:rsidRDefault="00D367B5">
      <w:pPr>
        <w:pStyle w:val="IDC2"/>
        <w:rPr>
          <w:ins w:id="16" w:author="UPC" w:date="2015-05-06T10:51:00Z"/>
          <w:rFonts w:asciiTheme="minorHAnsi" w:eastAsiaTheme="minorEastAsia" w:hAnsiTheme="minorHAnsi" w:cstheme="minorBidi"/>
          <w:noProof/>
          <w:szCs w:val="22"/>
          <w:lang w:eastAsia="ca-ES"/>
        </w:rPr>
      </w:pPr>
      <w:ins w:id="17" w:author="UPC" w:date="2015-05-06T10:51:00Z">
        <w:r w:rsidRPr="00B133ED">
          <w:rPr>
            <w:rStyle w:val="Enlla"/>
            <w:noProof/>
          </w:rPr>
          <w:fldChar w:fldCharType="begin"/>
        </w:r>
        <w:r w:rsidRPr="00B133ED">
          <w:rPr>
            <w:rStyle w:val="Enlla"/>
            <w:noProof/>
          </w:rPr>
          <w:instrText xml:space="preserve"> </w:instrText>
        </w:r>
        <w:r>
          <w:rPr>
            <w:noProof/>
          </w:rPr>
          <w:instrText>HYPERLINK \l "_Toc418672829"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2.1</w:t>
        </w:r>
        <w:r>
          <w:rPr>
            <w:rFonts w:asciiTheme="minorHAnsi" w:eastAsiaTheme="minorEastAsia" w:hAnsiTheme="minorHAnsi" w:cstheme="minorBidi"/>
            <w:noProof/>
            <w:szCs w:val="22"/>
            <w:lang w:eastAsia="ca-ES"/>
          </w:rPr>
          <w:tab/>
        </w:r>
        <w:r w:rsidRPr="00B133ED">
          <w:rPr>
            <w:rStyle w:val="Enlla"/>
            <w:noProof/>
          </w:rPr>
          <w:t>Incloure Bootstrap en una aplicació Grails</w:t>
        </w:r>
        <w:r>
          <w:rPr>
            <w:noProof/>
            <w:webHidden/>
          </w:rPr>
          <w:tab/>
        </w:r>
        <w:r>
          <w:rPr>
            <w:noProof/>
            <w:webHidden/>
          </w:rPr>
          <w:fldChar w:fldCharType="begin"/>
        </w:r>
        <w:r>
          <w:rPr>
            <w:noProof/>
            <w:webHidden/>
          </w:rPr>
          <w:instrText xml:space="preserve"> PAGEREF _Toc418672829 \h </w:instrText>
        </w:r>
        <w:r>
          <w:rPr>
            <w:noProof/>
            <w:webHidden/>
          </w:rPr>
        </w:r>
      </w:ins>
      <w:r>
        <w:rPr>
          <w:noProof/>
          <w:webHidden/>
        </w:rPr>
        <w:fldChar w:fldCharType="separate"/>
      </w:r>
      <w:ins w:id="18" w:author="UPC" w:date="2015-05-06T10:51:00Z">
        <w:r>
          <w:rPr>
            <w:noProof/>
            <w:webHidden/>
          </w:rPr>
          <w:t>13</w:t>
        </w:r>
        <w:r>
          <w:rPr>
            <w:noProof/>
            <w:webHidden/>
          </w:rPr>
          <w:fldChar w:fldCharType="end"/>
        </w:r>
        <w:r w:rsidRPr="00B133ED">
          <w:rPr>
            <w:rStyle w:val="Enlla"/>
            <w:noProof/>
          </w:rPr>
          <w:fldChar w:fldCharType="end"/>
        </w:r>
      </w:ins>
    </w:p>
    <w:p w:rsidR="00D367B5" w:rsidRDefault="00D367B5">
      <w:pPr>
        <w:pStyle w:val="IDC3"/>
        <w:rPr>
          <w:ins w:id="19" w:author="UPC" w:date="2015-05-06T10:51:00Z"/>
          <w:rFonts w:asciiTheme="minorHAnsi" w:eastAsiaTheme="minorEastAsia" w:hAnsiTheme="minorHAnsi" w:cstheme="minorBidi"/>
          <w:noProof/>
          <w:szCs w:val="22"/>
          <w:lang w:eastAsia="ca-ES"/>
        </w:rPr>
      </w:pPr>
      <w:ins w:id="20" w:author="UPC" w:date="2015-05-06T10:51:00Z">
        <w:r w:rsidRPr="00B133ED">
          <w:rPr>
            <w:rStyle w:val="Enlla"/>
            <w:noProof/>
          </w:rPr>
          <w:fldChar w:fldCharType="begin"/>
        </w:r>
        <w:r w:rsidRPr="00B133ED">
          <w:rPr>
            <w:rStyle w:val="Enlla"/>
            <w:noProof/>
          </w:rPr>
          <w:instrText xml:space="preserve"> </w:instrText>
        </w:r>
        <w:r>
          <w:rPr>
            <w:noProof/>
          </w:rPr>
          <w:instrText>HYPERLINK \l "_Toc418672830"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2.1.1</w:t>
        </w:r>
        <w:r>
          <w:rPr>
            <w:rFonts w:asciiTheme="minorHAnsi" w:eastAsiaTheme="minorEastAsia" w:hAnsiTheme="minorHAnsi" w:cstheme="minorBidi"/>
            <w:noProof/>
            <w:szCs w:val="22"/>
            <w:lang w:eastAsia="ca-ES"/>
          </w:rPr>
          <w:tab/>
        </w:r>
        <w:r w:rsidRPr="00B133ED">
          <w:rPr>
            <w:rStyle w:val="Enlla"/>
            <w:noProof/>
          </w:rPr>
          <w:t>Instal·lació de BootStrap</w:t>
        </w:r>
        <w:r>
          <w:rPr>
            <w:noProof/>
            <w:webHidden/>
          </w:rPr>
          <w:tab/>
        </w:r>
        <w:r>
          <w:rPr>
            <w:noProof/>
            <w:webHidden/>
          </w:rPr>
          <w:fldChar w:fldCharType="begin"/>
        </w:r>
        <w:r>
          <w:rPr>
            <w:noProof/>
            <w:webHidden/>
          </w:rPr>
          <w:instrText xml:space="preserve"> PAGEREF _Toc418672830 \h </w:instrText>
        </w:r>
        <w:r>
          <w:rPr>
            <w:noProof/>
            <w:webHidden/>
          </w:rPr>
        </w:r>
      </w:ins>
      <w:r>
        <w:rPr>
          <w:noProof/>
          <w:webHidden/>
        </w:rPr>
        <w:fldChar w:fldCharType="separate"/>
      </w:r>
      <w:ins w:id="21" w:author="UPC" w:date="2015-05-06T10:51:00Z">
        <w:r>
          <w:rPr>
            <w:noProof/>
            <w:webHidden/>
          </w:rPr>
          <w:t>13</w:t>
        </w:r>
        <w:r>
          <w:rPr>
            <w:noProof/>
            <w:webHidden/>
          </w:rPr>
          <w:fldChar w:fldCharType="end"/>
        </w:r>
        <w:r w:rsidRPr="00B133ED">
          <w:rPr>
            <w:rStyle w:val="Enlla"/>
            <w:noProof/>
          </w:rPr>
          <w:fldChar w:fldCharType="end"/>
        </w:r>
      </w:ins>
    </w:p>
    <w:p w:rsidR="00D367B5" w:rsidRDefault="00D367B5">
      <w:pPr>
        <w:pStyle w:val="IDC3"/>
        <w:rPr>
          <w:ins w:id="22" w:author="UPC" w:date="2015-05-06T10:51:00Z"/>
          <w:rFonts w:asciiTheme="minorHAnsi" w:eastAsiaTheme="minorEastAsia" w:hAnsiTheme="minorHAnsi" w:cstheme="minorBidi"/>
          <w:noProof/>
          <w:szCs w:val="22"/>
          <w:lang w:eastAsia="ca-ES"/>
        </w:rPr>
      </w:pPr>
      <w:ins w:id="23" w:author="UPC" w:date="2015-05-06T10:51:00Z">
        <w:r w:rsidRPr="00B133ED">
          <w:rPr>
            <w:rStyle w:val="Enlla"/>
            <w:noProof/>
          </w:rPr>
          <w:fldChar w:fldCharType="begin"/>
        </w:r>
        <w:r w:rsidRPr="00B133ED">
          <w:rPr>
            <w:rStyle w:val="Enlla"/>
            <w:noProof/>
          </w:rPr>
          <w:instrText xml:space="preserve"> </w:instrText>
        </w:r>
        <w:r>
          <w:rPr>
            <w:noProof/>
          </w:rPr>
          <w:instrText>HYPERLINK \l "_Toc418672831"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2.1.2</w:t>
        </w:r>
        <w:r>
          <w:rPr>
            <w:rFonts w:asciiTheme="minorHAnsi" w:eastAsiaTheme="minorEastAsia" w:hAnsiTheme="minorHAnsi" w:cstheme="minorBidi"/>
            <w:noProof/>
            <w:szCs w:val="22"/>
            <w:lang w:eastAsia="ca-ES"/>
          </w:rPr>
          <w:tab/>
        </w:r>
        <w:r w:rsidRPr="00B133ED">
          <w:rPr>
            <w:rStyle w:val="Enlla"/>
            <w:noProof/>
          </w:rPr>
          <w:t>Bootstrap: exemple senzill d’ús</w:t>
        </w:r>
        <w:r>
          <w:rPr>
            <w:noProof/>
            <w:webHidden/>
          </w:rPr>
          <w:tab/>
        </w:r>
        <w:r>
          <w:rPr>
            <w:noProof/>
            <w:webHidden/>
          </w:rPr>
          <w:fldChar w:fldCharType="begin"/>
        </w:r>
        <w:r>
          <w:rPr>
            <w:noProof/>
            <w:webHidden/>
          </w:rPr>
          <w:instrText xml:space="preserve"> PAGEREF _Toc418672831 \h </w:instrText>
        </w:r>
        <w:r>
          <w:rPr>
            <w:noProof/>
            <w:webHidden/>
          </w:rPr>
        </w:r>
      </w:ins>
      <w:r>
        <w:rPr>
          <w:noProof/>
          <w:webHidden/>
        </w:rPr>
        <w:fldChar w:fldCharType="separate"/>
      </w:r>
      <w:ins w:id="24" w:author="UPC" w:date="2015-05-06T10:51:00Z">
        <w:r>
          <w:rPr>
            <w:noProof/>
            <w:webHidden/>
          </w:rPr>
          <w:t>15</w:t>
        </w:r>
        <w:r>
          <w:rPr>
            <w:noProof/>
            <w:webHidden/>
          </w:rPr>
          <w:fldChar w:fldCharType="end"/>
        </w:r>
        <w:r w:rsidRPr="00B133ED">
          <w:rPr>
            <w:rStyle w:val="Enlla"/>
            <w:noProof/>
          </w:rPr>
          <w:fldChar w:fldCharType="end"/>
        </w:r>
      </w:ins>
    </w:p>
    <w:p w:rsidR="00D367B5" w:rsidRDefault="00D367B5">
      <w:pPr>
        <w:pStyle w:val="IDC2"/>
        <w:rPr>
          <w:ins w:id="25" w:author="UPC" w:date="2015-05-06T10:51:00Z"/>
          <w:rFonts w:asciiTheme="minorHAnsi" w:eastAsiaTheme="minorEastAsia" w:hAnsiTheme="minorHAnsi" w:cstheme="minorBidi"/>
          <w:noProof/>
          <w:szCs w:val="22"/>
          <w:lang w:eastAsia="ca-ES"/>
        </w:rPr>
      </w:pPr>
      <w:ins w:id="26" w:author="UPC" w:date="2015-05-06T10:51:00Z">
        <w:r w:rsidRPr="00B133ED">
          <w:rPr>
            <w:rStyle w:val="Enlla"/>
            <w:noProof/>
          </w:rPr>
          <w:fldChar w:fldCharType="begin"/>
        </w:r>
        <w:r w:rsidRPr="00B133ED">
          <w:rPr>
            <w:rStyle w:val="Enlla"/>
            <w:noProof/>
          </w:rPr>
          <w:instrText xml:space="preserve"> </w:instrText>
        </w:r>
        <w:r>
          <w:rPr>
            <w:noProof/>
          </w:rPr>
          <w:instrText>HYPERLINK \l "_Toc418672832"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2.2</w:t>
        </w:r>
        <w:r>
          <w:rPr>
            <w:rFonts w:asciiTheme="minorHAnsi" w:eastAsiaTheme="minorEastAsia" w:hAnsiTheme="minorHAnsi" w:cstheme="minorBidi"/>
            <w:noProof/>
            <w:szCs w:val="22"/>
            <w:lang w:eastAsia="ca-ES"/>
          </w:rPr>
          <w:tab/>
        </w:r>
        <w:r w:rsidRPr="00B133ED">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_Toc418672832 \h </w:instrText>
        </w:r>
        <w:r>
          <w:rPr>
            <w:noProof/>
            <w:webHidden/>
          </w:rPr>
        </w:r>
      </w:ins>
      <w:r>
        <w:rPr>
          <w:noProof/>
          <w:webHidden/>
        </w:rPr>
        <w:fldChar w:fldCharType="separate"/>
      </w:r>
      <w:ins w:id="27" w:author="UPC" w:date="2015-05-06T10:51:00Z">
        <w:r>
          <w:rPr>
            <w:noProof/>
            <w:webHidden/>
          </w:rPr>
          <w:t>15</w:t>
        </w:r>
        <w:r>
          <w:rPr>
            <w:noProof/>
            <w:webHidden/>
          </w:rPr>
          <w:fldChar w:fldCharType="end"/>
        </w:r>
        <w:r w:rsidRPr="00B133ED">
          <w:rPr>
            <w:rStyle w:val="Enlla"/>
            <w:noProof/>
          </w:rPr>
          <w:fldChar w:fldCharType="end"/>
        </w:r>
      </w:ins>
    </w:p>
    <w:p w:rsidR="00D367B5" w:rsidRDefault="00D367B5">
      <w:pPr>
        <w:pStyle w:val="IDC3"/>
        <w:rPr>
          <w:ins w:id="28" w:author="UPC" w:date="2015-05-06T10:51:00Z"/>
          <w:rFonts w:asciiTheme="minorHAnsi" w:eastAsiaTheme="minorEastAsia" w:hAnsiTheme="minorHAnsi" w:cstheme="minorBidi"/>
          <w:noProof/>
          <w:szCs w:val="22"/>
          <w:lang w:eastAsia="ca-ES"/>
        </w:rPr>
      </w:pPr>
      <w:ins w:id="29" w:author="UPC" w:date="2015-05-06T10:51:00Z">
        <w:r w:rsidRPr="00B133ED">
          <w:rPr>
            <w:rStyle w:val="Enlla"/>
            <w:noProof/>
          </w:rPr>
          <w:fldChar w:fldCharType="begin"/>
        </w:r>
        <w:r w:rsidRPr="00B133ED">
          <w:rPr>
            <w:rStyle w:val="Enlla"/>
            <w:noProof/>
          </w:rPr>
          <w:instrText xml:space="preserve"> </w:instrText>
        </w:r>
        <w:r>
          <w:rPr>
            <w:noProof/>
          </w:rPr>
          <w:instrText>HYPERLINK \l "_Toc418672833"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2.2.1</w:t>
        </w:r>
        <w:r>
          <w:rPr>
            <w:rFonts w:asciiTheme="minorHAnsi" w:eastAsiaTheme="minorEastAsia" w:hAnsiTheme="minorHAnsi" w:cstheme="minorBidi"/>
            <w:noProof/>
            <w:szCs w:val="22"/>
            <w:lang w:eastAsia="ca-ES"/>
          </w:rPr>
          <w:tab/>
        </w:r>
        <w:r w:rsidRPr="00B133ED">
          <w:rPr>
            <w:rStyle w:val="Enlla"/>
            <w:noProof/>
          </w:rPr>
          <w:t>Arxiu BuildConfig.groovy</w:t>
        </w:r>
        <w:r>
          <w:rPr>
            <w:noProof/>
            <w:webHidden/>
          </w:rPr>
          <w:tab/>
        </w:r>
        <w:r>
          <w:rPr>
            <w:noProof/>
            <w:webHidden/>
          </w:rPr>
          <w:fldChar w:fldCharType="begin"/>
        </w:r>
        <w:r>
          <w:rPr>
            <w:noProof/>
            <w:webHidden/>
          </w:rPr>
          <w:instrText xml:space="preserve"> PAGEREF _Toc418672833 \h </w:instrText>
        </w:r>
        <w:r>
          <w:rPr>
            <w:noProof/>
            <w:webHidden/>
          </w:rPr>
        </w:r>
      </w:ins>
      <w:r>
        <w:rPr>
          <w:noProof/>
          <w:webHidden/>
        </w:rPr>
        <w:fldChar w:fldCharType="separate"/>
      </w:r>
      <w:ins w:id="30" w:author="UPC" w:date="2015-05-06T10:51:00Z">
        <w:r>
          <w:rPr>
            <w:noProof/>
            <w:webHidden/>
          </w:rPr>
          <w:t>15</w:t>
        </w:r>
        <w:r>
          <w:rPr>
            <w:noProof/>
            <w:webHidden/>
          </w:rPr>
          <w:fldChar w:fldCharType="end"/>
        </w:r>
        <w:r w:rsidRPr="00B133ED">
          <w:rPr>
            <w:rStyle w:val="Enlla"/>
            <w:noProof/>
          </w:rPr>
          <w:fldChar w:fldCharType="end"/>
        </w:r>
      </w:ins>
    </w:p>
    <w:p w:rsidR="00D367B5" w:rsidRDefault="00D367B5">
      <w:pPr>
        <w:pStyle w:val="IDC3"/>
        <w:rPr>
          <w:ins w:id="31" w:author="UPC" w:date="2015-05-06T10:51:00Z"/>
          <w:rFonts w:asciiTheme="minorHAnsi" w:eastAsiaTheme="minorEastAsia" w:hAnsiTheme="minorHAnsi" w:cstheme="minorBidi"/>
          <w:noProof/>
          <w:szCs w:val="22"/>
          <w:lang w:eastAsia="ca-ES"/>
        </w:rPr>
      </w:pPr>
      <w:ins w:id="32" w:author="UPC" w:date="2015-05-06T10:51:00Z">
        <w:r w:rsidRPr="00B133ED">
          <w:rPr>
            <w:rStyle w:val="Enlla"/>
            <w:noProof/>
          </w:rPr>
          <w:fldChar w:fldCharType="begin"/>
        </w:r>
        <w:r w:rsidRPr="00B133ED">
          <w:rPr>
            <w:rStyle w:val="Enlla"/>
            <w:noProof/>
          </w:rPr>
          <w:instrText xml:space="preserve"> </w:instrText>
        </w:r>
        <w:r>
          <w:rPr>
            <w:noProof/>
          </w:rPr>
          <w:instrText>HYPERLINK \l "_Toc418672834"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2.2.2</w:t>
        </w:r>
        <w:r>
          <w:rPr>
            <w:rFonts w:asciiTheme="minorHAnsi" w:eastAsiaTheme="minorEastAsia" w:hAnsiTheme="minorHAnsi" w:cstheme="minorBidi"/>
            <w:noProof/>
            <w:szCs w:val="22"/>
            <w:lang w:eastAsia="ca-ES"/>
          </w:rPr>
          <w:tab/>
        </w:r>
        <w:r w:rsidRPr="00B133ED">
          <w:rPr>
            <w:rStyle w:val="Enlla"/>
            <w:noProof/>
          </w:rPr>
          <w:t>Modificacions al plugin</w:t>
        </w:r>
        <w:r>
          <w:rPr>
            <w:noProof/>
            <w:webHidden/>
          </w:rPr>
          <w:tab/>
        </w:r>
        <w:r>
          <w:rPr>
            <w:noProof/>
            <w:webHidden/>
          </w:rPr>
          <w:fldChar w:fldCharType="begin"/>
        </w:r>
        <w:r>
          <w:rPr>
            <w:noProof/>
            <w:webHidden/>
          </w:rPr>
          <w:instrText xml:space="preserve"> PAGEREF _Toc418672834 \h </w:instrText>
        </w:r>
        <w:r>
          <w:rPr>
            <w:noProof/>
            <w:webHidden/>
          </w:rPr>
        </w:r>
      </w:ins>
      <w:r>
        <w:rPr>
          <w:noProof/>
          <w:webHidden/>
        </w:rPr>
        <w:fldChar w:fldCharType="separate"/>
      </w:r>
      <w:ins w:id="33" w:author="UPC" w:date="2015-05-06T10:51:00Z">
        <w:r>
          <w:rPr>
            <w:noProof/>
            <w:webHidden/>
          </w:rPr>
          <w:t>16</w:t>
        </w:r>
        <w:r>
          <w:rPr>
            <w:noProof/>
            <w:webHidden/>
          </w:rPr>
          <w:fldChar w:fldCharType="end"/>
        </w:r>
        <w:r w:rsidRPr="00B133ED">
          <w:rPr>
            <w:rStyle w:val="Enlla"/>
            <w:noProof/>
          </w:rPr>
          <w:fldChar w:fldCharType="end"/>
        </w:r>
      </w:ins>
    </w:p>
    <w:p w:rsidR="00D367B5" w:rsidRDefault="00D367B5">
      <w:pPr>
        <w:pStyle w:val="IDC3"/>
        <w:rPr>
          <w:ins w:id="34" w:author="UPC" w:date="2015-05-06T10:51:00Z"/>
          <w:rFonts w:asciiTheme="minorHAnsi" w:eastAsiaTheme="minorEastAsia" w:hAnsiTheme="minorHAnsi" w:cstheme="minorBidi"/>
          <w:noProof/>
          <w:szCs w:val="22"/>
          <w:lang w:eastAsia="ca-ES"/>
        </w:rPr>
      </w:pPr>
      <w:ins w:id="35" w:author="UPC" w:date="2015-05-06T10:51:00Z">
        <w:r w:rsidRPr="00B133ED">
          <w:rPr>
            <w:rStyle w:val="Enlla"/>
            <w:noProof/>
          </w:rPr>
          <w:fldChar w:fldCharType="begin"/>
        </w:r>
        <w:r w:rsidRPr="00B133ED">
          <w:rPr>
            <w:rStyle w:val="Enlla"/>
            <w:noProof/>
          </w:rPr>
          <w:instrText xml:space="preserve"> </w:instrText>
        </w:r>
        <w:r>
          <w:rPr>
            <w:noProof/>
          </w:rPr>
          <w:instrText>HYPERLINK \l "_Toc418672835"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2.2.3</w:t>
        </w:r>
        <w:r>
          <w:rPr>
            <w:rFonts w:asciiTheme="minorHAnsi" w:eastAsiaTheme="minorEastAsia" w:hAnsiTheme="minorHAnsi" w:cstheme="minorBidi"/>
            <w:noProof/>
            <w:szCs w:val="22"/>
            <w:lang w:eastAsia="ca-ES"/>
          </w:rPr>
          <w:tab/>
        </w:r>
        <w:r w:rsidRPr="00B133ED">
          <w:rPr>
            <w:rStyle w:val="Enlla"/>
            <w:noProof/>
          </w:rPr>
          <w:t>Arxiu Config.groovy</w:t>
        </w:r>
        <w:r>
          <w:rPr>
            <w:noProof/>
            <w:webHidden/>
          </w:rPr>
          <w:tab/>
        </w:r>
        <w:r>
          <w:rPr>
            <w:noProof/>
            <w:webHidden/>
          </w:rPr>
          <w:fldChar w:fldCharType="begin"/>
        </w:r>
        <w:r>
          <w:rPr>
            <w:noProof/>
            <w:webHidden/>
          </w:rPr>
          <w:instrText xml:space="preserve"> PAGEREF _Toc418672835 \h </w:instrText>
        </w:r>
        <w:r>
          <w:rPr>
            <w:noProof/>
            <w:webHidden/>
          </w:rPr>
        </w:r>
      </w:ins>
      <w:r>
        <w:rPr>
          <w:noProof/>
          <w:webHidden/>
        </w:rPr>
        <w:fldChar w:fldCharType="separate"/>
      </w:r>
      <w:ins w:id="36" w:author="UPC" w:date="2015-05-06T10:51:00Z">
        <w:r>
          <w:rPr>
            <w:noProof/>
            <w:webHidden/>
          </w:rPr>
          <w:t>17</w:t>
        </w:r>
        <w:r>
          <w:rPr>
            <w:noProof/>
            <w:webHidden/>
          </w:rPr>
          <w:fldChar w:fldCharType="end"/>
        </w:r>
        <w:r w:rsidRPr="00B133ED">
          <w:rPr>
            <w:rStyle w:val="Enlla"/>
            <w:noProof/>
          </w:rPr>
          <w:fldChar w:fldCharType="end"/>
        </w:r>
      </w:ins>
    </w:p>
    <w:p w:rsidR="00D367B5" w:rsidRDefault="00D367B5">
      <w:pPr>
        <w:pStyle w:val="IDC3"/>
        <w:rPr>
          <w:ins w:id="37" w:author="UPC" w:date="2015-05-06T10:51:00Z"/>
          <w:rFonts w:asciiTheme="minorHAnsi" w:eastAsiaTheme="minorEastAsia" w:hAnsiTheme="minorHAnsi" w:cstheme="minorBidi"/>
          <w:noProof/>
          <w:szCs w:val="22"/>
          <w:lang w:eastAsia="ca-ES"/>
        </w:rPr>
      </w:pPr>
      <w:ins w:id="38" w:author="UPC" w:date="2015-05-06T10:51:00Z">
        <w:r w:rsidRPr="00B133ED">
          <w:rPr>
            <w:rStyle w:val="Enlla"/>
            <w:noProof/>
          </w:rPr>
          <w:fldChar w:fldCharType="begin"/>
        </w:r>
        <w:r w:rsidRPr="00B133ED">
          <w:rPr>
            <w:rStyle w:val="Enlla"/>
            <w:noProof/>
          </w:rPr>
          <w:instrText xml:space="preserve"> </w:instrText>
        </w:r>
        <w:r>
          <w:rPr>
            <w:noProof/>
          </w:rPr>
          <w:instrText>HYPERLINK \l "_Toc418672836"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2.2.4</w:t>
        </w:r>
        <w:r>
          <w:rPr>
            <w:rFonts w:asciiTheme="minorHAnsi" w:eastAsiaTheme="minorEastAsia" w:hAnsiTheme="minorHAnsi" w:cstheme="minorBidi"/>
            <w:noProof/>
            <w:szCs w:val="22"/>
            <w:lang w:eastAsia="ca-ES"/>
          </w:rPr>
          <w:tab/>
        </w:r>
        <w:r w:rsidRPr="00B133ED">
          <w:rPr>
            <w:rStyle w:val="Enlla"/>
            <w:noProof/>
          </w:rPr>
          <w:t>Dominis i controladors</w:t>
        </w:r>
        <w:r>
          <w:rPr>
            <w:noProof/>
            <w:webHidden/>
          </w:rPr>
          <w:tab/>
        </w:r>
        <w:r>
          <w:rPr>
            <w:noProof/>
            <w:webHidden/>
          </w:rPr>
          <w:fldChar w:fldCharType="begin"/>
        </w:r>
        <w:r>
          <w:rPr>
            <w:noProof/>
            <w:webHidden/>
          </w:rPr>
          <w:instrText xml:space="preserve"> PAGEREF _Toc418672836 \h </w:instrText>
        </w:r>
        <w:r>
          <w:rPr>
            <w:noProof/>
            <w:webHidden/>
          </w:rPr>
        </w:r>
      </w:ins>
      <w:r>
        <w:rPr>
          <w:noProof/>
          <w:webHidden/>
        </w:rPr>
        <w:fldChar w:fldCharType="separate"/>
      </w:r>
      <w:ins w:id="39" w:author="UPC" w:date="2015-05-06T10:51:00Z">
        <w:r>
          <w:rPr>
            <w:noProof/>
            <w:webHidden/>
          </w:rPr>
          <w:t>19</w:t>
        </w:r>
        <w:r>
          <w:rPr>
            <w:noProof/>
            <w:webHidden/>
          </w:rPr>
          <w:fldChar w:fldCharType="end"/>
        </w:r>
        <w:r w:rsidRPr="00B133ED">
          <w:rPr>
            <w:rStyle w:val="Enlla"/>
            <w:noProof/>
          </w:rPr>
          <w:fldChar w:fldCharType="end"/>
        </w:r>
      </w:ins>
    </w:p>
    <w:p w:rsidR="00D367B5" w:rsidRDefault="00D367B5">
      <w:pPr>
        <w:pStyle w:val="IDC3"/>
        <w:rPr>
          <w:ins w:id="40" w:author="UPC" w:date="2015-05-06T10:51:00Z"/>
          <w:rFonts w:asciiTheme="minorHAnsi" w:eastAsiaTheme="minorEastAsia" w:hAnsiTheme="minorHAnsi" w:cstheme="minorBidi"/>
          <w:noProof/>
          <w:szCs w:val="22"/>
          <w:lang w:eastAsia="ca-ES"/>
        </w:rPr>
      </w:pPr>
      <w:ins w:id="41" w:author="UPC" w:date="2015-05-06T10:51:00Z">
        <w:r w:rsidRPr="00B133ED">
          <w:rPr>
            <w:rStyle w:val="Enlla"/>
            <w:noProof/>
          </w:rPr>
          <w:fldChar w:fldCharType="begin"/>
        </w:r>
        <w:r w:rsidRPr="00B133ED">
          <w:rPr>
            <w:rStyle w:val="Enlla"/>
            <w:noProof/>
          </w:rPr>
          <w:instrText xml:space="preserve"> </w:instrText>
        </w:r>
        <w:r>
          <w:rPr>
            <w:noProof/>
          </w:rPr>
          <w:instrText>HYPERLINK \l "_Toc418672837"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2.2.5</w:t>
        </w:r>
        <w:r>
          <w:rPr>
            <w:rFonts w:asciiTheme="minorHAnsi" w:eastAsiaTheme="minorEastAsia" w:hAnsiTheme="minorHAnsi" w:cstheme="minorBidi"/>
            <w:noProof/>
            <w:szCs w:val="22"/>
            <w:lang w:eastAsia="ca-ES"/>
          </w:rPr>
          <w:tab/>
        </w:r>
        <w:r w:rsidRPr="00B133ED">
          <w:rPr>
            <w:rStyle w:val="Enlla"/>
            <w:noProof/>
          </w:rPr>
          <w:t>Com fer servir els plugins de seguretat</w:t>
        </w:r>
        <w:r>
          <w:rPr>
            <w:noProof/>
            <w:webHidden/>
          </w:rPr>
          <w:tab/>
        </w:r>
        <w:r>
          <w:rPr>
            <w:noProof/>
            <w:webHidden/>
          </w:rPr>
          <w:fldChar w:fldCharType="begin"/>
        </w:r>
        <w:r>
          <w:rPr>
            <w:noProof/>
            <w:webHidden/>
          </w:rPr>
          <w:instrText xml:space="preserve"> PAGEREF _Toc418672837 \h </w:instrText>
        </w:r>
        <w:r>
          <w:rPr>
            <w:noProof/>
            <w:webHidden/>
          </w:rPr>
        </w:r>
      </w:ins>
      <w:r>
        <w:rPr>
          <w:noProof/>
          <w:webHidden/>
        </w:rPr>
        <w:fldChar w:fldCharType="separate"/>
      </w:r>
      <w:ins w:id="42" w:author="UPC" w:date="2015-05-06T10:51:00Z">
        <w:r>
          <w:rPr>
            <w:noProof/>
            <w:webHidden/>
          </w:rPr>
          <w:t>20</w:t>
        </w:r>
        <w:r>
          <w:rPr>
            <w:noProof/>
            <w:webHidden/>
          </w:rPr>
          <w:fldChar w:fldCharType="end"/>
        </w:r>
        <w:r w:rsidRPr="00B133ED">
          <w:rPr>
            <w:rStyle w:val="Enlla"/>
            <w:noProof/>
          </w:rPr>
          <w:fldChar w:fldCharType="end"/>
        </w:r>
      </w:ins>
    </w:p>
    <w:p w:rsidR="00D367B5" w:rsidRDefault="00D367B5">
      <w:pPr>
        <w:pStyle w:val="IDC2"/>
        <w:rPr>
          <w:ins w:id="43" w:author="UPC" w:date="2015-05-06T10:51:00Z"/>
          <w:rFonts w:asciiTheme="minorHAnsi" w:eastAsiaTheme="minorEastAsia" w:hAnsiTheme="minorHAnsi" w:cstheme="minorBidi"/>
          <w:noProof/>
          <w:szCs w:val="22"/>
          <w:lang w:eastAsia="ca-ES"/>
        </w:rPr>
      </w:pPr>
      <w:ins w:id="44" w:author="UPC" w:date="2015-05-06T10:51:00Z">
        <w:r w:rsidRPr="00B133ED">
          <w:rPr>
            <w:rStyle w:val="Enlla"/>
            <w:noProof/>
          </w:rPr>
          <w:fldChar w:fldCharType="begin"/>
        </w:r>
        <w:r w:rsidRPr="00B133ED">
          <w:rPr>
            <w:rStyle w:val="Enlla"/>
            <w:noProof/>
          </w:rPr>
          <w:instrText xml:space="preserve"> </w:instrText>
        </w:r>
        <w:r>
          <w:rPr>
            <w:noProof/>
          </w:rPr>
          <w:instrText>HYPERLINK \l "_Toc418672838"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2.3</w:t>
        </w:r>
        <w:r>
          <w:rPr>
            <w:rFonts w:asciiTheme="minorHAnsi" w:eastAsiaTheme="minorEastAsia" w:hAnsiTheme="minorHAnsi" w:cstheme="minorBidi"/>
            <w:noProof/>
            <w:szCs w:val="22"/>
            <w:lang w:eastAsia="ca-ES"/>
          </w:rPr>
          <w:tab/>
        </w:r>
        <w:r w:rsidRPr="00B133ED">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_Toc418672838 \h </w:instrText>
        </w:r>
        <w:r>
          <w:rPr>
            <w:noProof/>
            <w:webHidden/>
          </w:rPr>
        </w:r>
      </w:ins>
      <w:r>
        <w:rPr>
          <w:noProof/>
          <w:webHidden/>
        </w:rPr>
        <w:fldChar w:fldCharType="separate"/>
      </w:r>
      <w:ins w:id="45" w:author="UPC" w:date="2015-05-06T10:51:00Z">
        <w:r>
          <w:rPr>
            <w:noProof/>
            <w:webHidden/>
          </w:rPr>
          <w:t>20</w:t>
        </w:r>
        <w:r>
          <w:rPr>
            <w:noProof/>
            <w:webHidden/>
          </w:rPr>
          <w:fldChar w:fldCharType="end"/>
        </w:r>
        <w:r w:rsidRPr="00B133ED">
          <w:rPr>
            <w:rStyle w:val="Enlla"/>
            <w:noProof/>
          </w:rPr>
          <w:fldChar w:fldCharType="end"/>
        </w:r>
      </w:ins>
    </w:p>
    <w:p w:rsidR="00D367B5" w:rsidRDefault="00D367B5">
      <w:pPr>
        <w:pStyle w:val="IDC3"/>
        <w:rPr>
          <w:ins w:id="46" w:author="UPC" w:date="2015-05-06T10:51:00Z"/>
          <w:rFonts w:asciiTheme="minorHAnsi" w:eastAsiaTheme="minorEastAsia" w:hAnsiTheme="minorHAnsi" w:cstheme="minorBidi"/>
          <w:noProof/>
          <w:szCs w:val="22"/>
          <w:lang w:eastAsia="ca-ES"/>
        </w:rPr>
      </w:pPr>
      <w:ins w:id="47" w:author="UPC" w:date="2015-05-06T10:51:00Z">
        <w:r w:rsidRPr="00B133ED">
          <w:rPr>
            <w:rStyle w:val="Enlla"/>
            <w:noProof/>
          </w:rPr>
          <w:fldChar w:fldCharType="begin"/>
        </w:r>
        <w:r w:rsidRPr="00B133ED">
          <w:rPr>
            <w:rStyle w:val="Enlla"/>
            <w:noProof/>
          </w:rPr>
          <w:instrText xml:space="preserve"> </w:instrText>
        </w:r>
        <w:r>
          <w:rPr>
            <w:noProof/>
          </w:rPr>
          <w:instrText>HYPERLINK \l "_Toc418672839"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2.3.1</w:t>
        </w:r>
        <w:r>
          <w:rPr>
            <w:rFonts w:asciiTheme="minorHAnsi" w:eastAsiaTheme="minorEastAsia" w:hAnsiTheme="minorHAnsi" w:cstheme="minorBidi"/>
            <w:noProof/>
            <w:szCs w:val="22"/>
            <w:lang w:eastAsia="ca-ES"/>
          </w:rPr>
          <w:tab/>
        </w:r>
        <w:r w:rsidRPr="00B133ED">
          <w:rPr>
            <w:rStyle w:val="Enlla"/>
            <w:noProof/>
          </w:rPr>
          <w:t>Arxiu Config.grrovy</w:t>
        </w:r>
        <w:r>
          <w:rPr>
            <w:noProof/>
            <w:webHidden/>
          </w:rPr>
          <w:tab/>
        </w:r>
        <w:r>
          <w:rPr>
            <w:noProof/>
            <w:webHidden/>
          </w:rPr>
          <w:fldChar w:fldCharType="begin"/>
        </w:r>
        <w:r>
          <w:rPr>
            <w:noProof/>
            <w:webHidden/>
          </w:rPr>
          <w:instrText xml:space="preserve"> PAGEREF _Toc418672839 \h </w:instrText>
        </w:r>
        <w:r>
          <w:rPr>
            <w:noProof/>
            <w:webHidden/>
          </w:rPr>
        </w:r>
      </w:ins>
      <w:r>
        <w:rPr>
          <w:noProof/>
          <w:webHidden/>
        </w:rPr>
        <w:fldChar w:fldCharType="separate"/>
      </w:r>
      <w:ins w:id="48" w:author="UPC" w:date="2015-05-06T10:51:00Z">
        <w:r>
          <w:rPr>
            <w:noProof/>
            <w:webHidden/>
          </w:rPr>
          <w:t>20</w:t>
        </w:r>
        <w:r>
          <w:rPr>
            <w:noProof/>
            <w:webHidden/>
          </w:rPr>
          <w:fldChar w:fldCharType="end"/>
        </w:r>
        <w:r w:rsidRPr="00B133ED">
          <w:rPr>
            <w:rStyle w:val="Enlla"/>
            <w:noProof/>
          </w:rPr>
          <w:fldChar w:fldCharType="end"/>
        </w:r>
      </w:ins>
    </w:p>
    <w:p w:rsidR="00D367B5" w:rsidRDefault="00D367B5">
      <w:pPr>
        <w:pStyle w:val="IDC3"/>
        <w:rPr>
          <w:ins w:id="49" w:author="UPC" w:date="2015-05-06T10:51:00Z"/>
          <w:rFonts w:asciiTheme="minorHAnsi" w:eastAsiaTheme="minorEastAsia" w:hAnsiTheme="minorHAnsi" w:cstheme="minorBidi"/>
          <w:noProof/>
          <w:szCs w:val="22"/>
          <w:lang w:eastAsia="ca-ES"/>
        </w:rPr>
      </w:pPr>
      <w:ins w:id="50" w:author="UPC" w:date="2015-05-06T10:51:00Z">
        <w:r w:rsidRPr="00B133ED">
          <w:rPr>
            <w:rStyle w:val="Enlla"/>
            <w:noProof/>
          </w:rPr>
          <w:fldChar w:fldCharType="begin"/>
        </w:r>
        <w:r w:rsidRPr="00B133ED">
          <w:rPr>
            <w:rStyle w:val="Enlla"/>
            <w:noProof/>
          </w:rPr>
          <w:instrText xml:space="preserve"> </w:instrText>
        </w:r>
        <w:r>
          <w:rPr>
            <w:noProof/>
          </w:rPr>
          <w:instrText>HYPERLINK \l "_Toc418672840"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2.3.2</w:t>
        </w:r>
        <w:r>
          <w:rPr>
            <w:rFonts w:asciiTheme="minorHAnsi" w:eastAsiaTheme="minorEastAsia" w:hAnsiTheme="minorHAnsi" w:cstheme="minorBidi"/>
            <w:noProof/>
            <w:szCs w:val="22"/>
            <w:lang w:eastAsia="ca-ES"/>
          </w:rPr>
          <w:tab/>
        </w:r>
        <w:r w:rsidRPr="00B133ED">
          <w:rPr>
            <w:rStyle w:val="Enlla"/>
            <w:noProof/>
          </w:rPr>
          <w:t>Arxiu BuildConfig.groovy</w:t>
        </w:r>
        <w:r>
          <w:rPr>
            <w:noProof/>
            <w:webHidden/>
          </w:rPr>
          <w:tab/>
        </w:r>
        <w:r>
          <w:rPr>
            <w:noProof/>
            <w:webHidden/>
          </w:rPr>
          <w:fldChar w:fldCharType="begin"/>
        </w:r>
        <w:r>
          <w:rPr>
            <w:noProof/>
            <w:webHidden/>
          </w:rPr>
          <w:instrText xml:space="preserve"> PAGEREF _Toc418672840 \h </w:instrText>
        </w:r>
        <w:r>
          <w:rPr>
            <w:noProof/>
            <w:webHidden/>
          </w:rPr>
        </w:r>
      </w:ins>
      <w:r>
        <w:rPr>
          <w:noProof/>
          <w:webHidden/>
        </w:rPr>
        <w:fldChar w:fldCharType="separate"/>
      </w:r>
      <w:ins w:id="51" w:author="UPC" w:date="2015-05-06T10:51:00Z">
        <w:r>
          <w:rPr>
            <w:noProof/>
            <w:webHidden/>
          </w:rPr>
          <w:t>21</w:t>
        </w:r>
        <w:r>
          <w:rPr>
            <w:noProof/>
            <w:webHidden/>
          </w:rPr>
          <w:fldChar w:fldCharType="end"/>
        </w:r>
        <w:r w:rsidRPr="00B133ED">
          <w:rPr>
            <w:rStyle w:val="Enlla"/>
            <w:noProof/>
          </w:rPr>
          <w:fldChar w:fldCharType="end"/>
        </w:r>
      </w:ins>
    </w:p>
    <w:p w:rsidR="00D367B5" w:rsidRDefault="00D367B5">
      <w:pPr>
        <w:pStyle w:val="IDC3"/>
        <w:rPr>
          <w:ins w:id="52" w:author="UPC" w:date="2015-05-06T10:51:00Z"/>
          <w:rFonts w:asciiTheme="minorHAnsi" w:eastAsiaTheme="minorEastAsia" w:hAnsiTheme="minorHAnsi" w:cstheme="minorBidi"/>
          <w:noProof/>
          <w:szCs w:val="22"/>
          <w:lang w:eastAsia="ca-ES"/>
        </w:rPr>
      </w:pPr>
      <w:ins w:id="53" w:author="UPC" w:date="2015-05-06T10:51:00Z">
        <w:r w:rsidRPr="00B133ED">
          <w:rPr>
            <w:rStyle w:val="Enlla"/>
            <w:noProof/>
          </w:rPr>
          <w:fldChar w:fldCharType="begin"/>
        </w:r>
        <w:r w:rsidRPr="00B133ED">
          <w:rPr>
            <w:rStyle w:val="Enlla"/>
            <w:noProof/>
          </w:rPr>
          <w:instrText xml:space="preserve"> </w:instrText>
        </w:r>
        <w:r>
          <w:rPr>
            <w:noProof/>
          </w:rPr>
          <w:instrText>HYPERLINK \l "_Toc418672841"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2.3.3</w:t>
        </w:r>
        <w:r>
          <w:rPr>
            <w:rFonts w:asciiTheme="minorHAnsi" w:eastAsiaTheme="minorEastAsia" w:hAnsiTheme="minorHAnsi" w:cstheme="minorBidi"/>
            <w:noProof/>
            <w:szCs w:val="22"/>
            <w:lang w:eastAsia="ca-ES"/>
          </w:rPr>
          <w:tab/>
        </w:r>
        <w:r w:rsidRPr="00B133ED">
          <w:rPr>
            <w:rStyle w:val="Enlla"/>
            <w:noProof/>
          </w:rPr>
          <w:t>Controladors</w:t>
        </w:r>
        <w:r>
          <w:rPr>
            <w:noProof/>
            <w:webHidden/>
          </w:rPr>
          <w:tab/>
        </w:r>
        <w:r>
          <w:rPr>
            <w:noProof/>
            <w:webHidden/>
          </w:rPr>
          <w:fldChar w:fldCharType="begin"/>
        </w:r>
        <w:r>
          <w:rPr>
            <w:noProof/>
            <w:webHidden/>
          </w:rPr>
          <w:instrText xml:space="preserve"> PAGEREF _Toc418672841 \h </w:instrText>
        </w:r>
        <w:r>
          <w:rPr>
            <w:noProof/>
            <w:webHidden/>
          </w:rPr>
        </w:r>
      </w:ins>
      <w:r>
        <w:rPr>
          <w:noProof/>
          <w:webHidden/>
        </w:rPr>
        <w:fldChar w:fldCharType="separate"/>
      </w:r>
      <w:ins w:id="54" w:author="UPC" w:date="2015-05-06T10:51:00Z">
        <w:r>
          <w:rPr>
            <w:noProof/>
            <w:webHidden/>
          </w:rPr>
          <w:t>21</w:t>
        </w:r>
        <w:r>
          <w:rPr>
            <w:noProof/>
            <w:webHidden/>
          </w:rPr>
          <w:fldChar w:fldCharType="end"/>
        </w:r>
        <w:r w:rsidRPr="00B133ED">
          <w:rPr>
            <w:rStyle w:val="Enlla"/>
            <w:noProof/>
          </w:rPr>
          <w:fldChar w:fldCharType="end"/>
        </w:r>
      </w:ins>
    </w:p>
    <w:p w:rsidR="00D367B5" w:rsidRDefault="00D367B5">
      <w:pPr>
        <w:pStyle w:val="IDC3"/>
        <w:rPr>
          <w:ins w:id="55" w:author="UPC" w:date="2015-05-06T10:51:00Z"/>
          <w:rFonts w:asciiTheme="minorHAnsi" w:eastAsiaTheme="minorEastAsia" w:hAnsiTheme="minorHAnsi" w:cstheme="minorBidi"/>
          <w:noProof/>
          <w:szCs w:val="22"/>
          <w:lang w:eastAsia="ca-ES"/>
        </w:rPr>
      </w:pPr>
      <w:ins w:id="56" w:author="UPC" w:date="2015-05-06T10:51:00Z">
        <w:r w:rsidRPr="00B133ED">
          <w:rPr>
            <w:rStyle w:val="Enlla"/>
            <w:noProof/>
          </w:rPr>
          <w:fldChar w:fldCharType="begin"/>
        </w:r>
        <w:r w:rsidRPr="00B133ED">
          <w:rPr>
            <w:rStyle w:val="Enlla"/>
            <w:noProof/>
          </w:rPr>
          <w:instrText xml:space="preserve"> </w:instrText>
        </w:r>
        <w:r>
          <w:rPr>
            <w:noProof/>
          </w:rPr>
          <w:instrText>HYPERLINK \l "_Toc418672842"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2.3.4</w:t>
        </w:r>
        <w:r>
          <w:rPr>
            <w:rFonts w:asciiTheme="minorHAnsi" w:eastAsiaTheme="minorEastAsia" w:hAnsiTheme="minorHAnsi" w:cstheme="minorBidi"/>
            <w:noProof/>
            <w:szCs w:val="22"/>
            <w:lang w:eastAsia="ca-ES"/>
          </w:rPr>
          <w:tab/>
        </w:r>
        <w:r w:rsidRPr="00B133ED">
          <w:rPr>
            <w:rStyle w:val="Enlla"/>
            <w:noProof/>
          </w:rPr>
          <w:t>Desfer els canvis (re-instal·lar CAS)</w:t>
        </w:r>
        <w:r>
          <w:rPr>
            <w:noProof/>
            <w:webHidden/>
          </w:rPr>
          <w:tab/>
        </w:r>
        <w:r>
          <w:rPr>
            <w:noProof/>
            <w:webHidden/>
          </w:rPr>
          <w:fldChar w:fldCharType="begin"/>
        </w:r>
        <w:r>
          <w:rPr>
            <w:noProof/>
            <w:webHidden/>
          </w:rPr>
          <w:instrText xml:space="preserve"> PAGEREF _Toc418672842 \h </w:instrText>
        </w:r>
        <w:r>
          <w:rPr>
            <w:noProof/>
            <w:webHidden/>
          </w:rPr>
        </w:r>
      </w:ins>
      <w:r>
        <w:rPr>
          <w:noProof/>
          <w:webHidden/>
        </w:rPr>
        <w:fldChar w:fldCharType="separate"/>
      </w:r>
      <w:ins w:id="57" w:author="UPC" w:date="2015-05-06T10:51:00Z">
        <w:r>
          <w:rPr>
            <w:noProof/>
            <w:webHidden/>
          </w:rPr>
          <w:t>22</w:t>
        </w:r>
        <w:r>
          <w:rPr>
            <w:noProof/>
            <w:webHidden/>
          </w:rPr>
          <w:fldChar w:fldCharType="end"/>
        </w:r>
        <w:r w:rsidRPr="00B133ED">
          <w:rPr>
            <w:rStyle w:val="Enlla"/>
            <w:noProof/>
          </w:rPr>
          <w:fldChar w:fldCharType="end"/>
        </w:r>
      </w:ins>
    </w:p>
    <w:p w:rsidR="00D367B5" w:rsidRDefault="00D367B5">
      <w:pPr>
        <w:pStyle w:val="IDC2"/>
        <w:rPr>
          <w:ins w:id="58" w:author="UPC" w:date="2015-05-06T10:51:00Z"/>
          <w:rFonts w:asciiTheme="minorHAnsi" w:eastAsiaTheme="minorEastAsia" w:hAnsiTheme="minorHAnsi" w:cstheme="minorBidi"/>
          <w:noProof/>
          <w:szCs w:val="22"/>
          <w:lang w:eastAsia="ca-ES"/>
        </w:rPr>
      </w:pPr>
      <w:ins w:id="59" w:author="UPC" w:date="2015-05-06T10:51:00Z">
        <w:r w:rsidRPr="00B133ED">
          <w:rPr>
            <w:rStyle w:val="Enlla"/>
            <w:noProof/>
          </w:rPr>
          <w:fldChar w:fldCharType="begin"/>
        </w:r>
        <w:r w:rsidRPr="00B133ED">
          <w:rPr>
            <w:rStyle w:val="Enlla"/>
            <w:noProof/>
          </w:rPr>
          <w:instrText xml:space="preserve"> </w:instrText>
        </w:r>
        <w:r>
          <w:rPr>
            <w:noProof/>
          </w:rPr>
          <w:instrText>HYPERLINK \l "_Toc418672843"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2.4</w:t>
        </w:r>
        <w:r>
          <w:rPr>
            <w:rFonts w:asciiTheme="minorHAnsi" w:eastAsiaTheme="minorEastAsia" w:hAnsiTheme="minorHAnsi" w:cstheme="minorBidi"/>
            <w:noProof/>
            <w:szCs w:val="22"/>
            <w:lang w:eastAsia="ca-ES"/>
          </w:rPr>
          <w:tab/>
        </w:r>
        <w:r w:rsidRPr="00B133ED">
          <w:rPr>
            <w:rStyle w:val="Enlla"/>
            <w:noProof/>
          </w:rPr>
          <w:t>Canviar el nom del servidor d’una aplicació Grails</w:t>
        </w:r>
        <w:r>
          <w:rPr>
            <w:noProof/>
            <w:webHidden/>
          </w:rPr>
          <w:tab/>
        </w:r>
        <w:r>
          <w:rPr>
            <w:noProof/>
            <w:webHidden/>
          </w:rPr>
          <w:fldChar w:fldCharType="begin"/>
        </w:r>
        <w:r>
          <w:rPr>
            <w:noProof/>
            <w:webHidden/>
          </w:rPr>
          <w:instrText xml:space="preserve"> PAGEREF _Toc418672843 \h </w:instrText>
        </w:r>
        <w:r>
          <w:rPr>
            <w:noProof/>
            <w:webHidden/>
          </w:rPr>
        </w:r>
      </w:ins>
      <w:r>
        <w:rPr>
          <w:noProof/>
          <w:webHidden/>
        </w:rPr>
        <w:fldChar w:fldCharType="separate"/>
      </w:r>
      <w:ins w:id="60" w:author="UPC" w:date="2015-05-06T10:51:00Z">
        <w:r>
          <w:rPr>
            <w:noProof/>
            <w:webHidden/>
          </w:rPr>
          <w:t>22</w:t>
        </w:r>
        <w:r>
          <w:rPr>
            <w:noProof/>
            <w:webHidden/>
          </w:rPr>
          <w:fldChar w:fldCharType="end"/>
        </w:r>
        <w:r w:rsidRPr="00B133ED">
          <w:rPr>
            <w:rStyle w:val="Enlla"/>
            <w:noProof/>
          </w:rPr>
          <w:fldChar w:fldCharType="end"/>
        </w:r>
      </w:ins>
    </w:p>
    <w:p w:rsidR="00D367B5" w:rsidRDefault="00D367B5">
      <w:pPr>
        <w:pStyle w:val="IDC2"/>
        <w:rPr>
          <w:ins w:id="61" w:author="UPC" w:date="2015-05-06T10:51:00Z"/>
          <w:rFonts w:asciiTheme="minorHAnsi" w:eastAsiaTheme="minorEastAsia" w:hAnsiTheme="minorHAnsi" w:cstheme="minorBidi"/>
          <w:noProof/>
          <w:szCs w:val="22"/>
          <w:lang w:eastAsia="ca-ES"/>
        </w:rPr>
      </w:pPr>
      <w:ins w:id="62" w:author="UPC" w:date="2015-05-06T10:51:00Z">
        <w:r w:rsidRPr="00B133ED">
          <w:rPr>
            <w:rStyle w:val="Enlla"/>
            <w:noProof/>
          </w:rPr>
          <w:fldChar w:fldCharType="begin"/>
        </w:r>
        <w:r w:rsidRPr="00B133ED">
          <w:rPr>
            <w:rStyle w:val="Enlla"/>
            <w:noProof/>
          </w:rPr>
          <w:instrText xml:space="preserve"> </w:instrText>
        </w:r>
        <w:r>
          <w:rPr>
            <w:noProof/>
          </w:rPr>
          <w:instrText>HYPERLINK \l "_Toc418672844"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2.5</w:t>
        </w:r>
        <w:r>
          <w:rPr>
            <w:rFonts w:asciiTheme="minorHAnsi" w:eastAsiaTheme="minorEastAsia" w:hAnsiTheme="minorHAnsi" w:cstheme="minorBidi"/>
            <w:noProof/>
            <w:szCs w:val="22"/>
            <w:lang w:eastAsia="ca-ES"/>
          </w:rPr>
          <w:tab/>
        </w:r>
        <w:r w:rsidRPr="00B133ED">
          <w:rPr>
            <w:rStyle w:val="Enlla"/>
            <w:noProof/>
          </w:rPr>
          <w:t>Arxius CSS i Javascript</w:t>
        </w:r>
        <w:r>
          <w:rPr>
            <w:noProof/>
            <w:webHidden/>
          </w:rPr>
          <w:tab/>
        </w:r>
        <w:r>
          <w:rPr>
            <w:noProof/>
            <w:webHidden/>
          </w:rPr>
          <w:fldChar w:fldCharType="begin"/>
        </w:r>
        <w:r>
          <w:rPr>
            <w:noProof/>
            <w:webHidden/>
          </w:rPr>
          <w:instrText xml:space="preserve"> PAGEREF _Toc418672844 \h </w:instrText>
        </w:r>
        <w:r>
          <w:rPr>
            <w:noProof/>
            <w:webHidden/>
          </w:rPr>
        </w:r>
      </w:ins>
      <w:r>
        <w:rPr>
          <w:noProof/>
          <w:webHidden/>
        </w:rPr>
        <w:fldChar w:fldCharType="separate"/>
      </w:r>
      <w:ins w:id="63" w:author="UPC" w:date="2015-05-06T10:51:00Z">
        <w:r>
          <w:rPr>
            <w:noProof/>
            <w:webHidden/>
          </w:rPr>
          <w:t>23</w:t>
        </w:r>
        <w:r>
          <w:rPr>
            <w:noProof/>
            <w:webHidden/>
          </w:rPr>
          <w:fldChar w:fldCharType="end"/>
        </w:r>
        <w:r w:rsidRPr="00B133ED">
          <w:rPr>
            <w:rStyle w:val="Enlla"/>
            <w:noProof/>
          </w:rPr>
          <w:fldChar w:fldCharType="end"/>
        </w:r>
      </w:ins>
    </w:p>
    <w:p w:rsidR="00D367B5" w:rsidRDefault="00D367B5">
      <w:pPr>
        <w:pStyle w:val="IDC1"/>
        <w:tabs>
          <w:tab w:val="left" w:pos="440"/>
        </w:tabs>
        <w:rPr>
          <w:ins w:id="64" w:author="UPC" w:date="2015-05-06T10:51:00Z"/>
          <w:rFonts w:asciiTheme="minorHAnsi" w:eastAsiaTheme="minorEastAsia" w:hAnsiTheme="minorHAnsi" w:cstheme="minorBidi"/>
          <w:b w:val="0"/>
          <w:bCs w:val="0"/>
          <w:noProof/>
          <w:szCs w:val="22"/>
          <w:lang w:eastAsia="ca-ES"/>
        </w:rPr>
      </w:pPr>
      <w:ins w:id="65" w:author="UPC" w:date="2015-05-06T10:51:00Z">
        <w:r w:rsidRPr="00B133ED">
          <w:rPr>
            <w:rStyle w:val="Enlla"/>
            <w:noProof/>
          </w:rPr>
          <w:fldChar w:fldCharType="begin"/>
        </w:r>
        <w:r w:rsidRPr="00B133ED">
          <w:rPr>
            <w:rStyle w:val="Enlla"/>
            <w:noProof/>
          </w:rPr>
          <w:instrText xml:space="preserve"> </w:instrText>
        </w:r>
        <w:r>
          <w:rPr>
            <w:noProof/>
          </w:rPr>
          <w:instrText>HYPERLINK \l "_Toc418672845"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w:t>
        </w:r>
        <w:r>
          <w:rPr>
            <w:rFonts w:asciiTheme="minorHAnsi" w:eastAsiaTheme="minorEastAsia" w:hAnsiTheme="minorHAnsi" w:cstheme="minorBidi"/>
            <w:b w:val="0"/>
            <w:bCs w:val="0"/>
            <w:noProof/>
            <w:szCs w:val="22"/>
            <w:lang w:eastAsia="ca-ES"/>
          </w:rPr>
          <w:tab/>
        </w:r>
        <w:r w:rsidRPr="00B133ED">
          <w:rPr>
            <w:rStyle w:val="Enlla"/>
            <w:noProof/>
          </w:rPr>
          <w:t>Aplicació Editor (gcrrhh)</w:t>
        </w:r>
        <w:r>
          <w:rPr>
            <w:noProof/>
            <w:webHidden/>
          </w:rPr>
          <w:tab/>
        </w:r>
        <w:r>
          <w:rPr>
            <w:noProof/>
            <w:webHidden/>
          </w:rPr>
          <w:fldChar w:fldCharType="begin"/>
        </w:r>
        <w:r>
          <w:rPr>
            <w:noProof/>
            <w:webHidden/>
          </w:rPr>
          <w:instrText xml:space="preserve"> PAGEREF _Toc418672845 \h </w:instrText>
        </w:r>
        <w:r>
          <w:rPr>
            <w:noProof/>
            <w:webHidden/>
          </w:rPr>
        </w:r>
      </w:ins>
      <w:r>
        <w:rPr>
          <w:noProof/>
          <w:webHidden/>
        </w:rPr>
        <w:fldChar w:fldCharType="separate"/>
      </w:r>
      <w:ins w:id="66" w:author="UPC" w:date="2015-05-06T10:51:00Z">
        <w:r>
          <w:rPr>
            <w:noProof/>
            <w:webHidden/>
          </w:rPr>
          <w:t>24</w:t>
        </w:r>
        <w:r>
          <w:rPr>
            <w:noProof/>
            <w:webHidden/>
          </w:rPr>
          <w:fldChar w:fldCharType="end"/>
        </w:r>
        <w:r w:rsidRPr="00B133ED">
          <w:rPr>
            <w:rStyle w:val="Enlla"/>
            <w:noProof/>
          </w:rPr>
          <w:fldChar w:fldCharType="end"/>
        </w:r>
      </w:ins>
    </w:p>
    <w:p w:rsidR="00D367B5" w:rsidRDefault="00D367B5">
      <w:pPr>
        <w:pStyle w:val="IDC2"/>
        <w:rPr>
          <w:ins w:id="67" w:author="UPC" w:date="2015-05-06T10:51:00Z"/>
          <w:rFonts w:asciiTheme="minorHAnsi" w:eastAsiaTheme="minorEastAsia" w:hAnsiTheme="minorHAnsi" w:cstheme="minorBidi"/>
          <w:noProof/>
          <w:szCs w:val="22"/>
          <w:lang w:eastAsia="ca-ES"/>
        </w:rPr>
      </w:pPr>
      <w:ins w:id="68" w:author="UPC" w:date="2015-05-06T10:51:00Z">
        <w:r w:rsidRPr="00B133ED">
          <w:rPr>
            <w:rStyle w:val="Enlla"/>
            <w:noProof/>
          </w:rPr>
          <w:fldChar w:fldCharType="begin"/>
        </w:r>
        <w:r w:rsidRPr="00B133ED">
          <w:rPr>
            <w:rStyle w:val="Enlla"/>
            <w:noProof/>
          </w:rPr>
          <w:instrText xml:space="preserve"> </w:instrText>
        </w:r>
        <w:r>
          <w:rPr>
            <w:noProof/>
          </w:rPr>
          <w:instrText>HYPERLINK \l "_Toc418672846"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3.1</w:t>
        </w:r>
        <w:r>
          <w:rPr>
            <w:rFonts w:asciiTheme="minorHAnsi" w:eastAsiaTheme="minorEastAsia" w:hAnsiTheme="minorHAnsi" w:cstheme="minorBidi"/>
            <w:noProof/>
            <w:szCs w:val="22"/>
            <w:lang w:eastAsia="ca-ES"/>
          </w:rPr>
          <w:tab/>
        </w:r>
        <w:r w:rsidRPr="00B133ED">
          <w:rPr>
            <w:rStyle w:val="Enlla"/>
            <w:noProof/>
          </w:rPr>
          <w:t>TreeTable</w:t>
        </w:r>
        <w:r>
          <w:rPr>
            <w:noProof/>
            <w:webHidden/>
          </w:rPr>
          <w:tab/>
        </w:r>
        <w:r>
          <w:rPr>
            <w:noProof/>
            <w:webHidden/>
          </w:rPr>
          <w:fldChar w:fldCharType="begin"/>
        </w:r>
        <w:r>
          <w:rPr>
            <w:noProof/>
            <w:webHidden/>
          </w:rPr>
          <w:instrText xml:space="preserve"> PAGEREF _Toc418672846 \h </w:instrText>
        </w:r>
        <w:r>
          <w:rPr>
            <w:noProof/>
            <w:webHidden/>
          </w:rPr>
        </w:r>
      </w:ins>
      <w:r>
        <w:rPr>
          <w:noProof/>
          <w:webHidden/>
        </w:rPr>
        <w:fldChar w:fldCharType="separate"/>
      </w:r>
      <w:ins w:id="69" w:author="UPC" w:date="2015-05-06T10:51:00Z">
        <w:r>
          <w:rPr>
            <w:noProof/>
            <w:webHidden/>
          </w:rPr>
          <w:t>24</w:t>
        </w:r>
        <w:r>
          <w:rPr>
            <w:noProof/>
            <w:webHidden/>
          </w:rPr>
          <w:fldChar w:fldCharType="end"/>
        </w:r>
        <w:r w:rsidRPr="00B133ED">
          <w:rPr>
            <w:rStyle w:val="Enlla"/>
            <w:noProof/>
          </w:rPr>
          <w:fldChar w:fldCharType="end"/>
        </w:r>
      </w:ins>
    </w:p>
    <w:p w:rsidR="00D367B5" w:rsidRDefault="00D367B5">
      <w:pPr>
        <w:pStyle w:val="IDC3"/>
        <w:rPr>
          <w:ins w:id="70" w:author="UPC" w:date="2015-05-06T10:51:00Z"/>
          <w:rFonts w:asciiTheme="minorHAnsi" w:eastAsiaTheme="minorEastAsia" w:hAnsiTheme="minorHAnsi" w:cstheme="minorBidi"/>
          <w:noProof/>
          <w:szCs w:val="22"/>
          <w:lang w:eastAsia="ca-ES"/>
        </w:rPr>
      </w:pPr>
      <w:ins w:id="71" w:author="UPC" w:date="2015-05-06T10:51:00Z">
        <w:r w:rsidRPr="00B133ED">
          <w:rPr>
            <w:rStyle w:val="Enlla"/>
            <w:noProof/>
          </w:rPr>
          <w:fldChar w:fldCharType="begin"/>
        </w:r>
        <w:r w:rsidRPr="00B133ED">
          <w:rPr>
            <w:rStyle w:val="Enlla"/>
            <w:noProof/>
          </w:rPr>
          <w:instrText xml:space="preserve"> </w:instrText>
        </w:r>
        <w:r>
          <w:rPr>
            <w:noProof/>
          </w:rPr>
          <w:instrText>HYPERLINK \l "_Toc418672847"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3.1.1</w:t>
        </w:r>
        <w:r>
          <w:rPr>
            <w:rFonts w:asciiTheme="minorHAnsi" w:eastAsiaTheme="minorEastAsia" w:hAnsiTheme="minorHAnsi" w:cstheme="minorBidi"/>
            <w:noProof/>
            <w:szCs w:val="22"/>
            <w:lang w:eastAsia="ca-ES"/>
          </w:rPr>
          <w:tab/>
        </w:r>
        <w:r w:rsidRPr="00B133ED">
          <w:rPr>
            <w:rStyle w:val="Enlla"/>
            <w:noProof/>
          </w:rPr>
          <w:t>Instal·lació del plugin TreeTable</w:t>
        </w:r>
        <w:r>
          <w:rPr>
            <w:noProof/>
            <w:webHidden/>
          </w:rPr>
          <w:tab/>
        </w:r>
        <w:r>
          <w:rPr>
            <w:noProof/>
            <w:webHidden/>
          </w:rPr>
          <w:fldChar w:fldCharType="begin"/>
        </w:r>
        <w:r>
          <w:rPr>
            <w:noProof/>
            <w:webHidden/>
          </w:rPr>
          <w:instrText xml:space="preserve"> PAGEREF _Toc418672847 \h </w:instrText>
        </w:r>
        <w:r>
          <w:rPr>
            <w:noProof/>
            <w:webHidden/>
          </w:rPr>
        </w:r>
      </w:ins>
      <w:r>
        <w:rPr>
          <w:noProof/>
          <w:webHidden/>
        </w:rPr>
        <w:fldChar w:fldCharType="separate"/>
      </w:r>
      <w:ins w:id="72" w:author="UPC" w:date="2015-05-06T10:51:00Z">
        <w:r>
          <w:rPr>
            <w:noProof/>
            <w:webHidden/>
          </w:rPr>
          <w:t>24</w:t>
        </w:r>
        <w:r>
          <w:rPr>
            <w:noProof/>
            <w:webHidden/>
          </w:rPr>
          <w:fldChar w:fldCharType="end"/>
        </w:r>
        <w:r w:rsidRPr="00B133ED">
          <w:rPr>
            <w:rStyle w:val="Enlla"/>
            <w:noProof/>
          </w:rPr>
          <w:fldChar w:fldCharType="end"/>
        </w:r>
      </w:ins>
    </w:p>
    <w:p w:rsidR="00D367B5" w:rsidRDefault="00D367B5">
      <w:pPr>
        <w:pStyle w:val="IDC3"/>
        <w:rPr>
          <w:ins w:id="73" w:author="UPC" w:date="2015-05-06T10:51:00Z"/>
          <w:rFonts w:asciiTheme="minorHAnsi" w:eastAsiaTheme="minorEastAsia" w:hAnsiTheme="minorHAnsi" w:cstheme="minorBidi"/>
          <w:noProof/>
          <w:szCs w:val="22"/>
          <w:lang w:eastAsia="ca-ES"/>
        </w:rPr>
      </w:pPr>
      <w:ins w:id="74" w:author="UPC" w:date="2015-05-06T10:51:00Z">
        <w:r w:rsidRPr="00B133ED">
          <w:rPr>
            <w:rStyle w:val="Enlla"/>
            <w:noProof/>
          </w:rPr>
          <w:fldChar w:fldCharType="begin"/>
        </w:r>
        <w:r w:rsidRPr="00B133ED">
          <w:rPr>
            <w:rStyle w:val="Enlla"/>
            <w:noProof/>
          </w:rPr>
          <w:instrText xml:space="preserve"> </w:instrText>
        </w:r>
        <w:r>
          <w:rPr>
            <w:noProof/>
          </w:rPr>
          <w:instrText>HYPERLINK \l "_Toc418672848"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3.1.2</w:t>
        </w:r>
        <w:r>
          <w:rPr>
            <w:rFonts w:asciiTheme="minorHAnsi" w:eastAsiaTheme="minorEastAsia" w:hAnsiTheme="minorHAnsi" w:cstheme="minorBidi"/>
            <w:noProof/>
            <w:szCs w:val="22"/>
            <w:lang w:eastAsia="ca-ES"/>
          </w:rPr>
          <w:tab/>
        </w:r>
        <w:r w:rsidRPr="00B133ED">
          <w:rPr>
            <w:rStyle w:val="Enlla"/>
            <w:noProof/>
          </w:rPr>
          <w:t>Ús del plugin TreeTable</w:t>
        </w:r>
        <w:r>
          <w:rPr>
            <w:noProof/>
            <w:webHidden/>
          </w:rPr>
          <w:tab/>
        </w:r>
        <w:r>
          <w:rPr>
            <w:noProof/>
            <w:webHidden/>
          </w:rPr>
          <w:fldChar w:fldCharType="begin"/>
        </w:r>
        <w:r>
          <w:rPr>
            <w:noProof/>
            <w:webHidden/>
          </w:rPr>
          <w:instrText xml:space="preserve"> PAGEREF _Toc418672848 \h </w:instrText>
        </w:r>
        <w:r>
          <w:rPr>
            <w:noProof/>
            <w:webHidden/>
          </w:rPr>
        </w:r>
      </w:ins>
      <w:r>
        <w:rPr>
          <w:noProof/>
          <w:webHidden/>
        </w:rPr>
        <w:fldChar w:fldCharType="separate"/>
      </w:r>
      <w:ins w:id="75" w:author="UPC" w:date="2015-05-06T10:51:00Z">
        <w:r>
          <w:rPr>
            <w:noProof/>
            <w:webHidden/>
          </w:rPr>
          <w:t>25</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76" w:author="UPC" w:date="2015-05-06T10:51:00Z"/>
          <w:noProof/>
        </w:rPr>
      </w:pPr>
      <w:ins w:id="77" w:author="UPC" w:date="2015-05-06T10:51:00Z">
        <w:r w:rsidRPr="00B133ED">
          <w:rPr>
            <w:rStyle w:val="Enlla"/>
            <w:noProof/>
          </w:rPr>
          <w:fldChar w:fldCharType="begin"/>
        </w:r>
        <w:r w:rsidRPr="00B133ED">
          <w:rPr>
            <w:rStyle w:val="Enlla"/>
            <w:noProof/>
          </w:rPr>
          <w:instrText xml:space="preserve"> </w:instrText>
        </w:r>
        <w:r>
          <w:rPr>
            <w:noProof/>
          </w:rPr>
          <w:instrText>HYPERLINK \l "_Toc418672849"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3.1.2.1</w:t>
        </w:r>
        <w:r>
          <w:rPr>
            <w:noProof/>
          </w:rPr>
          <w:tab/>
        </w:r>
        <w:r w:rsidRPr="00B133ED">
          <w:rPr>
            <w:rStyle w:val="Enlla"/>
            <w:noProof/>
          </w:rPr>
          <w:t>Exemple bàsic</w:t>
        </w:r>
        <w:r>
          <w:rPr>
            <w:noProof/>
            <w:webHidden/>
          </w:rPr>
          <w:tab/>
        </w:r>
        <w:r>
          <w:rPr>
            <w:noProof/>
            <w:webHidden/>
          </w:rPr>
          <w:fldChar w:fldCharType="begin"/>
        </w:r>
        <w:r>
          <w:rPr>
            <w:noProof/>
            <w:webHidden/>
          </w:rPr>
          <w:instrText xml:space="preserve"> PAGEREF _Toc418672849 \h </w:instrText>
        </w:r>
        <w:r>
          <w:rPr>
            <w:noProof/>
            <w:webHidden/>
          </w:rPr>
        </w:r>
      </w:ins>
      <w:r>
        <w:rPr>
          <w:noProof/>
          <w:webHidden/>
        </w:rPr>
        <w:fldChar w:fldCharType="separate"/>
      </w:r>
      <w:ins w:id="78" w:author="UPC" w:date="2015-05-06T10:51:00Z">
        <w:r>
          <w:rPr>
            <w:noProof/>
            <w:webHidden/>
          </w:rPr>
          <w:t>25</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79" w:author="UPC" w:date="2015-05-06T10:51:00Z"/>
          <w:noProof/>
        </w:rPr>
      </w:pPr>
      <w:ins w:id="80" w:author="UPC" w:date="2015-05-06T10:51:00Z">
        <w:r w:rsidRPr="00B133ED">
          <w:rPr>
            <w:rStyle w:val="Enlla"/>
            <w:noProof/>
          </w:rPr>
          <w:fldChar w:fldCharType="begin"/>
        </w:r>
        <w:r w:rsidRPr="00B133ED">
          <w:rPr>
            <w:rStyle w:val="Enlla"/>
            <w:noProof/>
          </w:rPr>
          <w:instrText xml:space="preserve"> </w:instrText>
        </w:r>
        <w:r>
          <w:rPr>
            <w:noProof/>
          </w:rPr>
          <w:instrText>HYPERLINK \l "_Toc418672850"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3.1.2.2</w:t>
        </w:r>
        <w:r>
          <w:rPr>
            <w:noProof/>
          </w:rPr>
          <w:tab/>
        </w:r>
        <w:r w:rsidRPr="00B133ED">
          <w:rPr>
            <w:rStyle w:val="Enlla"/>
            <w:noProof/>
          </w:rPr>
          <w:t>Exemple complex</w:t>
        </w:r>
        <w:r>
          <w:rPr>
            <w:noProof/>
            <w:webHidden/>
          </w:rPr>
          <w:tab/>
        </w:r>
        <w:r>
          <w:rPr>
            <w:noProof/>
            <w:webHidden/>
          </w:rPr>
          <w:fldChar w:fldCharType="begin"/>
        </w:r>
        <w:r>
          <w:rPr>
            <w:noProof/>
            <w:webHidden/>
          </w:rPr>
          <w:instrText xml:space="preserve"> PAGEREF _Toc418672850 \h </w:instrText>
        </w:r>
        <w:r>
          <w:rPr>
            <w:noProof/>
            <w:webHidden/>
          </w:rPr>
        </w:r>
      </w:ins>
      <w:r>
        <w:rPr>
          <w:noProof/>
          <w:webHidden/>
        </w:rPr>
        <w:fldChar w:fldCharType="separate"/>
      </w:r>
      <w:ins w:id="81" w:author="UPC" w:date="2015-05-06T10:51:00Z">
        <w:r>
          <w:rPr>
            <w:noProof/>
            <w:webHidden/>
          </w:rPr>
          <w:t>27</w:t>
        </w:r>
        <w:r>
          <w:rPr>
            <w:noProof/>
            <w:webHidden/>
          </w:rPr>
          <w:fldChar w:fldCharType="end"/>
        </w:r>
        <w:r w:rsidRPr="00B133ED">
          <w:rPr>
            <w:rStyle w:val="Enlla"/>
            <w:noProof/>
          </w:rPr>
          <w:fldChar w:fldCharType="end"/>
        </w:r>
      </w:ins>
    </w:p>
    <w:p w:rsidR="00D367B5" w:rsidRDefault="00D367B5">
      <w:pPr>
        <w:pStyle w:val="IDC2"/>
        <w:rPr>
          <w:ins w:id="82" w:author="UPC" w:date="2015-05-06T10:51:00Z"/>
          <w:rFonts w:asciiTheme="minorHAnsi" w:eastAsiaTheme="minorEastAsia" w:hAnsiTheme="minorHAnsi" w:cstheme="minorBidi"/>
          <w:noProof/>
          <w:szCs w:val="22"/>
          <w:lang w:eastAsia="ca-ES"/>
        </w:rPr>
      </w:pPr>
      <w:ins w:id="83" w:author="UPC" w:date="2015-05-06T10:51:00Z">
        <w:r w:rsidRPr="00B133ED">
          <w:rPr>
            <w:rStyle w:val="Enlla"/>
            <w:noProof/>
          </w:rPr>
          <w:fldChar w:fldCharType="begin"/>
        </w:r>
        <w:r w:rsidRPr="00B133ED">
          <w:rPr>
            <w:rStyle w:val="Enlla"/>
            <w:noProof/>
          </w:rPr>
          <w:instrText xml:space="preserve"> </w:instrText>
        </w:r>
        <w:r>
          <w:rPr>
            <w:noProof/>
          </w:rPr>
          <w:instrText>HYPERLINK \l "_Toc418672851"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w:t>
        </w:r>
        <w:r>
          <w:rPr>
            <w:rFonts w:asciiTheme="minorHAnsi" w:eastAsiaTheme="minorEastAsia" w:hAnsiTheme="minorHAnsi" w:cstheme="minorBidi"/>
            <w:noProof/>
            <w:szCs w:val="22"/>
            <w:lang w:eastAsia="ca-ES"/>
          </w:rPr>
          <w:tab/>
        </w:r>
        <w:r w:rsidRPr="00B133ED">
          <w:rPr>
            <w:rStyle w:val="Enlla"/>
            <w:noProof/>
          </w:rPr>
          <w:t>CKEditor</w:t>
        </w:r>
        <w:r>
          <w:rPr>
            <w:noProof/>
            <w:webHidden/>
          </w:rPr>
          <w:tab/>
        </w:r>
        <w:r>
          <w:rPr>
            <w:noProof/>
            <w:webHidden/>
          </w:rPr>
          <w:fldChar w:fldCharType="begin"/>
        </w:r>
        <w:r>
          <w:rPr>
            <w:noProof/>
            <w:webHidden/>
          </w:rPr>
          <w:instrText xml:space="preserve"> PAGEREF _Toc418672851 \h </w:instrText>
        </w:r>
        <w:r>
          <w:rPr>
            <w:noProof/>
            <w:webHidden/>
          </w:rPr>
        </w:r>
      </w:ins>
      <w:r>
        <w:rPr>
          <w:noProof/>
          <w:webHidden/>
        </w:rPr>
        <w:fldChar w:fldCharType="separate"/>
      </w:r>
      <w:ins w:id="84" w:author="UPC" w:date="2015-05-06T10:51:00Z">
        <w:r>
          <w:rPr>
            <w:noProof/>
            <w:webHidden/>
          </w:rPr>
          <w:t>29</w:t>
        </w:r>
        <w:r>
          <w:rPr>
            <w:noProof/>
            <w:webHidden/>
          </w:rPr>
          <w:fldChar w:fldCharType="end"/>
        </w:r>
        <w:r w:rsidRPr="00B133ED">
          <w:rPr>
            <w:rStyle w:val="Enlla"/>
            <w:noProof/>
          </w:rPr>
          <w:fldChar w:fldCharType="end"/>
        </w:r>
      </w:ins>
    </w:p>
    <w:p w:rsidR="00D367B5" w:rsidRDefault="00D367B5">
      <w:pPr>
        <w:pStyle w:val="IDC3"/>
        <w:rPr>
          <w:ins w:id="85" w:author="UPC" w:date="2015-05-06T10:51:00Z"/>
          <w:rFonts w:asciiTheme="minorHAnsi" w:eastAsiaTheme="minorEastAsia" w:hAnsiTheme="minorHAnsi" w:cstheme="minorBidi"/>
          <w:noProof/>
          <w:szCs w:val="22"/>
          <w:lang w:eastAsia="ca-ES"/>
        </w:rPr>
      </w:pPr>
      <w:ins w:id="86" w:author="UPC" w:date="2015-05-06T10:51:00Z">
        <w:r w:rsidRPr="00B133ED">
          <w:rPr>
            <w:rStyle w:val="Enlla"/>
            <w:noProof/>
          </w:rPr>
          <w:fldChar w:fldCharType="begin"/>
        </w:r>
        <w:r w:rsidRPr="00B133ED">
          <w:rPr>
            <w:rStyle w:val="Enlla"/>
            <w:noProof/>
          </w:rPr>
          <w:instrText xml:space="preserve"> </w:instrText>
        </w:r>
        <w:r>
          <w:rPr>
            <w:noProof/>
          </w:rPr>
          <w:instrText>HYPERLINK \l "_Toc418672852"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3.2.1</w:t>
        </w:r>
        <w:r>
          <w:rPr>
            <w:rFonts w:asciiTheme="minorHAnsi" w:eastAsiaTheme="minorEastAsia" w:hAnsiTheme="minorHAnsi" w:cstheme="minorBidi"/>
            <w:noProof/>
            <w:szCs w:val="22"/>
            <w:lang w:eastAsia="ca-ES"/>
          </w:rPr>
          <w:tab/>
        </w:r>
        <w:r w:rsidRPr="00B133ED">
          <w:rPr>
            <w:rStyle w:val="Enlla"/>
            <w:noProof/>
          </w:rPr>
          <w:t>Instal·lació i configuració del plugin CKEditor</w:t>
        </w:r>
        <w:r>
          <w:rPr>
            <w:noProof/>
            <w:webHidden/>
          </w:rPr>
          <w:tab/>
        </w:r>
        <w:r>
          <w:rPr>
            <w:noProof/>
            <w:webHidden/>
          </w:rPr>
          <w:fldChar w:fldCharType="begin"/>
        </w:r>
        <w:r>
          <w:rPr>
            <w:noProof/>
            <w:webHidden/>
          </w:rPr>
          <w:instrText xml:space="preserve"> PAGEREF _Toc418672852 \h </w:instrText>
        </w:r>
        <w:r>
          <w:rPr>
            <w:noProof/>
            <w:webHidden/>
          </w:rPr>
        </w:r>
      </w:ins>
      <w:r>
        <w:rPr>
          <w:noProof/>
          <w:webHidden/>
        </w:rPr>
        <w:fldChar w:fldCharType="separate"/>
      </w:r>
      <w:ins w:id="87" w:author="UPC" w:date="2015-05-06T10:51:00Z">
        <w:r>
          <w:rPr>
            <w:noProof/>
            <w:webHidden/>
          </w:rPr>
          <w:t>29</w:t>
        </w:r>
        <w:r>
          <w:rPr>
            <w:noProof/>
            <w:webHidden/>
          </w:rPr>
          <w:fldChar w:fldCharType="end"/>
        </w:r>
        <w:r w:rsidRPr="00B133ED">
          <w:rPr>
            <w:rStyle w:val="Enlla"/>
            <w:noProof/>
          </w:rPr>
          <w:fldChar w:fldCharType="end"/>
        </w:r>
      </w:ins>
    </w:p>
    <w:p w:rsidR="00D367B5" w:rsidRDefault="00D367B5">
      <w:pPr>
        <w:pStyle w:val="IDC3"/>
        <w:rPr>
          <w:ins w:id="88" w:author="UPC" w:date="2015-05-06T10:51:00Z"/>
          <w:rFonts w:asciiTheme="minorHAnsi" w:eastAsiaTheme="minorEastAsia" w:hAnsiTheme="minorHAnsi" w:cstheme="minorBidi"/>
          <w:noProof/>
          <w:szCs w:val="22"/>
          <w:lang w:eastAsia="ca-ES"/>
        </w:rPr>
      </w:pPr>
      <w:ins w:id="89" w:author="UPC" w:date="2015-05-06T10:51:00Z">
        <w:r w:rsidRPr="00B133ED">
          <w:rPr>
            <w:rStyle w:val="Enlla"/>
            <w:noProof/>
          </w:rPr>
          <w:fldChar w:fldCharType="begin"/>
        </w:r>
        <w:r w:rsidRPr="00B133ED">
          <w:rPr>
            <w:rStyle w:val="Enlla"/>
            <w:noProof/>
          </w:rPr>
          <w:instrText xml:space="preserve"> </w:instrText>
        </w:r>
        <w:r>
          <w:rPr>
            <w:noProof/>
          </w:rPr>
          <w:instrText>HYPERLINK \l "_Toc418672853"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w:t>
        </w:r>
        <w:r>
          <w:rPr>
            <w:rFonts w:asciiTheme="minorHAnsi" w:eastAsiaTheme="minorEastAsia" w:hAnsiTheme="minorHAnsi" w:cstheme="minorBidi"/>
            <w:noProof/>
            <w:szCs w:val="22"/>
            <w:lang w:eastAsia="ca-ES"/>
          </w:rPr>
          <w:tab/>
        </w:r>
        <w:r w:rsidRPr="00B133ED">
          <w:rPr>
            <w:rStyle w:val="Enlla"/>
            <w:noProof/>
          </w:rPr>
          <w:t>Arxiu de configuració config.js</w:t>
        </w:r>
        <w:r>
          <w:rPr>
            <w:noProof/>
            <w:webHidden/>
          </w:rPr>
          <w:tab/>
        </w:r>
        <w:r>
          <w:rPr>
            <w:noProof/>
            <w:webHidden/>
          </w:rPr>
          <w:fldChar w:fldCharType="begin"/>
        </w:r>
        <w:r>
          <w:rPr>
            <w:noProof/>
            <w:webHidden/>
          </w:rPr>
          <w:instrText xml:space="preserve"> PAGEREF _Toc418672853 \h </w:instrText>
        </w:r>
        <w:r>
          <w:rPr>
            <w:noProof/>
            <w:webHidden/>
          </w:rPr>
        </w:r>
      </w:ins>
      <w:r>
        <w:rPr>
          <w:noProof/>
          <w:webHidden/>
        </w:rPr>
        <w:fldChar w:fldCharType="separate"/>
      </w:r>
      <w:ins w:id="90" w:author="UPC" w:date="2015-05-06T10:51:00Z">
        <w:r>
          <w:rPr>
            <w:noProof/>
            <w:webHidden/>
          </w:rPr>
          <w:t>31</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91" w:author="UPC" w:date="2015-05-06T10:51:00Z"/>
          <w:noProof/>
        </w:rPr>
      </w:pPr>
      <w:ins w:id="92" w:author="UPC" w:date="2015-05-06T10:51:00Z">
        <w:r w:rsidRPr="00B133ED">
          <w:rPr>
            <w:rStyle w:val="Enlla"/>
            <w:noProof/>
          </w:rPr>
          <w:fldChar w:fldCharType="begin"/>
        </w:r>
        <w:r w:rsidRPr="00B133ED">
          <w:rPr>
            <w:rStyle w:val="Enlla"/>
            <w:noProof/>
          </w:rPr>
          <w:instrText xml:space="preserve"> </w:instrText>
        </w:r>
        <w:r>
          <w:rPr>
            <w:noProof/>
          </w:rPr>
          <w:instrText>HYPERLINK \l "_Toc418672854"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3.2.2.1</w:t>
        </w:r>
        <w:r>
          <w:rPr>
            <w:noProof/>
          </w:rPr>
          <w:tab/>
        </w:r>
        <w:r w:rsidRPr="00B133ED">
          <w:rPr>
            <w:rStyle w:val="Enlla"/>
            <w:noProof/>
          </w:rPr>
          <w:t>Personalitzar l'idioma</w:t>
        </w:r>
        <w:r>
          <w:rPr>
            <w:noProof/>
            <w:webHidden/>
          </w:rPr>
          <w:tab/>
        </w:r>
        <w:r>
          <w:rPr>
            <w:noProof/>
            <w:webHidden/>
          </w:rPr>
          <w:fldChar w:fldCharType="begin"/>
        </w:r>
        <w:r>
          <w:rPr>
            <w:noProof/>
            <w:webHidden/>
          </w:rPr>
          <w:instrText xml:space="preserve"> PAGEREF _Toc418672854 \h </w:instrText>
        </w:r>
        <w:r>
          <w:rPr>
            <w:noProof/>
            <w:webHidden/>
          </w:rPr>
        </w:r>
      </w:ins>
      <w:r>
        <w:rPr>
          <w:noProof/>
          <w:webHidden/>
        </w:rPr>
        <w:fldChar w:fldCharType="separate"/>
      </w:r>
      <w:ins w:id="93" w:author="UPC" w:date="2015-05-06T10:51:00Z">
        <w:r>
          <w:rPr>
            <w:noProof/>
            <w:webHidden/>
          </w:rPr>
          <w:t>33</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94" w:author="UPC" w:date="2015-05-06T10:51:00Z"/>
          <w:noProof/>
        </w:rPr>
      </w:pPr>
      <w:ins w:id="95" w:author="UPC" w:date="2015-05-06T10:51:00Z">
        <w:r w:rsidRPr="00B133ED">
          <w:rPr>
            <w:rStyle w:val="Enlla"/>
            <w:noProof/>
          </w:rPr>
          <w:fldChar w:fldCharType="begin"/>
        </w:r>
        <w:r w:rsidRPr="00B133ED">
          <w:rPr>
            <w:rStyle w:val="Enlla"/>
            <w:noProof/>
          </w:rPr>
          <w:instrText xml:space="preserve"> </w:instrText>
        </w:r>
        <w:r>
          <w:rPr>
            <w:noProof/>
          </w:rPr>
          <w:instrText>HYPERLINK \l "_Toc418672855"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3.2.2.2</w:t>
        </w:r>
        <w:r>
          <w:rPr>
            <w:noProof/>
          </w:rPr>
          <w:tab/>
        </w:r>
        <w:r w:rsidRPr="00B133ED">
          <w:rPr>
            <w:rStyle w:val="Enlla"/>
            <w:noProof/>
          </w:rPr>
          <w:t>Personalitzar la barra d'eines</w:t>
        </w:r>
        <w:r>
          <w:rPr>
            <w:noProof/>
            <w:webHidden/>
          </w:rPr>
          <w:tab/>
        </w:r>
        <w:r>
          <w:rPr>
            <w:noProof/>
            <w:webHidden/>
          </w:rPr>
          <w:fldChar w:fldCharType="begin"/>
        </w:r>
        <w:r>
          <w:rPr>
            <w:noProof/>
            <w:webHidden/>
          </w:rPr>
          <w:instrText xml:space="preserve"> PAGEREF _Toc418672855 \h </w:instrText>
        </w:r>
        <w:r>
          <w:rPr>
            <w:noProof/>
            <w:webHidden/>
          </w:rPr>
        </w:r>
      </w:ins>
      <w:r>
        <w:rPr>
          <w:noProof/>
          <w:webHidden/>
        </w:rPr>
        <w:fldChar w:fldCharType="separate"/>
      </w:r>
      <w:ins w:id="96" w:author="UPC" w:date="2015-05-06T10:51:00Z">
        <w:r>
          <w:rPr>
            <w:noProof/>
            <w:webHidden/>
          </w:rPr>
          <w:t>33</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97" w:author="UPC" w:date="2015-05-06T10:51:00Z"/>
          <w:noProof/>
        </w:rPr>
      </w:pPr>
      <w:ins w:id="98" w:author="UPC" w:date="2015-05-06T10:51:00Z">
        <w:r w:rsidRPr="00B133ED">
          <w:rPr>
            <w:rStyle w:val="Enlla"/>
            <w:noProof/>
          </w:rPr>
          <w:lastRenderedPageBreak/>
          <w:fldChar w:fldCharType="begin"/>
        </w:r>
        <w:r w:rsidRPr="00B133ED">
          <w:rPr>
            <w:rStyle w:val="Enlla"/>
            <w:noProof/>
          </w:rPr>
          <w:instrText xml:space="preserve"> </w:instrText>
        </w:r>
        <w:r>
          <w:rPr>
            <w:noProof/>
          </w:rPr>
          <w:instrText>HYPERLINK \l "_Toc418672856"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3.2.2.3</w:t>
        </w:r>
        <w:r>
          <w:rPr>
            <w:noProof/>
          </w:rPr>
          <w:tab/>
        </w:r>
        <w:r w:rsidRPr="00B133ED">
          <w:rPr>
            <w:rStyle w:val="Enlla"/>
            <w:noProof/>
          </w:rPr>
          <w:t>Botó de indentació</w:t>
        </w:r>
        <w:r>
          <w:rPr>
            <w:noProof/>
            <w:webHidden/>
          </w:rPr>
          <w:tab/>
        </w:r>
        <w:r>
          <w:rPr>
            <w:noProof/>
            <w:webHidden/>
          </w:rPr>
          <w:fldChar w:fldCharType="begin"/>
        </w:r>
        <w:r>
          <w:rPr>
            <w:noProof/>
            <w:webHidden/>
          </w:rPr>
          <w:instrText xml:space="preserve"> PAGEREF _Toc418672856 \h </w:instrText>
        </w:r>
        <w:r>
          <w:rPr>
            <w:noProof/>
            <w:webHidden/>
          </w:rPr>
        </w:r>
      </w:ins>
      <w:r>
        <w:rPr>
          <w:noProof/>
          <w:webHidden/>
        </w:rPr>
        <w:fldChar w:fldCharType="separate"/>
      </w:r>
      <w:ins w:id="99" w:author="UPC" w:date="2015-05-06T10:51:00Z">
        <w:r>
          <w:rPr>
            <w:noProof/>
            <w:webHidden/>
          </w:rPr>
          <w:t>34</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00" w:author="UPC" w:date="2015-05-06T10:51:00Z"/>
          <w:noProof/>
        </w:rPr>
      </w:pPr>
      <w:ins w:id="101" w:author="UPC" w:date="2015-05-06T10:51:00Z">
        <w:r w:rsidRPr="00B133ED">
          <w:rPr>
            <w:rStyle w:val="Enlla"/>
            <w:noProof/>
          </w:rPr>
          <w:fldChar w:fldCharType="begin"/>
        </w:r>
        <w:r w:rsidRPr="00B133ED">
          <w:rPr>
            <w:rStyle w:val="Enlla"/>
            <w:noProof/>
          </w:rPr>
          <w:instrText xml:space="preserve"> </w:instrText>
        </w:r>
        <w:r>
          <w:rPr>
            <w:noProof/>
          </w:rPr>
          <w:instrText>HYPERLINK \l "_Toc418672857"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3.2.2.4</w:t>
        </w:r>
        <w:r>
          <w:rPr>
            <w:noProof/>
          </w:rPr>
          <w:tab/>
        </w:r>
        <w:r w:rsidRPr="00B133ED">
          <w:rPr>
            <w:rStyle w:val="Enlla"/>
            <w:noProof/>
          </w:rPr>
          <w:t>Fulles d'estils aplicades a l’àrea d’edició</w:t>
        </w:r>
        <w:r>
          <w:rPr>
            <w:noProof/>
            <w:webHidden/>
          </w:rPr>
          <w:tab/>
        </w:r>
        <w:r>
          <w:rPr>
            <w:noProof/>
            <w:webHidden/>
          </w:rPr>
          <w:fldChar w:fldCharType="begin"/>
        </w:r>
        <w:r>
          <w:rPr>
            <w:noProof/>
            <w:webHidden/>
          </w:rPr>
          <w:instrText xml:space="preserve"> PAGEREF _Toc418672857 \h </w:instrText>
        </w:r>
        <w:r>
          <w:rPr>
            <w:noProof/>
            <w:webHidden/>
          </w:rPr>
        </w:r>
      </w:ins>
      <w:r>
        <w:rPr>
          <w:noProof/>
          <w:webHidden/>
        </w:rPr>
        <w:fldChar w:fldCharType="separate"/>
      </w:r>
      <w:ins w:id="102" w:author="UPC" w:date="2015-05-06T10:51:00Z">
        <w:r>
          <w:rPr>
            <w:noProof/>
            <w:webHidden/>
          </w:rPr>
          <w:t>35</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03" w:author="UPC" w:date="2015-05-06T10:51:00Z"/>
          <w:noProof/>
        </w:rPr>
      </w:pPr>
      <w:ins w:id="104" w:author="UPC" w:date="2015-05-06T10:51:00Z">
        <w:r w:rsidRPr="00B133ED">
          <w:rPr>
            <w:rStyle w:val="Enlla"/>
            <w:noProof/>
          </w:rPr>
          <w:fldChar w:fldCharType="begin"/>
        </w:r>
        <w:r w:rsidRPr="00B133ED">
          <w:rPr>
            <w:rStyle w:val="Enlla"/>
            <w:noProof/>
          </w:rPr>
          <w:instrText xml:space="preserve"> </w:instrText>
        </w:r>
        <w:r>
          <w:rPr>
            <w:noProof/>
          </w:rPr>
          <w:instrText>HYPERLINK \l "_Toc418672858"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3.2.2.5</w:t>
        </w:r>
        <w:r>
          <w:rPr>
            <w:noProof/>
          </w:rPr>
          <w:tab/>
        </w:r>
        <w:r w:rsidRPr="00B133ED">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_Toc418672858 \h </w:instrText>
        </w:r>
        <w:r>
          <w:rPr>
            <w:noProof/>
            <w:webHidden/>
          </w:rPr>
        </w:r>
      </w:ins>
      <w:r>
        <w:rPr>
          <w:noProof/>
          <w:webHidden/>
        </w:rPr>
        <w:fldChar w:fldCharType="separate"/>
      </w:r>
      <w:ins w:id="105" w:author="UPC" w:date="2015-05-06T10:51:00Z">
        <w:r>
          <w:rPr>
            <w:noProof/>
            <w:webHidden/>
          </w:rPr>
          <w:t>36</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06" w:author="UPC" w:date="2015-05-06T10:51:00Z"/>
          <w:noProof/>
        </w:rPr>
      </w:pPr>
      <w:ins w:id="107" w:author="UPC" w:date="2015-05-06T10:51:00Z">
        <w:r w:rsidRPr="00B133ED">
          <w:rPr>
            <w:rStyle w:val="Enlla"/>
            <w:noProof/>
          </w:rPr>
          <w:fldChar w:fldCharType="begin"/>
        </w:r>
        <w:r w:rsidRPr="00B133ED">
          <w:rPr>
            <w:rStyle w:val="Enlla"/>
            <w:noProof/>
          </w:rPr>
          <w:instrText xml:space="preserve"> </w:instrText>
        </w:r>
        <w:r>
          <w:rPr>
            <w:noProof/>
          </w:rPr>
          <w:instrText>HYPERLINK \l "_Toc418672859"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3.2.2.6</w:t>
        </w:r>
        <w:r>
          <w:rPr>
            <w:noProof/>
          </w:rPr>
          <w:tab/>
        </w:r>
        <w:r w:rsidRPr="00B133ED">
          <w:rPr>
            <w:rStyle w:val="Enlla"/>
            <w:noProof/>
          </w:rPr>
          <w:t>Evitar que els estils i atributs desapareguin</w:t>
        </w:r>
        <w:r>
          <w:rPr>
            <w:noProof/>
            <w:webHidden/>
          </w:rPr>
          <w:tab/>
        </w:r>
        <w:r>
          <w:rPr>
            <w:noProof/>
            <w:webHidden/>
          </w:rPr>
          <w:fldChar w:fldCharType="begin"/>
        </w:r>
        <w:r>
          <w:rPr>
            <w:noProof/>
            <w:webHidden/>
          </w:rPr>
          <w:instrText xml:space="preserve"> PAGEREF _Toc418672859 \h </w:instrText>
        </w:r>
        <w:r>
          <w:rPr>
            <w:noProof/>
            <w:webHidden/>
          </w:rPr>
        </w:r>
      </w:ins>
      <w:r>
        <w:rPr>
          <w:noProof/>
          <w:webHidden/>
        </w:rPr>
        <w:fldChar w:fldCharType="separate"/>
      </w:r>
      <w:ins w:id="108" w:author="UPC" w:date="2015-05-06T10:51:00Z">
        <w:r>
          <w:rPr>
            <w:noProof/>
            <w:webHidden/>
          </w:rPr>
          <w:t>38</w:t>
        </w:r>
        <w:r>
          <w:rPr>
            <w:noProof/>
            <w:webHidden/>
          </w:rPr>
          <w:fldChar w:fldCharType="end"/>
        </w:r>
        <w:r w:rsidRPr="00B133ED">
          <w:rPr>
            <w:rStyle w:val="Enlla"/>
            <w:noProof/>
          </w:rPr>
          <w:fldChar w:fldCharType="end"/>
        </w:r>
      </w:ins>
    </w:p>
    <w:p w:rsidR="00D367B5" w:rsidRDefault="00D367B5">
      <w:pPr>
        <w:pStyle w:val="IDC3"/>
        <w:rPr>
          <w:ins w:id="109" w:author="UPC" w:date="2015-05-06T10:51:00Z"/>
          <w:rFonts w:asciiTheme="minorHAnsi" w:eastAsiaTheme="minorEastAsia" w:hAnsiTheme="minorHAnsi" w:cstheme="minorBidi"/>
          <w:noProof/>
          <w:szCs w:val="22"/>
          <w:lang w:eastAsia="ca-ES"/>
        </w:rPr>
      </w:pPr>
      <w:ins w:id="110" w:author="UPC" w:date="2015-05-06T10:51:00Z">
        <w:r w:rsidRPr="00B133ED">
          <w:rPr>
            <w:rStyle w:val="Enlla"/>
            <w:noProof/>
          </w:rPr>
          <w:fldChar w:fldCharType="begin"/>
        </w:r>
        <w:r w:rsidRPr="00B133ED">
          <w:rPr>
            <w:rStyle w:val="Enlla"/>
            <w:noProof/>
          </w:rPr>
          <w:instrText xml:space="preserve"> </w:instrText>
        </w:r>
        <w:r>
          <w:rPr>
            <w:noProof/>
          </w:rPr>
          <w:instrText>HYPERLINK \l "_Toc418672860"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3.2.3</w:t>
        </w:r>
        <w:r>
          <w:rPr>
            <w:rFonts w:asciiTheme="minorHAnsi" w:eastAsiaTheme="minorEastAsia" w:hAnsiTheme="minorHAnsi" w:cstheme="minorBidi"/>
            <w:noProof/>
            <w:szCs w:val="22"/>
            <w:lang w:eastAsia="ca-ES"/>
          </w:rPr>
          <w:tab/>
        </w:r>
        <w:r w:rsidRPr="00B133ED">
          <w:rPr>
            <w:rStyle w:val="Enlla"/>
            <w:noProof/>
          </w:rPr>
          <w:t>Arxiu Config.groovy</w:t>
        </w:r>
        <w:r>
          <w:rPr>
            <w:noProof/>
            <w:webHidden/>
          </w:rPr>
          <w:tab/>
        </w:r>
        <w:r>
          <w:rPr>
            <w:noProof/>
            <w:webHidden/>
          </w:rPr>
          <w:fldChar w:fldCharType="begin"/>
        </w:r>
        <w:r>
          <w:rPr>
            <w:noProof/>
            <w:webHidden/>
          </w:rPr>
          <w:instrText xml:space="preserve"> PAGEREF _Toc418672860 \h </w:instrText>
        </w:r>
        <w:r>
          <w:rPr>
            <w:noProof/>
            <w:webHidden/>
          </w:rPr>
        </w:r>
      </w:ins>
      <w:r>
        <w:rPr>
          <w:noProof/>
          <w:webHidden/>
        </w:rPr>
        <w:fldChar w:fldCharType="separate"/>
      </w:r>
      <w:ins w:id="111" w:author="UPC" w:date="2015-05-06T10:51:00Z">
        <w:r>
          <w:rPr>
            <w:noProof/>
            <w:webHidden/>
          </w:rPr>
          <w:t>39</w:t>
        </w:r>
        <w:r>
          <w:rPr>
            <w:noProof/>
            <w:webHidden/>
          </w:rPr>
          <w:fldChar w:fldCharType="end"/>
        </w:r>
        <w:r w:rsidRPr="00B133ED">
          <w:rPr>
            <w:rStyle w:val="Enlla"/>
            <w:noProof/>
          </w:rPr>
          <w:fldChar w:fldCharType="end"/>
        </w:r>
      </w:ins>
    </w:p>
    <w:p w:rsidR="00D367B5" w:rsidRDefault="00D367B5">
      <w:pPr>
        <w:pStyle w:val="IDC3"/>
        <w:rPr>
          <w:ins w:id="112" w:author="UPC" w:date="2015-05-06T10:51:00Z"/>
          <w:rFonts w:asciiTheme="minorHAnsi" w:eastAsiaTheme="minorEastAsia" w:hAnsiTheme="minorHAnsi" w:cstheme="minorBidi"/>
          <w:noProof/>
          <w:szCs w:val="22"/>
          <w:lang w:eastAsia="ca-ES"/>
        </w:rPr>
      </w:pPr>
      <w:ins w:id="113" w:author="UPC" w:date="2015-05-06T10:51:00Z">
        <w:r w:rsidRPr="00B133ED">
          <w:rPr>
            <w:rStyle w:val="Enlla"/>
            <w:noProof/>
          </w:rPr>
          <w:fldChar w:fldCharType="begin"/>
        </w:r>
        <w:r w:rsidRPr="00B133ED">
          <w:rPr>
            <w:rStyle w:val="Enlla"/>
            <w:noProof/>
          </w:rPr>
          <w:instrText xml:space="preserve"> </w:instrText>
        </w:r>
        <w:r>
          <w:rPr>
            <w:noProof/>
          </w:rPr>
          <w:instrText>HYPERLINK \l "_Toc418672861"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3.2.4</w:t>
        </w:r>
        <w:r>
          <w:rPr>
            <w:rFonts w:asciiTheme="minorHAnsi" w:eastAsiaTheme="minorEastAsia" w:hAnsiTheme="minorHAnsi" w:cstheme="minorBidi"/>
            <w:noProof/>
            <w:szCs w:val="22"/>
            <w:lang w:eastAsia="ca-ES"/>
          </w:rPr>
          <w:tab/>
        </w:r>
        <w:r w:rsidRPr="00B133ED">
          <w:rPr>
            <w:rStyle w:val="Enlla"/>
            <w:noProof/>
          </w:rPr>
          <w:t>Pujar arxius al servidor amb CKEditor</w:t>
        </w:r>
        <w:r>
          <w:rPr>
            <w:noProof/>
            <w:webHidden/>
          </w:rPr>
          <w:tab/>
        </w:r>
        <w:r>
          <w:rPr>
            <w:noProof/>
            <w:webHidden/>
          </w:rPr>
          <w:fldChar w:fldCharType="begin"/>
        </w:r>
        <w:r>
          <w:rPr>
            <w:noProof/>
            <w:webHidden/>
          </w:rPr>
          <w:instrText xml:space="preserve"> PAGEREF _Toc418672861 \h </w:instrText>
        </w:r>
        <w:r>
          <w:rPr>
            <w:noProof/>
            <w:webHidden/>
          </w:rPr>
        </w:r>
      </w:ins>
      <w:r>
        <w:rPr>
          <w:noProof/>
          <w:webHidden/>
        </w:rPr>
        <w:fldChar w:fldCharType="separate"/>
      </w:r>
      <w:ins w:id="114" w:author="UPC" w:date="2015-05-06T10:51:00Z">
        <w:r>
          <w:rPr>
            <w:noProof/>
            <w:webHidden/>
          </w:rPr>
          <w:t>40</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15" w:author="UPC" w:date="2015-05-06T10:51:00Z"/>
          <w:noProof/>
        </w:rPr>
      </w:pPr>
      <w:ins w:id="116" w:author="UPC" w:date="2015-05-06T10:51:00Z">
        <w:r w:rsidRPr="00B133ED">
          <w:rPr>
            <w:rStyle w:val="Enlla"/>
            <w:noProof/>
          </w:rPr>
          <w:fldChar w:fldCharType="begin"/>
        </w:r>
        <w:r w:rsidRPr="00B133ED">
          <w:rPr>
            <w:rStyle w:val="Enlla"/>
            <w:noProof/>
          </w:rPr>
          <w:instrText xml:space="preserve"> </w:instrText>
        </w:r>
        <w:r>
          <w:rPr>
            <w:noProof/>
          </w:rPr>
          <w:instrText>HYPERLINK \l "_Toc418672862"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3.2.4.1</w:t>
        </w:r>
        <w:r>
          <w:rPr>
            <w:noProof/>
          </w:rPr>
          <w:tab/>
        </w:r>
        <w:r w:rsidRPr="00B133ED">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_Toc418672862 \h </w:instrText>
        </w:r>
        <w:r>
          <w:rPr>
            <w:noProof/>
            <w:webHidden/>
          </w:rPr>
        </w:r>
      </w:ins>
      <w:r>
        <w:rPr>
          <w:noProof/>
          <w:webHidden/>
        </w:rPr>
        <w:fldChar w:fldCharType="separate"/>
      </w:r>
      <w:ins w:id="117" w:author="UPC" w:date="2015-05-06T10:51:00Z">
        <w:r>
          <w:rPr>
            <w:noProof/>
            <w:webHidden/>
          </w:rPr>
          <w:t>42</w:t>
        </w:r>
        <w:r>
          <w:rPr>
            <w:noProof/>
            <w:webHidden/>
          </w:rPr>
          <w:fldChar w:fldCharType="end"/>
        </w:r>
        <w:r w:rsidRPr="00B133ED">
          <w:rPr>
            <w:rStyle w:val="Enlla"/>
            <w:noProof/>
          </w:rPr>
          <w:fldChar w:fldCharType="end"/>
        </w:r>
      </w:ins>
    </w:p>
    <w:p w:rsidR="00D367B5" w:rsidRDefault="00D367B5">
      <w:pPr>
        <w:pStyle w:val="IDC3"/>
        <w:rPr>
          <w:ins w:id="118" w:author="UPC" w:date="2015-05-06T10:51:00Z"/>
          <w:rFonts w:asciiTheme="minorHAnsi" w:eastAsiaTheme="minorEastAsia" w:hAnsiTheme="minorHAnsi" w:cstheme="minorBidi"/>
          <w:noProof/>
          <w:szCs w:val="22"/>
          <w:lang w:eastAsia="ca-ES"/>
        </w:rPr>
      </w:pPr>
      <w:ins w:id="119" w:author="UPC" w:date="2015-05-06T10:51:00Z">
        <w:r w:rsidRPr="00B133ED">
          <w:rPr>
            <w:rStyle w:val="Enlla"/>
            <w:noProof/>
          </w:rPr>
          <w:fldChar w:fldCharType="begin"/>
        </w:r>
        <w:r w:rsidRPr="00B133ED">
          <w:rPr>
            <w:rStyle w:val="Enlla"/>
            <w:noProof/>
          </w:rPr>
          <w:instrText xml:space="preserve"> </w:instrText>
        </w:r>
        <w:r>
          <w:rPr>
            <w:noProof/>
          </w:rPr>
          <w:instrText>HYPERLINK \l "_Toc418672863"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3.2.5</w:t>
        </w:r>
        <w:r>
          <w:rPr>
            <w:rFonts w:asciiTheme="minorHAnsi" w:eastAsiaTheme="minorEastAsia" w:hAnsiTheme="minorHAnsi" w:cstheme="minorBidi"/>
            <w:noProof/>
            <w:szCs w:val="22"/>
            <w:lang w:eastAsia="ca-ES"/>
          </w:rPr>
          <w:tab/>
        </w:r>
        <w:r w:rsidRPr="00B133ED">
          <w:rPr>
            <w:rStyle w:val="Enlla"/>
            <w:noProof/>
          </w:rPr>
          <w:t>Codemirror per a rich editor</w:t>
        </w:r>
        <w:r>
          <w:rPr>
            <w:noProof/>
            <w:webHidden/>
          </w:rPr>
          <w:tab/>
        </w:r>
        <w:r>
          <w:rPr>
            <w:noProof/>
            <w:webHidden/>
          </w:rPr>
          <w:fldChar w:fldCharType="begin"/>
        </w:r>
        <w:r>
          <w:rPr>
            <w:noProof/>
            <w:webHidden/>
          </w:rPr>
          <w:instrText xml:space="preserve"> PAGEREF _Toc418672863 \h </w:instrText>
        </w:r>
        <w:r>
          <w:rPr>
            <w:noProof/>
            <w:webHidden/>
          </w:rPr>
        </w:r>
      </w:ins>
      <w:r>
        <w:rPr>
          <w:noProof/>
          <w:webHidden/>
        </w:rPr>
        <w:fldChar w:fldCharType="separate"/>
      </w:r>
      <w:ins w:id="120" w:author="UPC" w:date="2015-05-06T10:51:00Z">
        <w:r>
          <w:rPr>
            <w:noProof/>
            <w:webHidden/>
          </w:rPr>
          <w:t>43</w:t>
        </w:r>
        <w:r>
          <w:rPr>
            <w:noProof/>
            <w:webHidden/>
          </w:rPr>
          <w:fldChar w:fldCharType="end"/>
        </w:r>
        <w:r w:rsidRPr="00B133ED">
          <w:rPr>
            <w:rStyle w:val="Enlla"/>
            <w:noProof/>
          </w:rPr>
          <w:fldChar w:fldCharType="end"/>
        </w:r>
      </w:ins>
    </w:p>
    <w:p w:rsidR="00D367B5" w:rsidRDefault="00D367B5">
      <w:pPr>
        <w:pStyle w:val="IDC3"/>
        <w:rPr>
          <w:ins w:id="121" w:author="UPC" w:date="2015-05-06T10:51:00Z"/>
          <w:rFonts w:asciiTheme="minorHAnsi" w:eastAsiaTheme="minorEastAsia" w:hAnsiTheme="minorHAnsi" w:cstheme="minorBidi"/>
          <w:noProof/>
          <w:szCs w:val="22"/>
          <w:lang w:eastAsia="ca-ES"/>
        </w:rPr>
      </w:pPr>
      <w:ins w:id="122" w:author="UPC" w:date="2015-05-06T10:51:00Z">
        <w:r w:rsidRPr="00B133ED">
          <w:rPr>
            <w:rStyle w:val="Enlla"/>
            <w:noProof/>
          </w:rPr>
          <w:fldChar w:fldCharType="begin"/>
        </w:r>
        <w:r w:rsidRPr="00B133ED">
          <w:rPr>
            <w:rStyle w:val="Enlla"/>
            <w:noProof/>
          </w:rPr>
          <w:instrText xml:space="preserve"> </w:instrText>
        </w:r>
        <w:r>
          <w:rPr>
            <w:noProof/>
          </w:rPr>
          <w:instrText>HYPERLINK \l "_Toc418672864"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3.2.6</w:t>
        </w:r>
        <w:r>
          <w:rPr>
            <w:rFonts w:asciiTheme="minorHAnsi" w:eastAsiaTheme="minorEastAsia" w:hAnsiTheme="minorHAnsi" w:cstheme="minorBidi"/>
            <w:noProof/>
            <w:szCs w:val="22"/>
            <w:lang w:eastAsia="ca-ES"/>
          </w:rPr>
          <w:tab/>
        </w:r>
        <w:r w:rsidRPr="00B133ED">
          <w:rPr>
            <w:rStyle w:val="Enlla"/>
            <w:noProof/>
          </w:rPr>
          <w:t>Codemirror per a non-rich editor</w:t>
        </w:r>
        <w:r>
          <w:rPr>
            <w:noProof/>
            <w:webHidden/>
          </w:rPr>
          <w:tab/>
        </w:r>
        <w:r>
          <w:rPr>
            <w:noProof/>
            <w:webHidden/>
          </w:rPr>
          <w:fldChar w:fldCharType="begin"/>
        </w:r>
        <w:r>
          <w:rPr>
            <w:noProof/>
            <w:webHidden/>
          </w:rPr>
          <w:instrText xml:space="preserve"> PAGEREF _Toc418672864 \h </w:instrText>
        </w:r>
        <w:r>
          <w:rPr>
            <w:noProof/>
            <w:webHidden/>
          </w:rPr>
        </w:r>
      </w:ins>
      <w:r>
        <w:rPr>
          <w:noProof/>
          <w:webHidden/>
        </w:rPr>
        <w:fldChar w:fldCharType="separate"/>
      </w:r>
      <w:ins w:id="123" w:author="UPC" w:date="2015-05-06T10:51:00Z">
        <w:r>
          <w:rPr>
            <w:noProof/>
            <w:webHidden/>
          </w:rPr>
          <w:t>45</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24" w:author="UPC" w:date="2015-05-06T10:51:00Z"/>
          <w:noProof/>
        </w:rPr>
      </w:pPr>
      <w:ins w:id="125" w:author="UPC" w:date="2015-05-06T10:51:00Z">
        <w:r w:rsidRPr="00B133ED">
          <w:rPr>
            <w:rStyle w:val="Enlla"/>
            <w:noProof/>
          </w:rPr>
          <w:fldChar w:fldCharType="begin"/>
        </w:r>
        <w:r w:rsidRPr="00B133ED">
          <w:rPr>
            <w:rStyle w:val="Enlla"/>
            <w:noProof/>
          </w:rPr>
          <w:instrText xml:space="preserve"> </w:instrText>
        </w:r>
        <w:r>
          <w:rPr>
            <w:noProof/>
          </w:rPr>
          <w:instrText>HYPERLINK \l "_Toc418672865"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3.2.6.1</w:t>
        </w:r>
        <w:r>
          <w:rPr>
            <w:noProof/>
          </w:rPr>
          <w:tab/>
        </w:r>
        <w:r w:rsidRPr="00B133ED">
          <w:rPr>
            <w:rStyle w:val="Enlla"/>
            <w:noProof/>
          </w:rPr>
          <w:t>Instal·lació de Codemirror per a non-rich editor</w:t>
        </w:r>
        <w:r>
          <w:rPr>
            <w:noProof/>
            <w:webHidden/>
          </w:rPr>
          <w:tab/>
        </w:r>
        <w:r>
          <w:rPr>
            <w:noProof/>
            <w:webHidden/>
          </w:rPr>
          <w:fldChar w:fldCharType="begin"/>
        </w:r>
        <w:r>
          <w:rPr>
            <w:noProof/>
            <w:webHidden/>
          </w:rPr>
          <w:instrText xml:space="preserve"> PAGEREF _Toc418672865 \h </w:instrText>
        </w:r>
        <w:r>
          <w:rPr>
            <w:noProof/>
            <w:webHidden/>
          </w:rPr>
        </w:r>
      </w:ins>
      <w:r>
        <w:rPr>
          <w:noProof/>
          <w:webHidden/>
        </w:rPr>
        <w:fldChar w:fldCharType="separate"/>
      </w:r>
      <w:ins w:id="126" w:author="UPC" w:date="2015-05-06T10:51:00Z">
        <w:r>
          <w:rPr>
            <w:noProof/>
            <w:webHidden/>
          </w:rPr>
          <w:t>45</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27" w:author="UPC" w:date="2015-05-06T10:51:00Z"/>
          <w:noProof/>
        </w:rPr>
      </w:pPr>
      <w:ins w:id="128" w:author="UPC" w:date="2015-05-06T10:51:00Z">
        <w:r w:rsidRPr="00B133ED">
          <w:rPr>
            <w:rStyle w:val="Enlla"/>
            <w:noProof/>
          </w:rPr>
          <w:fldChar w:fldCharType="begin"/>
        </w:r>
        <w:r w:rsidRPr="00B133ED">
          <w:rPr>
            <w:rStyle w:val="Enlla"/>
            <w:noProof/>
          </w:rPr>
          <w:instrText xml:space="preserve"> </w:instrText>
        </w:r>
        <w:r>
          <w:rPr>
            <w:noProof/>
          </w:rPr>
          <w:instrText>HYPERLINK \l "_Toc418672866"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3.2.6.2</w:t>
        </w:r>
        <w:r>
          <w:rPr>
            <w:noProof/>
          </w:rPr>
          <w:tab/>
        </w:r>
        <w:r w:rsidRPr="00B133ED">
          <w:rPr>
            <w:rStyle w:val="Enlla"/>
            <w:noProof/>
          </w:rPr>
          <w:t>Exemple bàsic de Codemirror per a non-rich editor</w:t>
        </w:r>
        <w:r>
          <w:rPr>
            <w:noProof/>
            <w:webHidden/>
          </w:rPr>
          <w:tab/>
        </w:r>
        <w:r>
          <w:rPr>
            <w:noProof/>
            <w:webHidden/>
          </w:rPr>
          <w:fldChar w:fldCharType="begin"/>
        </w:r>
        <w:r>
          <w:rPr>
            <w:noProof/>
            <w:webHidden/>
          </w:rPr>
          <w:instrText xml:space="preserve"> PAGEREF _Toc418672866 \h </w:instrText>
        </w:r>
        <w:r>
          <w:rPr>
            <w:noProof/>
            <w:webHidden/>
          </w:rPr>
        </w:r>
      </w:ins>
      <w:r>
        <w:rPr>
          <w:noProof/>
          <w:webHidden/>
        </w:rPr>
        <w:fldChar w:fldCharType="separate"/>
      </w:r>
      <w:ins w:id="129" w:author="UPC" w:date="2015-05-06T10:51:00Z">
        <w:r>
          <w:rPr>
            <w:noProof/>
            <w:webHidden/>
          </w:rPr>
          <w:t>46</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30" w:author="UPC" w:date="2015-05-06T10:51:00Z"/>
          <w:noProof/>
        </w:rPr>
      </w:pPr>
      <w:ins w:id="131" w:author="UPC" w:date="2015-05-06T10:51:00Z">
        <w:r w:rsidRPr="00B133ED">
          <w:rPr>
            <w:rStyle w:val="Enlla"/>
            <w:noProof/>
          </w:rPr>
          <w:fldChar w:fldCharType="begin"/>
        </w:r>
        <w:r w:rsidRPr="00B133ED">
          <w:rPr>
            <w:rStyle w:val="Enlla"/>
            <w:noProof/>
          </w:rPr>
          <w:instrText xml:space="preserve"> </w:instrText>
        </w:r>
        <w:r>
          <w:rPr>
            <w:noProof/>
          </w:rPr>
          <w:instrText>HYPERLINK \l "_Toc418672867"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3.2.6.3</w:t>
        </w:r>
        <w:r>
          <w:rPr>
            <w:noProof/>
          </w:rPr>
          <w:tab/>
        </w:r>
        <w:r w:rsidRPr="00B133ED">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_Toc418672867 \h </w:instrText>
        </w:r>
        <w:r>
          <w:rPr>
            <w:noProof/>
            <w:webHidden/>
          </w:rPr>
        </w:r>
      </w:ins>
      <w:r>
        <w:rPr>
          <w:noProof/>
          <w:webHidden/>
        </w:rPr>
        <w:fldChar w:fldCharType="separate"/>
      </w:r>
      <w:ins w:id="132" w:author="UPC" w:date="2015-05-06T10:51:00Z">
        <w:r>
          <w:rPr>
            <w:noProof/>
            <w:webHidden/>
          </w:rPr>
          <w:t>47</w:t>
        </w:r>
        <w:r>
          <w:rPr>
            <w:noProof/>
            <w:webHidden/>
          </w:rPr>
          <w:fldChar w:fldCharType="end"/>
        </w:r>
        <w:r w:rsidRPr="00B133ED">
          <w:rPr>
            <w:rStyle w:val="Enlla"/>
            <w:noProof/>
          </w:rPr>
          <w:fldChar w:fldCharType="end"/>
        </w:r>
      </w:ins>
    </w:p>
    <w:p w:rsidR="00D367B5" w:rsidRDefault="00D367B5">
      <w:pPr>
        <w:pStyle w:val="IDC3"/>
        <w:rPr>
          <w:ins w:id="133" w:author="UPC" w:date="2015-05-06T10:51:00Z"/>
          <w:rFonts w:asciiTheme="minorHAnsi" w:eastAsiaTheme="minorEastAsia" w:hAnsiTheme="minorHAnsi" w:cstheme="minorBidi"/>
          <w:noProof/>
          <w:szCs w:val="22"/>
          <w:lang w:eastAsia="ca-ES"/>
        </w:rPr>
      </w:pPr>
      <w:ins w:id="134" w:author="UPC" w:date="2015-05-06T10:51:00Z">
        <w:r w:rsidRPr="00B133ED">
          <w:rPr>
            <w:rStyle w:val="Enlla"/>
            <w:noProof/>
          </w:rPr>
          <w:fldChar w:fldCharType="begin"/>
        </w:r>
        <w:r w:rsidRPr="00B133ED">
          <w:rPr>
            <w:rStyle w:val="Enlla"/>
            <w:noProof/>
          </w:rPr>
          <w:instrText xml:space="preserve"> </w:instrText>
        </w:r>
        <w:r>
          <w:rPr>
            <w:noProof/>
          </w:rPr>
          <w:instrText>HYPERLINK \l "_Toc418672868"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3.2.7</w:t>
        </w:r>
        <w:r>
          <w:rPr>
            <w:rFonts w:asciiTheme="minorHAnsi" w:eastAsiaTheme="minorEastAsia" w:hAnsiTheme="minorHAnsi" w:cstheme="minorBidi"/>
            <w:noProof/>
            <w:szCs w:val="22"/>
            <w:lang w:eastAsia="ca-ES"/>
          </w:rPr>
          <w:tab/>
        </w:r>
        <w:r w:rsidRPr="00B133ED">
          <w:rPr>
            <w:rStyle w:val="Enlla"/>
            <w:noProof/>
          </w:rPr>
          <w:t>Solució de problemes</w:t>
        </w:r>
        <w:r>
          <w:rPr>
            <w:noProof/>
            <w:webHidden/>
          </w:rPr>
          <w:tab/>
        </w:r>
        <w:r>
          <w:rPr>
            <w:noProof/>
            <w:webHidden/>
          </w:rPr>
          <w:fldChar w:fldCharType="begin"/>
        </w:r>
        <w:r>
          <w:rPr>
            <w:noProof/>
            <w:webHidden/>
          </w:rPr>
          <w:instrText xml:space="preserve"> PAGEREF _Toc418672868 \h </w:instrText>
        </w:r>
        <w:r>
          <w:rPr>
            <w:noProof/>
            <w:webHidden/>
          </w:rPr>
        </w:r>
      </w:ins>
      <w:r>
        <w:rPr>
          <w:noProof/>
          <w:webHidden/>
        </w:rPr>
        <w:fldChar w:fldCharType="separate"/>
      </w:r>
      <w:ins w:id="135" w:author="UPC" w:date="2015-05-06T10:51:00Z">
        <w:r>
          <w:rPr>
            <w:noProof/>
            <w:webHidden/>
          </w:rPr>
          <w:t>48</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36" w:author="UPC" w:date="2015-05-06T10:51:00Z"/>
          <w:noProof/>
        </w:rPr>
      </w:pPr>
      <w:ins w:id="137" w:author="UPC" w:date="2015-05-06T10:51:00Z">
        <w:r w:rsidRPr="00B133ED">
          <w:rPr>
            <w:rStyle w:val="Enlla"/>
            <w:noProof/>
          </w:rPr>
          <w:fldChar w:fldCharType="begin"/>
        </w:r>
        <w:r w:rsidRPr="00B133ED">
          <w:rPr>
            <w:rStyle w:val="Enlla"/>
            <w:noProof/>
          </w:rPr>
          <w:instrText xml:space="preserve"> </w:instrText>
        </w:r>
        <w:r>
          <w:rPr>
            <w:noProof/>
          </w:rPr>
          <w:instrText>HYPERLINK \l "_Toc418672869"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3.2.7.1</w:t>
        </w:r>
        <w:r>
          <w:rPr>
            <w:noProof/>
          </w:rPr>
          <w:tab/>
        </w:r>
        <w:r w:rsidRPr="00B133ED">
          <w:rPr>
            <w:rStyle w:val="Enlla"/>
            <w:noProof/>
          </w:rPr>
          <w:t>Generació de l’arxiu WAR</w:t>
        </w:r>
        <w:r>
          <w:rPr>
            <w:noProof/>
            <w:webHidden/>
          </w:rPr>
          <w:tab/>
        </w:r>
        <w:r>
          <w:rPr>
            <w:noProof/>
            <w:webHidden/>
          </w:rPr>
          <w:fldChar w:fldCharType="begin"/>
        </w:r>
        <w:r>
          <w:rPr>
            <w:noProof/>
            <w:webHidden/>
          </w:rPr>
          <w:instrText xml:space="preserve"> PAGEREF _Toc418672869 \h </w:instrText>
        </w:r>
        <w:r>
          <w:rPr>
            <w:noProof/>
            <w:webHidden/>
          </w:rPr>
        </w:r>
      </w:ins>
      <w:r>
        <w:rPr>
          <w:noProof/>
          <w:webHidden/>
        </w:rPr>
        <w:fldChar w:fldCharType="separate"/>
      </w:r>
      <w:ins w:id="138" w:author="UPC" w:date="2015-05-06T10:51:00Z">
        <w:r>
          <w:rPr>
            <w:noProof/>
            <w:webHidden/>
          </w:rPr>
          <w:t>49</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39" w:author="UPC" w:date="2015-05-06T10:51:00Z"/>
          <w:noProof/>
        </w:rPr>
      </w:pPr>
      <w:ins w:id="140" w:author="UPC" w:date="2015-05-06T10:51:00Z">
        <w:r w:rsidRPr="00B133ED">
          <w:rPr>
            <w:rStyle w:val="Enlla"/>
            <w:noProof/>
          </w:rPr>
          <w:fldChar w:fldCharType="begin"/>
        </w:r>
        <w:r w:rsidRPr="00B133ED">
          <w:rPr>
            <w:rStyle w:val="Enlla"/>
            <w:noProof/>
          </w:rPr>
          <w:instrText xml:space="preserve"> </w:instrText>
        </w:r>
        <w:r>
          <w:rPr>
            <w:noProof/>
          </w:rPr>
          <w:instrText>HYPERLINK \l "_Toc418672870"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3.2.7.2</w:t>
        </w:r>
        <w:r>
          <w:rPr>
            <w:noProof/>
          </w:rPr>
          <w:tab/>
        </w:r>
        <w:r w:rsidRPr="00B133ED">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_Toc418672870 \h </w:instrText>
        </w:r>
        <w:r>
          <w:rPr>
            <w:noProof/>
            <w:webHidden/>
          </w:rPr>
        </w:r>
      </w:ins>
      <w:r>
        <w:rPr>
          <w:noProof/>
          <w:webHidden/>
        </w:rPr>
        <w:fldChar w:fldCharType="separate"/>
      </w:r>
      <w:ins w:id="141" w:author="UPC" w:date="2015-05-06T10:51:00Z">
        <w:r>
          <w:rPr>
            <w:noProof/>
            <w:webHidden/>
          </w:rPr>
          <w:t>49</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42" w:author="UPC" w:date="2015-05-06T10:51:00Z"/>
          <w:noProof/>
        </w:rPr>
      </w:pPr>
      <w:ins w:id="143" w:author="UPC" w:date="2015-05-06T10:51:00Z">
        <w:r w:rsidRPr="00B133ED">
          <w:rPr>
            <w:rStyle w:val="Enlla"/>
            <w:noProof/>
          </w:rPr>
          <w:fldChar w:fldCharType="begin"/>
        </w:r>
        <w:r w:rsidRPr="00B133ED">
          <w:rPr>
            <w:rStyle w:val="Enlla"/>
            <w:noProof/>
          </w:rPr>
          <w:instrText xml:space="preserve"> </w:instrText>
        </w:r>
        <w:r>
          <w:rPr>
            <w:noProof/>
          </w:rPr>
          <w:instrText>HYPERLINK \l "_Toc418672871"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3.2.7.3</w:t>
        </w:r>
        <w:r>
          <w:rPr>
            <w:noProof/>
          </w:rPr>
          <w:tab/>
        </w:r>
        <w:r w:rsidRPr="00B133ED">
          <w:rPr>
            <w:rStyle w:val="Enlla"/>
            <w:noProof/>
          </w:rPr>
          <w:t>CKEditor/Text Area afegeix espais i tabulacions</w:t>
        </w:r>
        <w:r>
          <w:rPr>
            <w:noProof/>
            <w:webHidden/>
          </w:rPr>
          <w:tab/>
        </w:r>
        <w:r>
          <w:rPr>
            <w:noProof/>
            <w:webHidden/>
          </w:rPr>
          <w:fldChar w:fldCharType="begin"/>
        </w:r>
        <w:r>
          <w:rPr>
            <w:noProof/>
            <w:webHidden/>
          </w:rPr>
          <w:instrText xml:space="preserve"> PAGEREF _Toc418672871 \h </w:instrText>
        </w:r>
        <w:r>
          <w:rPr>
            <w:noProof/>
            <w:webHidden/>
          </w:rPr>
        </w:r>
      </w:ins>
      <w:r>
        <w:rPr>
          <w:noProof/>
          <w:webHidden/>
        </w:rPr>
        <w:fldChar w:fldCharType="separate"/>
      </w:r>
      <w:ins w:id="144" w:author="UPC" w:date="2015-05-06T10:51:00Z">
        <w:r>
          <w:rPr>
            <w:noProof/>
            <w:webHidden/>
          </w:rPr>
          <w:t>50</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145" w:author="UPC" w:date="2015-05-06T10:51:00Z"/>
          <w:noProof/>
        </w:rPr>
      </w:pPr>
      <w:ins w:id="146" w:author="UPC" w:date="2015-05-06T10:51:00Z">
        <w:r w:rsidRPr="00B133ED">
          <w:rPr>
            <w:rStyle w:val="Enlla"/>
            <w:noProof/>
          </w:rPr>
          <w:fldChar w:fldCharType="begin"/>
        </w:r>
        <w:r w:rsidRPr="00B133ED">
          <w:rPr>
            <w:rStyle w:val="Enlla"/>
            <w:noProof/>
          </w:rPr>
          <w:instrText xml:space="preserve"> </w:instrText>
        </w:r>
        <w:r>
          <w:rPr>
            <w:noProof/>
          </w:rPr>
          <w:instrText>HYPERLINK \l "_Toc418672872"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3.2.7.4</w:t>
        </w:r>
        <w:r>
          <w:rPr>
            <w:noProof/>
          </w:rPr>
          <w:tab/>
        </w:r>
        <w:r w:rsidRPr="00B133ED">
          <w:rPr>
            <w:rStyle w:val="Enlla"/>
            <w:noProof/>
          </w:rPr>
          <w:t>L’editor del CKEditor no apareix al navegador</w:t>
        </w:r>
        <w:r>
          <w:rPr>
            <w:noProof/>
            <w:webHidden/>
          </w:rPr>
          <w:tab/>
        </w:r>
        <w:r>
          <w:rPr>
            <w:noProof/>
            <w:webHidden/>
          </w:rPr>
          <w:fldChar w:fldCharType="begin"/>
        </w:r>
        <w:r>
          <w:rPr>
            <w:noProof/>
            <w:webHidden/>
          </w:rPr>
          <w:instrText xml:space="preserve"> PAGEREF _Toc418672872 \h </w:instrText>
        </w:r>
        <w:r>
          <w:rPr>
            <w:noProof/>
            <w:webHidden/>
          </w:rPr>
        </w:r>
      </w:ins>
      <w:r>
        <w:rPr>
          <w:noProof/>
          <w:webHidden/>
        </w:rPr>
        <w:fldChar w:fldCharType="separate"/>
      </w:r>
      <w:ins w:id="147" w:author="UPC" w:date="2015-05-06T10:51:00Z">
        <w:r>
          <w:rPr>
            <w:noProof/>
            <w:webHidden/>
          </w:rPr>
          <w:t>50</w:t>
        </w:r>
        <w:r>
          <w:rPr>
            <w:noProof/>
            <w:webHidden/>
          </w:rPr>
          <w:fldChar w:fldCharType="end"/>
        </w:r>
        <w:r w:rsidRPr="00B133ED">
          <w:rPr>
            <w:rStyle w:val="Enlla"/>
            <w:noProof/>
          </w:rPr>
          <w:fldChar w:fldCharType="end"/>
        </w:r>
      </w:ins>
    </w:p>
    <w:p w:rsidR="00D367B5" w:rsidRDefault="00D367B5">
      <w:pPr>
        <w:pStyle w:val="IDC3"/>
        <w:rPr>
          <w:ins w:id="148" w:author="UPC" w:date="2015-05-06T10:51:00Z"/>
          <w:rFonts w:asciiTheme="minorHAnsi" w:eastAsiaTheme="minorEastAsia" w:hAnsiTheme="minorHAnsi" w:cstheme="minorBidi"/>
          <w:noProof/>
          <w:szCs w:val="22"/>
          <w:lang w:eastAsia="ca-ES"/>
        </w:rPr>
      </w:pPr>
      <w:ins w:id="149" w:author="UPC" w:date="2015-05-06T10:51:00Z">
        <w:r w:rsidRPr="00B133ED">
          <w:rPr>
            <w:rStyle w:val="Enlla"/>
            <w:noProof/>
          </w:rPr>
          <w:fldChar w:fldCharType="begin"/>
        </w:r>
        <w:r w:rsidRPr="00B133ED">
          <w:rPr>
            <w:rStyle w:val="Enlla"/>
            <w:noProof/>
          </w:rPr>
          <w:instrText xml:space="preserve"> </w:instrText>
        </w:r>
        <w:r>
          <w:rPr>
            <w:noProof/>
          </w:rPr>
          <w:instrText>HYPERLINK \l "_Toc418672873"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3.2.8</w:t>
        </w:r>
        <w:r>
          <w:rPr>
            <w:rFonts w:asciiTheme="minorHAnsi" w:eastAsiaTheme="minorEastAsia" w:hAnsiTheme="minorHAnsi" w:cstheme="minorBidi"/>
            <w:noProof/>
            <w:szCs w:val="22"/>
            <w:lang w:eastAsia="ca-ES"/>
          </w:rPr>
          <w:tab/>
        </w:r>
        <w:r w:rsidRPr="00B133ED">
          <w:rPr>
            <w:rStyle w:val="Enlla"/>
            <w:noProof/>
          </w:rPr>
          <w:t>Més opcions per l’arxiu config.js</w:t>
        </w:r>
        <w:r>
          <w:rPr>
            <w:noProof/>
            <w:webHidden/>
          </w:rPr>
          <w:tab/>
        </w:r>
        <w:r>
          <w:rPr>
            <w:noProof/>
            <w:webHidden/>
          </w:rPr>
          <w:fldChar w:fldCharType="begin"/>
        </w:r>
        <w:r>
          <w:rPr>
            <w:noProof/>
            <w:webHidden/>
          </w:rPr>
          <w:instrText xml:space="preserve"> PAGEREF _Toc418672873 \h </w:instrText>
        </w:r>
        <w:r>
          <w:rPr>
            <w:noProof/>
            <w:webHidden/>
          </w:rPr>
        </w:r>
      </w:ins>
      <w:r>
        <w:rPr>
          <w:noProof/>
          <w:webHidden/>
        </w:rPr>
        <w:fldChar w:fldCharType="separate"/>
      </w:r>
      <w:ins w:id="150" w:author="UPC" w:date="2015-05-06T10:51:00Z">
        <w:r>
          <w:rPr>
            <w:noProof/>
            <w:webHidden/>
          </w:rPr>
          <w:t>51</w:t>
        </w:r>
        <w:r>
          <w:rPr>
            <w:noProof/>
            <w:webHidden/>
          </w:rPr>
          <w:fldChar w:fldCharType="end"/>
        </w:r>
        <w:r w:rsidRPr="00B133ED">
          <w:rPr>
            <w:rStyle w:val="Enlla"/>
            <w:noProof/>
          </w:rPr>
          <w:fldChar w:fldCharType="end"/>
        </w:r>
      </w:ins>
    </w:p>
    <w:p w:rsidR="00D367B5" w:rsidRDefault="00D367B5">
      <w:pPr>
        <w:pStyle w:val="IDC3"/>
        <w:rPr>
          <w:ins w:id="151" w:author="UPC" w:date="2015-05-06T10:51:00Z"/>
          <w:rFonts w:asciiTheme="minorHAnsi" w:eastAsiaTheme="minorEastAsia" w:hAnsiTheme="minorHAnsi" w:cstheme="minorBidi"/>
          <w:noProof/>
          <w:szCs w:val="22"/>
          <w:lang w:eastAsia="ca-ES"/>
        </w:rPr>
      </w:pPr>
      <w:ins w:id="152" w:author="UPC" w:date="2015-05-06T10:51:00Z">
        <w:r w:rsidRPr="00B133ED">
          <w:rPr>
            <w:rStyle w:val="Enlla"/>
            <w:noProof/>
          </w:rPr>
          <w:fldChar w:fldCharType="begin"/>
        </w:r>
        <w:r w:rsidRPr="00B133ED">
          <w:rPr>
            <w:rStyle w:val="Enlla"/>
            <w:noProof/>
          </w:rPr>
          <w:instrText xml:space="preserve"> </w:instrText>
        </w:r>
        <w:r>
          <w:rPr>
            <w:noProof/>
          </w:rPr>
          <w:instrText>HYPERLINK \l "_Toc418672874"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3.2.9</w:t>
        </w:r>
        <w:r>
          <w:rPr>
            <w:rFonts w:asciiTheme="minorHAnsi" w:eastAsiaTheme="minorEastAsia" w:hAnsiTheme="minorHAnsi" w:cstheme="minorBidi"/>
            <w:noProof/>
            <w:szCs w:val="22"/>
            <w:lang w:eastAsia="ca-ES"/>
          </w:rPr>
          <w:tab/>
        </w:r>
        <w:r w:rsidRPr="00B133ED">
          <w:rPr>
            <w:rStyle w:val="Enlla"/>
            <w:noProof/>
          </w:rPr>
          <w:t>Creació d’un botó de la barra d’eines</w:t>
        </w:r>
        <w:r>
          <w:rPr>
            <w:noProof/>
            <w:webHidden/>
          </w:rPr>
          <w:tab/>
        </w:r>
        <w:r>
          <w:rPr>
            <w:noProof/>
            <w:webHidden/>
          </w:rPr>
          <w:fldChar w:fldCharType="begin"/>
        </w:r>
        <w:r>
          <w:rPr>
            <w:noProof/>
            <w:webHidden/>
          </w:rPr>
          <w:instrText xml:space="preserve"> PAGEREF _Toc418672874 \h </w:instrText>
        </w:r>
        <w:r>
          <w:rPr>
            <w:noProof/>
            <w:webHidden/>
          </w:rPr>
        </w:r>
      </w:ins>
      <w:r>
        <w:rPr>
          <w:noProof/>
          <w:webHidden/>
        </w:rPr>
        <w:fldChar w:fldCharType="separate"/>
      </w:r>
      <w:ins w:id="153" w:author="UPC" w:date="2015-05-06T10:51:00Z">
        <w:r>
          <w:rPr>
            <w:noProof/>
            <w:webHidden/>
          </w:rPr>
          <w:t>51</w:t>
        </w:r>
        <w:r>
          <w:rPr>
            <w:noProof/>
            <w:webHidden/>
          </w:rPr>
          <w:fldChar w:fldCharType="end"/>
        </w:r>
        <w:r w:rsidRPr="00B133ED">
          <w:rPr>
            <w:rStyle w:val="Enlla"/>
            <w:noProof/>
          </w:rPr>
          <w:fldChar w:fldCharType="end"/>
        </w:r>
      </w:ins>
    </w:p>
    <w:p w:rsidR="00D367B5" w:rsidRDefault="00D367B5">
      <w:pPr>
        <w:pStyle w:val="IDC1"/>
        <w:tabs>
          <w:tab w:val="left" w:pos="440"/>
        </w:tabs>
        <w:rPr>
          <w:ins w:id="154" w:author="UPC" w:date="2015-05-06T10:51:00Z"/>
          <w:rFonts w:asciiTheme="minorHAnsi" w:eastAsiaTheme="minorEastAsia" w:hAnsiTheme="minorHAnsi" w:cstheme="minorBidi"/>
          <w:b w:val="0"/>
          <w:bCs w:val="0"/>
          <w:noProof/>
          <w:szCs w:val="22"/>
          <w:lang w:eastAsia="ca-ES"/>
        </w:rPr>
      </w:pPr>
      <w:ins w:id="155" w:author="UPC" w:date="2015-05-06T10:51:00Z">
        <w:r w:rsidRPr="00B133ED">
          <w:rPr>
            <w:rStyle w:val="Enlla"/>
            <w:noProof/>
          </w:rPr>
          <w:fldChar w:fldCharType="begin"/>
        </w:r>
        <w:r w:rsidRPr="00B133ED">
          <w:rPr>
            <w:rStyle w:val="Enlla"/>
            <w:noProof/>
          </w:rPr>
          <w:instrText xml:space="preserve"> </w:instrText>
        </w:r>
        <w:r>
          <w:rPr>
            <w:noProof/>
          </w:rPr>
          <w:instrText>HYPERLINK \l "_Toc418672875"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w:t>
        </w:r>
        <w:r>
          <w:rPr>
            <w:rFonts w:asciiTheme="minorHAnsi" w:eastAsiaTheme="minorEastAsia" w:hAnsiTheme="minorHAnsi" w:cstheme="minorBidi"/>
            <w:b w:val="0"/>
            <w:bCs w:val="0"/>
            <w:noProof/>
            <w:szCs w:val="22"/>
            <w:lang w:eastAsia="ca-ES"/>
          </w:rPr>
          <w:tab/>
        </w:r>
        <w:r w:rsidRPr="00B133ED">
          <w:rPr>
            <w:rStyle w:val="Enlla"/>
            <w:noProof/>
          </w:rPr>
          <w:t>Aplicació Visor (rrhh)</w:t>
        </w:r>
        <w:r>
          <w:rPr>
            <w:noProof/>
            <w:webHidden/>
          </w:rPr>
          <w:tab/>
        </w:r>
        <w:r>
          <w:rPr>
            <w:noProof/>
            <w:webHidden/>
          </w:rPr>
          <w:fldChar w:fldCharType="begin"/>
        </w:r>
        <w:r>
          <w:rPr>
            <w:noProof/>
            <w:webHidden/>
          </w:rPr>
          <w:instrText xml:space="preserve"> PAGEREF _Toc418672875 \h </w:instrText>
        </w:r>
        <w:r>
          <w:rPr>
            <w:noProof/>
            <w:webHidden/>
          </w:rPr>
        </w:r>
      </w:ins>
      <w:r>
        <w:rPr>
          <w:noProof/>
          <w:webHidden/>
        </w:rPr>
        <w:fldChar w:fldCharType="separate"/>
      </w:r>
      <w:ins w:id="156" w:author="UPC" w:date="2015-05-06T10:51:00Z">
        <w:r>
          <w:rPr>
            <w:noProof/>
            <w:webHidden/>
          </w:rPr>
          <w:t>52</w:t>
        </w:r>
        <w:r>
          <w:rPr>
            <w:noProof/>
            <w:webHidden/>
          </w:rPr>
          <w:fldChar w:fldCharType="end"/>
        </w:r>
        <w:r w:rsidRPr="00B133ED">
          <w:rPr>
            <w:rStyle w:val="Enlla"/>
            <w:noProof/>
          </w:rPr>
          <w:fldChar w:fldCharType="end"/>
        </w:r>
      </w:ins>
    </w:p>
    <w:p w:rsidR="00D367B5" w:rsidRDefault="00D367B5">
      <w:pPr>
        <w:pStyle w:val="IDC2"/>
        <w:rPr>
          <w:ins w:id="157" w:author="UPC" w:date="2015-05-06T10:51:00Z"/>
          <w:rFonts w:asciiTheme="minorHAnsi" w:eastAsiaTheme="minorEastAsia" w:hAnsiTheme="minorHAnsi" w:cstheme="minorBidi"/>
          <w:noProof/>
          <w:szCs w:val="22"/>
          <w:lang w:eastAsia="ca-ES"/>
        </w:rPr>
      </w:pPr>
      <w:ins w:id="158" w:author="UPC" w:date="2015-05-06T10:51:00Z">
        <w:r w:rsidRPr="00B133ED">
          <w:rPr>
            <w:rStyle w:val="Enlla"/>
            <w:noProof/>
          </w:rPr>
          <w:fldChar w:fldCharType="begin"/>
        </w:r>
        <w:r w:rsidRPr="00B133ED">
          <w:rPr>
            <w:rStyle w:val="Enlla"/>
            <w:noProof/>
          </w:rPr>
          <w:instrText xml:space="preserve"> </w:instrText>
        </w:r>
        <w:r>
          <w:rPr>
            <w:noProof/>
          </w:rPr>
          <w:instrText>HYPERLINK \l "_Toc418672876"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4.1</w:t>
        </w:r>
        <w:r>
          <w:rPr>
            <w:rFonts w:asciiTheme="minorHAnsi" w:eastAsiaTheme="minorEastAsia" w:hAnsiTheme="minorHAnsi" w:cstheme="minorBidi"/>
            <w:noProof/>
            <w:szCs w:val="22"/>
            <w:lang w:eastAsia="ca-ES"/>
          </w:rPr>
          <w:tab/>
        </w:r>
        <w:r w:rsidRPr="00B133ED">
          <w:rPr>
            <w:rStyle w:val="Enlla"/>
            <w:noProof/>
          </w:rPr>
          <w:t>Mapejat del domini</w:t>
        </w:r>
        <w:r>
          <w:rPr>
            <w:noProof/>
            <w:webHidden/>
          </w:rPr>
          <w:tab/>
        </w:r>
        <w:r>
          <w:rPr>
            <w:noProof/>
            <w:webHidden/>
          </w:rPr>
          <w:fldChar w:fldCharType="begin"/>
        </w:r>
        <w:r>
          <w:rPr>
            <w:noProof/>
            <w:webHidden/>
          </w:rPr>
          <w:instrText xml:space="preserve"> PAGEREF _Toc418672876 \h </w:instrText>
        </w:r>
        <w:r>
          <w:rPr>
            <w:noProof/>
            <w:webHidden/>
          </w:rPr>
        </w:r>
      </w:ins>
      <w:r>
        <w:rPr>
          <w:noProof/>
          <w:webHidden/>
        </w:rPr>
        <w:fldChar w:fldCharType="separate"/>
      </w:r>
      <w:ins w:id="159" w:author="UPC" w:date="2015-05-06T10:51:00Z">
        <w:r>
          <w:rPr>
            <w:noProof/>
            <w:webHidden/>
          </w:rPr>
          <w:t>52</w:t>
        </w:r>
        <w:r>
          <w:rPr>
            <w:noProof/>
            <w:webHidden/>
          </w:rPr>
          <w:fldChar w:fldCharType="end"/>
        </w:r>
        <w:r w:rsidRPr="00B133ED">
          <w:rPr>
            <w:rStyle w:val="Enlla"/>
            <w:noProof/>
          </w:rPr>
          <w:fldChar w:fldCharType="end"/>
        </w:r>
      </w:ins>
    </w:p>
    <w:p w:rsidR="00D367B5" w:rsidRDefault="00D367B5">
      <w:pPr>
        <w:pStyle w:val="IDC2"/>
        <w:rPr>
          <w:ins w:id="160" w:author="UPC" w:date="2015-05-06T10:51:00Z"/>
          <w:rFonts w:asciiTheme="minorHAnsi" w:eastAsiaTheme="minorEastAsia" w:hAnsiTheme="minorHAnsi" w:cstheme="minorBidi"/>
          <w:noProof/>
          <w:szCs w:val="22"/>
          <w:lang w:eastAsia="ca-ES"/>
        </w:rPr>
      </w:pPr>
      <w:ins w:id="161" w:author="UPC" w:date="2015-05-06T10:51:00Z">
        <w:r w:rsidRPr="00B133ED">
          <w:rPr>
            <w:rStyle w:val="Enlla"/>
            <w:noProof/>
          </w:rPr>
          <w:fldChar w:fldCharType="begin"/>
        </w:r>
        <w:r w:rsidRPr="00B133ED">
          <w:rPr>
            <w:rStyle w:val="Enlla"/>
            <w:noProof/>
          </w:rPr>
          <w:instrText xml:space="preserve"> </w:instrText>
        </w:r>
        <w:r>
          <w:rPr>
            <w:noProof/>
          </w:rPr>
          <w:instrText>HYPERLINK \l "_Toc418672877"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4.2</w:t>
        </w:r>
        <w:r>
          <w:rPr>
            <w:rFonts w:asciiTheme="minorHAnsi" w:eastAsiaTheme="minorEastAsia" w:hAnsiTheme="minorHAnsi" w:cstheme="minorBidi"/>
            <w:noProof/>
            <w:szCs w:val="22"/>
            <w:lang w:eastAsia="ca-ES"/>
          </w:rPr>
          <w:tab/>
        </w:r>
        <w:r w:rsidRPr="00B133ED">
          <w:rPr>
            <w:rStyle w:val="Enlla"/>
            <w:noProof/>
          </w:rPr>
          <w:t>Controlador de visualització</w:t>
        </w:r>
        <w:r>
          <w:rPr>
            <w:noProof/>
            <w:webHidden/>
          </w:rPr>
          <w:tab/>
        </w:r>
        <w:r>
          <w:rPr>
            <w:noProof/>
            <w:webHidden/>
          </w:rPr>
          <w:fldChar w:fldCharType="begin"/>
        </w:r>
        <w:r>
          <w:rPr>
            <w:noProof/>
            <w:webHidden/>
          </w:rPr>
          <w:instrText xml:space="preserve"> PAGEREF _Toc418672877 \h </w:instrText>
        </w:r>
        <w:r>
          <w:rPr>
            <w:noProof/>
            <w:webHidden/>
          </w:rPr>
        </w:r>
      </w:ins>
      <w:r>
        <w:rPr>
          <w:noProof/>
          <w:webHidden/>
        </w:rPr>
        <w:fldChar w:fldCharType="separate"/>
      </w:r>
      <w:ins w:id="162" w:author="UPC" w:date="2015-05-06T10:51:00Z">
        <w:r>
          <w:rPr>
            <w:noProof/>
            <w:webHidden/>
          </w:rPr>
          <w:t>54</w:t>
        </w:r>
        <w:r>
          <w:rPr>
            <w:noProof/>
            <w:webHidden/>
          </w:rPr>
          <w:fldChar w:fldCharType="end"/>
        </w:r>
        <w:r w:rsidRPr="00B133ED">
          <w:rPr>
            <w:rStyle w:val="Enlla"/>
            <w:noProof/>
          </w:rPr>
          <w:fldChar w:fldCharType="end"/>
        </w:r>
      </w:ins>
    </w:p>
    <w:p w:rsidR="00D367B5" w:rsidRDefault="00D367B5">
      <w:pPr>
        <w:pStyle w:val="IDC3"/>
        <w:rPr>
          <w:ins w:id="163" w:author="UPC" w:date="2015-05-06T10:51:00Z"/>
          <w:rFonts w:asciiTheme="minorHAnsi" w:eastAsiaTheme="minorEastAsia" w:hAnsiTheme="minorHAnsi" w:cstheme="minorBidi"/>
          <w:noProof/>
          <w:szCs w:val="22"/>
          <w:lang w:eastAsia="ca-ES"/>
        </w:rPr>
      </w:pPr>
      <w:ins w:id="164" w:author="UPC" w:date="2015-05-06T10:51:00Z">
        <w:r w:rsidRPr="00B133ED">
          <w:rPr>
            <w:rStyle w:val="Enlla"/>
            <w:noProof/>
          </w:rPr>
          <w:fldChar w:fldCharType="begin"/>
        </w:r>
        <w:r w:rsidRPr="00B133ED">
          <w:rPr>
            <w:rStyle w:val="Enlla"/>
            <w:noProof/>
          </w:rPr>
          <w:instrText xml:space="preserve"> </w:instrText>
        </w:r>
        <w:r>
          <w:rPr>
            <w:noProof/>
          </w:rPr>
          <w:instrText>HYPERLINK \l "_Toc418672878"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4.2.1</w:t>
        </w:r>
        <w:r>
          <w:rPr>
            <w:rFonts w:asciiTheme="minorHAnsi" w:eastAsiaTheme="minorEastAsia" w:hAnsiTheme="minorHAnsi" w:cstheme="minorBidi"/>
            <w:noProof/>
            <w:szCs w:val="22"/>
            <w:lang w:eastAsia="ca-ES"/>
          </w:rPr>
          <w:tab/>
        </w:r>
        <w:r w:rsidRPr="00B133ED">
          <w:rPr>
            <w:rStyle w:val="Enlla"/>
            <w:noProof/>
          </w:rPr>
          <w:t>Redirecció</w:t>
        </w:r>
        <w:r>
          <w:rPr>
            <w:noProof/>
            <w:webHidden/>
          </w:rPr>
          <w:tab/>
        </w:r>
        <w:r>
          <w:rPr>
            <w:noProof/>
            <w:webHidden/>
          </w:rPr>
          <w:fldChar w:fldCharType="begin"/>
        </w:r>
        <w:r>
          <w:rPr>
            <w:noProof/>
            <w:webHidden/>
          </w:rPr>
          <w:instrText xml:space="preserve"> PAGEREF _Toc418672878 \h </w:instrText>
        </w:r>
        <w:r>
          <w:rPr>
            <w:noProof/>
            <w:webHidden/>
          </w:rPr>
        </w:r>
      </w:ins>
      <w:r>
        <w:rPr>
          <w:noProof/>
          <w:webHidden/>
        </w:rPr>
        <w:fldChar w:fldCharType="separate"/>
      </w:r>
      <w:ins w:id="165" w:author="UPC" w:date="2015-05-06T10:51:00Z">
        <w:r>
          <w:rPr>
            <w:noProof/>
            <w:webHidden/>
          </w:rPr>
          <w:t>55</w:t>
        </w:r>
        <w:r>
          <w:rPr>
            <w:noProof/>
            <w:webHidden/>
          </w:rPr>
          <w:fldChar w:fldCharType="end"/>
        </w:r>
        <w:r w:rsidRPr="00B133ED">
          <w:rPr>
            <w:rStyle w:val="Enlla"/>
            <w:noProof/>
          </w:rPr>
          <w:fldChar w:fldCharType="end"/>
        </w:r>
      </w:ins>
    </w:p>
    <w:p w:rsidR="00D367B5" w:rsidRDefault="00D367B5">
      <w:pPr>
        <w:pStyle w:val="IDC3"/>
        <w:rPr>
          <w:ins w:id="166" w:author="UPC" w:date="2015-05-06T10:51:00Z"/>
          <w:rFonts w:asciiTheme="minorHAnsi" w:eastAsiaTheme="minorEastAsia" w:hAnsiTheme="minorHAnsi" w:cstheme="minorBidi"/>
          <w:noProof/>
          <w:szCs w:val="22"/>
          <w:lang w:eastAsia="ca-ES"/>
        </w:rPr>
      </w:pPr>
      <w:ins w:id="167" w:author="UPC" w:date="2015-05-06T10:51:00Z">
        <w:r w:rsidRPr="00B133ED">
          <w:rPr>
            <w:rStyle w:val="Enlla"/>
            <w:noProof/>
          </w:rPr>
          <w:fldChar w:fldCharType="begin"/>
        </w:r>
        <w:r w:rsidRPr="00B133ED">
          <w:rPr>
            <w:rStyle w:val="Enlla"/>
            <w:noProof/>
          </w:rPr>
          <w:instrText xml:space="preserve"> </w:instrText>
        </w:r>
        <w:r>
          <w:rPr>
            <w:noProof/>
          </w:rPr>
          <w:instrText>HYPERLINK \l "_Toc418672879"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4.2.2</w:t>
        </w:r>
        <w:r>
          <w:rPr>
            <w:rFonts w:asciiTheme="minorHAnsi" w:eastAsiaTheme="minorEastAsia" w:hAnsiTheme="minorHAnsi" w:cstheme="minorBidi"/>
            <w:noProof/>
            <w:szCs w:val="22"/>
            <w:lang w:eastAsia="ca-ES"/>
          </w:rPr>
          <w:tab/>
        </w:r>
        <w:r w:rsidRPr="00B133ED">
          <w:rPr>
            <w:rStyle w:val="Enlla"/>
            <w:noProof/>
          </w:rPr>
          <w:t>Mètode render</w:t>
        </w:r>
        <w:r>
          <w:rPr>
            <w:noProof/>
            <w:webHidden/>
          </w:rPr>
          <w:tab/>
        </w:r>
        <w:r>
          <w:rPr>
            <w:noProof/>
            <w:webHidden/>
          </w:rPr>
          <w:fldChar w:fldCharType="begin"/>
        </w:r>
        <w:r>
          <w:rPr>
            <w:noProof/>
            <w:webHidden/>
          </w:rPr>
          <w:instrText xml:space="preserve"> PAGEREF _Toc418672879 \h </w:instrText>
        </w:r>
        <w:r>
          <w:rPr>
            <w:noProof/>
            <w:webHidden/>
          </w:rPr>
        </w:r>
      </w:ins>
      <w:r>
        <w:rPr>
          <w:noProof/>
          <w:webHidden/>
        </w:rPr>
        <w:fldChar w:fldCharType="separate"/>
      </w:r>
      <w:ins w:id="168" w:author="UPC" w:date="2015-05-06T10:51:00Z">
        <w:r>
          <w:rPr>
            <w:noProof/>
            <w:webHidden/>
          </w:rPr>
          <w:t>56</w:t>
        </w:r>
        <w:r>
          <w:rPr>
            <w:noProof/>
            <w:webHidden/>
          </w:rPr>
          <w:fldChar w:fldCharType="end"/>
        </w:r>
        <w:r w:rsidRPr="00B133ED">
          <w:rPr>
            <w:rStyle w:val="Enlla"/>
            <w:noProof/>
          </w:rPr>
          <w:fldChar w:fldCharType="end"/>
        </w:r>
      </w:ins>
    </w:p>
    <w:p w:rsidR="00D367B5" w:rsidRDefault="00D367B5">
      <w:pPr>
        <w:pStyle w:val="IDC2"/>
        <w:rPr>
          <w:ins w:id="169" w:author="UPC" w:date="2015-05-06T10:51:00Z"/>
          <w:rFonts w:asciiTheme="minorHAnsi" w:eastAsiaTheme="minorEastAsia" w:hAnsiTheme="minorHAnsi" w:cstheme="minorBidi"/>
          <w:noProof/>
          <w:szCs w:val="22"/>
          <w:lang w:eastAsia="ca-ES"/>
        </w:rPr>
      </w:pPr>
      <w:ins w:id="170" w:author="UPC" w:date="2015-05-06T10:51:00Z">
        <w:r w:rsidRPr="00B133ED">
          <w:rPr>
            <w:rStyle w:val="Enlla"/>
            <w:noProof/>
          </w:rPr>
          <w:fldChar w:fldCharType="begin"/>
        </w:r>
        <w:r w:rsidRPr="00B133ED">
          <w:rPr>
            <w:rStyle w:val="Enlla"/>
            <w:noProof/>
          </w:rPr>
          <w:instrText xml:space="preserve"> </w:instrText>
        </w:r>
        <w:r>
          <w:rPr>
            <w:noProof/>
          </w:rPr>
          <w:instrText>HYPERLINK \l "_Toc418672880"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4.3</w:t>
        </w:r>
        <w:r>
          <w:rPr>
            <w:rFonts w:asciiTheme="minorHAnsi" w:eastAsiaTheme="minorEastAsia" w:hAnsiTheme="minorHAnsi" w:cstheme="minorBidi"/>
            <w:noProof/>
            <w:szCs w:val="22"/>
            <w:lang w:eastAsia="ca-ES"/>
          </w:rPr>
          <w:tab/>
        </w:r>
        <w:r w:rsidRPr="00B133ED">
          <w:rPr>
            <w:rStyle w:val="Enlla"/>
            <w:noProof/>
          </w:rPr>
          <w:t>Controladors de cerca</w:t>
        </w:r>
        <w:r>
          <w:rPr>
            <w:noProof/>
            <w:webHidden/>
          </w:rPr>
          <w:tab/>
        </w:r>
        <w:r>
          <w:rPr>
            <w:noProof/>
            <w:webHidden/>
          </w:rPr>
          <w:fldChar w:fldCharType="begin"/>
        </w:r>
        <w:r>
          <w:rPr>
            <w:noProof/>
            <w:webHidden/>
          </w:rPr>
          <w:instrText xml:space="preserve"> PAGEREF _Toc418672880 \h </w:instrText>
        </w:r>
        <w:r>
          <w:rPr>
            <w:noProof/>
            <w:webHidden/>
          </w:rPr>
        </w:r>
      </w:ins>
      <w:r>
        <w:rPr>
          <w:noProof/>
          <w:webHidden/>
        </w:rPr>
        <w:fldChar w:fldCharType="separate"/>
      </w:r>
      <w:ins w:id="171" w:author="UPC" w:date="2015-05-06T10:51:00Z">
        <w:r>
          <w:rPr>
            <w:noProof/>
            <w:webHidden/>
          </w:rPr>
          <w:t>56</w:t>
        </w:r>
        <w:r>
          <w:rPr>
            <w:noProof/>
            <w:webHidden/>
          </w:rPr>
          <w:fldChar w:fldCharType="end"/>
        </w:r>
        <w:r w:rsidRPr="00B133ED">
          <w:rPr>
            <w:rStyle w:val="Enlla"/>
            <w:noProof/>
          </w:rPr>
          <w:fldChar w:fldCharType="end"/>
        </w:r>
      </w:ins>
    </w:p>
    <w:p w:rsidR="00D367B5" w:rsidRDefault="00D367B5">
      <w:pPr>
        <w:pStyle w:val="IDC2"/>
        <w:rPr>
          <w:ins w:id="172" w:author="UPC" w:date="2015-05-06T10:51:00Z"/>
          <w:rFonts w:asciiTheme="minorHAnsi" w:eastAsiaTheme="minorEastAsia" w:hAnsiTheme="minorHAnsi" w:cstheme="minorBidi"/>
          <w:noProof/>
          <w:szCs w:val="22"/>
          <w:lang w:eastAsia="ca-ES"/>
        </w:rPr>
      </w:pPr>
      <w:ins w:id="173" w:author="UPC" w:date="2015-05-06T10:51:00Z">
        <w:r w:rsidRPr="00B133ED">
          <w:rPr>
            <w:rStyle w:val="Enlla"/>
            <w:noProof/>
          </w:rPr>
          <w:fldChar w:fldCharType="begin"/>
        </w:r>
        <w:r w:rsidRPr="00B133ED">
          <w:rPr>
            <w:rStyle w:val="Enlla"/>
            <w:noProof/>
          </w:rPr>
          <w:instrText xml:space="preserve"> </w:instrText>
        </w:r>
        <w:r>
          <w:rPr>
            <w:noProof/>
          </w:rPr>
          <w:instrText>HYPERLINK \l "_Toc418672881"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4.4</w:t>
        </w:r>
        <w:r>
          <w:rPr>
            <w:rFonts w:asciiTheme="minorHAnsi" w:eastAsiaTheme="minorEastAsia" w:hAnsiTheme="minorHAnsi" w:cstheme="minorBidi"/>
            <w:noProof/>
            <w:szCs w:val="22"/>
            <w:lang w:eastAsia="ca-ES"/>
          </w:rPr>
          <w:tab/>
        </w:r>
        <w:r w:rsidRPr="00B133ED">
          <w:rPr>
            <w:rStyle w:val="Enlla"/>
            <w:noProof/>
          </w:rPr>
          <w:t>TAGs del CMS</w:t>
        </w:r>
        <w:r>
          <w:rPr>
            <w:noProof/>
            <w:webHidden/>
          </w:rPr>
          <w:tab/>
        </w:r>
        <w:r>
          <w:rPr>
            <w:noProof/>
            <w:webHidden/>
          </w:rPr>
          <w:fldChar w:fldCharType="begin"/>
        </w:r>
        <w:r>
          <w:rPr>
            <w:noProof/>
            <w:webHidden/>
          </w:rPr>
          <w:instrText xml:space="preserve"> PAGEREF _Toc418672881 \h </w:instrText>
        </w:r>
        <w:r>
          <w:rPr>
            <w:noProof/>
            <w:webHidden/>
          </w:rPr>
        </w:r>
      </w:ins>
      <w:r>
        <w:rPr>
          <w:noProof/>
          <w:webHidden/>
        </w:rPr>
        <w:fldChar w:fldCharType="separate"/>
      </w:r>
      <w:ins w:id="174" w:author="UPC" w:date="2015-05-06T10:51:00Z">
        <w:r>
          <w:rPr>
            <w:noProof/>
            <w:webHidden/>
          </w:rPr>
          <w:t>57</w:t>
        </w:r>
        <w:r>
          <w:rPr>
            <w:noProof/>
            <w:webHidden/>
          </w:rPr>
          <w:fldChar w:fldCharType="end"/>
        </w:r>
        <w:r w:rsidRPr="00B133ED">
          <w:rPr>
            <w:rStyle w:val="Enlla"/>
            <w:noProof/>
          </w:rPr>
          <w:fldChar w:fldCharType="end"/>
        </w:r>
      </w:ins>
    </w:p>
    <w:p w:rsidR="00D367B5" w:rsidRDefault="00D367B5">
      <w:pPr>
        <w:pStyle w:val="IDC2"/>
        <w:rPr>
          <w:ins w:id="175" w:author="UPC" w:date="2015-05-06T10:51:00Z"/>
          <w:rFonts w:asciiTheme="minorHAnsi" w:eastAsiaTheme="minorEastAsia" w:hAnsiTheme="minorHAnsi" w:cstheme="minorBidi"/>
          <w:noProof/>
          <w:szCs w:val="22"/>
          <w:lang w:eastAsia="ca-ES"/>
        </w:rPr>
      </w:pPr>
      <w:ins w:id="176" w:author="UPC" w:date="2015-05-06T10:51:00Z">
        <w:r w:rsidRPr="00B133ED">
          <w:rPr>
            <w:rStyle w:val="Enlla"/>
            <w:noProof/>
          </w:rPr>
          <w:fldChar w:fldCharType="begin"/>
        </w:r>
        <w:r w:rsidRPr="00B133ED">
          <w:rPr>
            <w:rStyle w:val="Enlla"/>
            <w:noProof/>
          </w:rPr>
          <w:instrText xml:space="preserve"> </w:instrText>
        </w:r>
        <w:r>
          <w:rPr>
            <w:noProof/>
          </w:rPr>
          <w:instrText>HYPERLINK \l "_Toc418672882"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4.5</w:t>
        </w:r>
        <w:r>
          <w:rPr>
            <w:rFonts w:asciiTheme="minorHAnsi" w:eastAsiaTheme="minorEastAsia" w:hAnsiTheme="minorHAnsi" w:cstheme="minorBidi"/>
            <w:noProof/>
            <w:szCs w:val="22"/>
            <w:lang w:eastAsia="ca-ES"/>
          </w:rPr>
          <w:tab/>
        </w:r>
        <w:r w:rsidRPr="00B133ED">
          <w:rPr>
            <w:rStyle w:val="Enlla"/>
            <w:noProof/>
          </w:rPr>
          <w:t>Aplicació Visor com a servidor de recursos</w:t>
        </w:r>
        <w:r>
          <w:rPr>
            <w:noProof/>
            <w:webHidden/>
          </w:rPr>
          <w:tab/>
        </w:r>
        <w:r>
          <w:rPr>
            <w:noProof/>
            <w:webHidden/>
          </w:rPr>
          <w:fldChar w:fldCharType="begin"/>
        </w:r>
        <w:r>
          <w:rPr>
            <w:noProof/>
            <w:webHidden/>
          </w:rPr>
          <w:instrText xml:space="preserve"> PAGEREF _Toc418672882 \h </w:instrText>
        </w:r>
        <w:r>
          <w:rPr>
            <w:noProof/>
            <w:webHidden/>
          </w:rPr>
        </w:r>
      </w:ins>
      <w:r>
        <w:rPr>
          <w:noProof/>
          <w:webHidden/>
        </w:rPr>
        <w:fldChar w:fldCharType="separate"/>
      </w:r>
      <w:ins w:id="177" w:author="UPC" w:date="2015-05-06T10:51:00Z">
        <w:r>
          <w:rPr>
            <w:noProof/>
            <w:webHidden/>
          </w:rPr>
          <w:t>58</w:t>
        </w:r>
        <w:r>
          <w:rPr>
            <w:noProof/>
            <w:webHidden/>
          </w:rPr>
          <w:fldChar w:fldCharType="end"/>
        </w:r>
        <w:r w:rsidRPr="00B133ED">
          <w:rPr>
            <w:rStyle w:val="Enlla"/>
            <w:noProof/>
          </w:rPr>
          <w:fldChar w:fldCharType="end"/>
        </w:r>
      </w:ins>
    </w:p>
    <w:p w:rsidR="00D367B5" w:rsidRDefault="00D367B5">
      <w:pPr>
        <w:pStyle w:val="IDC1"/>
        <w:tabs>
          <w:tab w:val="left" w:pos="440"/>
        </w:tabs>
        <w:rPr>
          <w:ins w:id="178" w:author="UPC" w:date="2015-05-06T10:51:00Z"/>
          <w:rFonts w:asciiTheme="minorHAnsi" w:eastAsiaTheme="minorEastAsia" w:hAnsiTheme="minorHAnsi" w:cstheme="minorBidi"/>
          <w:b w:val="0"/>
          <w:bCs w:val="0"/>
          <w:noProof/>
          <w:szCs w:val="22"/>
          <w:lang w:eastAsia="ca-ES"/>
        </w:rPr>
      </w:pPr>
      <w:ins w:id="179" w:author="UPC" w:date="2015-05-06T10:51:00Z">
        <w:r w:rsidRPr="00B133ED">
          <w:rPr>
            <w:rStyle w:val="Enlla"/>
            <w:noProof/>
          </w:rPr>
          <w:fldChar w:fldCharType="begin"/>
        </w:r>
        <w:r w:rsidRPr="00B133ED">
          <w:rPr>
            <w:rStyle w:val="Enlla"/>
            <w:noProof/>
          </w:rPr>
          <w:instrText xml:space="preserve"> </w:instrText>
        </w:r>
        <w:r>
          <w:rPr>
            <w:noProof/>
          </w:rPr>
          <w:instrText>HYPERLINK \l "_Toc418672883"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w:t>
        </w:r>
        <w:r>
          <w:rPr>
            <w:rFonts w:asciiTheme="minorHAnsi" w:eastAsiaTheme="minorEastAsia" w:hAnsiTheme="minorHAnsi" w:cstheme="minorBidi"/>
            <w:b w:val="0"/>
            <w:bCs w:val="0"/>
            <w:noProof/>
            <w:szCs w:val="22"/>
            <w:lang w:eastAsia="ca-ES"/>
          </w:rPr>
          <w:tab/>
        </w:r>
        <w:r w:rsidRPr="00B133ED">
          <w:rPr>
            <w:rStyle w:val="Enlla"/>
            <w:noProof/>
          </w:rPr>
          <w:t>Aplicacions RPPAS, RPPDI i RPBEC</w:t>
        </w:r>
        <w:r>
          <w:rPr>
            <w:noProof/>
            <w:webHidden/>
          </w:rPr>
          <w:tab/>
        </w:r>
        <w:r>
          <w:rPr>
            <w:noProof/>
            <w:webHidden/>
          </w:rPr>
          <w:fldChar w:fldCharType="begin"/>
        </w:r>
        <w:r>
          <w:rPr>
            <w:noProof/>
            <w:webHidden/>
          </w:rPr>
          <w:instrText xml:space="preserve"> PAGEREF _Toc418672883 \h </w:instrText>
        </w:r>
        <w:r>
          <w:rPr>
            <w:noProof/>
            <w:webHidden/>
          </w:rPr>
        </w:r>
      </w:ins>
      <w:r>
        <w:rPr>
          <w:noProof/>
          <w:webHidden/>
        </w:rPr>
        <w:fldChar w:fldCharType="separate"/>
      </w:r>
      <w:ins w:id="180" w:author="UPC" w:date="2015-05-06T10:51:00Z">
        <w:r>
          <w:rPr>
            <w:noProof/>
            <w:webHidden/>
          </w:rPr>
          <w:t>60</w:t>
        </w:r>
        <w:r>
          <w:rPr>
            <w:noProof/>
            <w:webHidden/>
          </w:rPr>
          <w:fldChar w:fldCharType="end"/>
        </w:r>
        <w:r w:rsidRPr="00B133ED">
          <w:rPr>
            <w:rStyle w:val="Enlla"/>
            <w:noProof/>
          </w:rPr>
          <w:fldChar w:fldCharType="end"/>
        </w:r>
      </w:ins>
    </w:p>
    <w:p w:rsidR="00D367B5" w:rsidRDefault="00D367B5">
      <w:pPr>
        <w:pStyle w:val="IDC2"/>
        <w:rPr>
          <w:ins w:id="181" w:author="UPC" w:date="2015-05-06T10:51:00Z"/>
          <w:rFonts w:asciiTheme="minorHAnsi" w:eastAsiaTheme="minorEastAsia" w:hAnsiTheme="minorHAnsi" w:cstheme="minorBidi"/>
          <w:noProof/>
          <w:szCs w:val="22"/>
          <w:lang w:eastAsia="ca-ES"/>
        </w:rPr>
      </w:pPr>
      <w:ins w:id="182" w:author="UPC" w:date="2015-05-06T10:51:00Z">
        <w:r w:rsidRPr="00B133ED">
          <w:rPr>
            <w:rStyle w:val="Enlla"/>
            <w:noProof/>
          </w:rPr>
          <w:fldChar w:fldCharType="begin"/>
        </w:r>
        <w:r w:rsidRPr="00B133ED">
          <w:rPr>
            <w:rStyle w:val="Enlla"/>
            <w:noProof/>
          </w:rPr>
          <w:instrText xml:space="preserve"> </w:instrText>
        </w:r>
        <w:r>
          <w:rPr>
            <w:noProof/>
          </w:rPr>
          <w:instrText>HYPERLINK \l "_Toc418672884"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5.1</w:t>
        </w:r>
        <w:r>
          <w:rPr>
            <w:rFonts w:asciiTheme="minorHAnsi" w:eastAsiaTheme="minorEastAsia" w:hAnsiTheme="minorHAnsi" w:cstheme="minorBidi"/>
            <w:noProof/>
            <w:szCs w:val="22"/>
            <w:lang w:eastAsia="ca-ES"/>
          </w:rPr>
          <w:tab/>
        </w:r>
        <w:r w:rsidRPr="00B133ED">
          <w:rPr>
            <w:rStyle w:val="Enlla"/>
            <w:noProof/>
          </w:rPr>
          <w:t>Configuració de web services</w:t>
        </w:r>
        <w:r>
          <w:rPr>
            <w:noProof/>
            <w:webHidden/>
          </w:rPr>
          <w:tab/>
        </w:r>
        <w:r>
          <w:rPr>
            <w:noProof/>
            <w:webHidden/>
          </w:rPr>
          <w:fldChar w:fldCharType="begin"/>
        </w:r>
        <w:r>
          <w:rPr>
            <w:noProof/>
            <w:webHidden/>
          </w:rPr>
          <w:instrText xml:space="preserve"> PAGEREF _Toc418672884 \h </w:instrText>
        </w:r>
        <w:r>
          <w:rPr>
            <w:noProof/>
            <w:webHidden/>
          </w:rPr>
        </w:r>
      </w:ins>
      <w:r>
        <w:rPr>
          <w:noProof/>
          <w:webHidden/>
        </w:rPr>
        <w:fldChar w:fldCharType="separate"/>
      </w:r>
      <w:ins w:id="183" w:author="UPC" w:date="2015-05-06T10:51:00Z">
        <w:r>
          <w:rPr>
            <w:noProof/>
            <w:webHidden/>
          </w:rPr>
          <w:t>60</w:t>
        </w:r>
        <w:r>
          <w:rPr>
            <w:noProof/>
            <w:webHidden/>
          </w:rPr>
          <w:fldChar w:fldCharType="end"/>
        </w:r>
        <w:r w:rsidRPr="00B133ED">
          <w:rPr>
            <w:rStyle w:val="Enlla"/>
            <w:noProof/>
          </w:rPr>
          <w:fldChar w:fldCharType="end"/>
        </w:r>
      </w:ins>
    </w:p>
    <w:p w:rsidR="00D367B5" w:rsidRDefault="00D367B5">
      <w:pPr>
        <w:pStyle w:val="IDC3"/>
        <w:rPr>
          <w:ins w:id="184" w:author="UPC" w:date="2015-05-06T10:51:00Z"/>
          <w:rFonts w:asciiTheme="minorHAnsi" w:eastAsiaTheme="minorEastAsia" w:hAnsiTheme="minorHAnsi" w:cstheme="minorBidi"/>
          <w:noProof/>
          <w:szCs w:val="22"/>
          <w:lang w:eastAsia="ca-ES"/>
        </w:rPr>
      </w:pPr>
      <w:ins w:id="185" w:author="UPC" w:date="2015-05-06T10:51:00Z">
        <w:r w:rsidRPr="00B133ED">
          <w:rPr>
            <w:rStyle w:val="Enlla"/>
            <w:noProof/>
          </w:rPr>
          <w:fldChar w:fldCharType="begin"/>
        </w:r>
        <w:r w:rsidRPr="00B133ED">
          <w:rPr>
            <w:rStyle w:val="Enlla"/>
            <w:noProof/>
          </w:rPr>
          <w:instrText xml:space="preserve"> </w:instrText>
        </w:r>
        <w:r>
          <w:rPr>
            <w:noProof/>
          </w:rPr>
          <w:instrText>HYPERLINK \l "_Toc418672885"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5.1.1</w:t>
        </w:r>
        <w:r>
          <w:rPr>
            <w:rFonts w:asciiTheme="minorHAnsi" w:eastAsiaTheme="minorEastAsia" w:hAnsiTheme="minorHAnsi" w:cstheme="minorBidi"/>
            <w:noProof/>
            <w:szCs w:val="22"/>
            <w:lang w:eastAsia="ca-ES"/>
          </w:rPr>
          <w:tab/>
        </w:r>
        <w:r w:rsidRPr="00B133ED">
          <w:rPr>
            <w:rStyle w:val="Enlla"/>
            <w:noProof/>
          </w:rPr>
          <w:t>Obtenir el ClientInterface</w:t>
        </w:r>
        <w:r>
          <w:rPr>
            <w:noProof/>
            <w:webHidden/>
          </w:rPr>
          <w:tab/>
        </w:r>
        <w:r>
          <w:rPr>
            <w:noProof/>
            <w:webHidden/>
          </w:rPr>
          <w:fldChar w:fldCharType="begin"/>
        </w:r>
        <w:r>
          <w:rPr>
            <w:noProof/>
            <w:webHidden/>
          </w:rPr>
          <w:instrText xml:space="preserve"> PAGEREF _Toc418672885 \h </w:instrText>
        </w:r>
        <w:r>
          <w:rPr>
            <w:noProof/>
            <w:webHidden/>
          </w:rPr>
        </w:r>
      </w:ins>
      <w:r>
        <w:rPr>
          <w:noProof/>
          <w:webHidden/>
        </w:rPr>
        <w:fldChar w:fldCharType="separate"/>
      </w:r>
      <w:ins w:id="186" w:author="UPC" w:date="2015-05-06T10:51:00Z">
        <w:r>
          <w:rPr>
            <w:noProof/>
            <w:webHidden/>
          </w:rPr>
          <w:t>61</w:t>
        </w:r>
        <w:r>
          <w:rPr>
            <w:noProof/>
            <w:webHidden/>
          </w:rPr>
          <w:fldChar w:fldCharType="end"/>
        </w:r>
        <w:r w:rsidRPr="00B133ED">
          <w:rPr>
            <w:rStyle w:val="Enlla"/>
            <w:noProof/>
          </w:rPr>
          <w:fldChar w:fldCharType="end"/>
        </w:r>
      </w:ins>
    </w:p>
    <w:p w:rsidR="00D367B5" w:rsidRDefault="00D367B5">
      <w:pPr>
        <w:pStyle w:val="IDC2"/>
        <w:rPr>
          <w:ins w:id="187" w:author="UPC" w:date="2015-05-06T10:51:00Z"/>
          <w:rFonts w:asciiTheme="minorHAnsi" w:eastAsiaTheme="minorEastAsia" w:hAnsiTheme="minorHAnsi" w:cstheme="minorBidi"/>
          <w:noProof/>
          <w:szCs w:val="22"/>
          <w:lang w:eastAsia="ca-ES"/>
        </w:rPr>
      </w:pPr>
      <w:ins w:id="188" w:author="UPC" w:date="2015-05-06T10:51:00Z">
        <w:r w:rsidRPr="00B133ED">
          <w:rPr>
            <w:rStyle w:val="Enlla"/>
            <w:noProof/>
          </w:rPr>
          <w:fldChar w:fldCharType="begin"/>
        </w:r>
        <w:r w:rsidRPr="00B133ED">
          <w:rPr>
            <w:rStyle w:val="Enlla"/>
            <w:noProof/>
          </w:rPr>
          <w:instrText xml:space="preserve"> </w:instrText>
        </w:r>
        <w:r>
          <w:rPr>
            <w:noProof/>
          </w:rPr>
          <w:instrText>HYPERLINK \l "_Toc418672886"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5.2</w:t>
        </w:r>
        <w:r>
          <w:rPr>
            <w:rFonts w:asciiTheme="minorHAnsi" w:eastAsiaTheme="minorEastAsia" w:hAnsiTheme="minorHAnsi" w:cstheme="minorBidi"/>
            <w:noProof/>
            <w:szCs w:val="22"/>
            <w:lang w:eastAsia="ca-ES"/>
          </w:rPr>
          <w:tab/>
        </w:r>
        <w:r w:rsidRPr="00B133ED">
          <w:rPr>
            <w:rStyle w:val="Enlla"/>
            <w:noProof/>
          </w:rPr>
          <w:t>Ús del webservice</w:t>
        </w:r>
        <w:r>
          <w:rPr>
            <w:noProof/>
            <w:webHidden/>
          </w:rPr>
          <w:tab/>
        </w:r>
        <w:r>
          <w:rPr>
            <w:noProof/>
            <w:webHidden/>
          </w:rPr>
          <w:fldChar w:fldCharType="begin"/>
        </w:r>
        <w:r>
          <w:rPr>
            <w:noProof/>
            <w:webHidden/>
          </w:rPr>
          <w:instrText xml:space="preserve"> PAGEREF _Toc418672886 \h </w:instrText>
        </w:r>
        <w:r>
          <w:rPr>
            <w:noProof/>
            <w:webHidden/>
          </w:rPr>
        </w:r>
      </w:ins>
      <w:r>
        <w:rPr>
          <w:noProof/>
          <w:webHidden/>
        </w:rPr>
        <w:fldChar w:fldCharType="separate"/>
      </w:r>
      <w:ins w:id="189" w:author="UPC" w:date="2015-05-06T10:51:00Z">
        <w:r>
          <w:rPr>
            <w:noProof/>
            <w:webHidden/>
          </w:rPr>
          <w:t>62</w:t>
        </w:r>
        <w:r>
          <w:rPr>
            <w:noProof/>
            <w:webHidden/>
          </w:rPr>
          <w:fldChar w:fldCharType="end"/>
        </w:r>
        <w:r w:rsidRPr="00B133ED">
          <w:rPr>
            <w:rStyle w:val="Enlla"/>
            <w:noProof/>
          </w:rPr>
          <w:fldChar w:fldCharType="end"/>
        </w:r>
      </w:ins>
    </w:p>
    <w:p w:rsidR="00D367B5" w:rsidRDefault="00D367B5">
      <w:pPr>
        <w:pStyle w:val="IDC2"/>
        <w:rPr>
          <w:ins w:id="190" w:author="UPC" w:date="2015-05-06T10:51:00Z"/>
          <w:rFonts w:asciiTheme="minorHAnsi" w:eastAsiaTheme="minorEastAsia" w:hAnsiTheme="minorHAnsi" w:cstheme="minorBidi"/>
          <w:noProof/>
          <w:szCs w:val="22"/>
          <w:lang w:eastAsia="ca-ES"/>
        </w:rPr>
      </w:pPr>
      <w:ins w:id="191" w:author="UPC" w:date="2015-05-06T10:51:00Z">
        <w:r w:rsidRPr="00B133ED">
          <w:rPr>
            <w:rStyle w:val="Enlla"/>
            <w:noProof/>
          </w:rPr>
          <w:lastRenderedPageBreak/>
          <w:fldChar w:fldCharType="begin"/>
        </w:r>
        <w:r w:rsidRPr="00B133ED">
          <w:rPr>
            <w:rStyle w:val="Enlla"/>
            <w:noProof/>
          </w:rPr>
          <w:instrText xml:space="preserve"> </w:instrText>
        </w:r>
        <w:r>
          <w:rPr>
            <w:noProof/>
          </w:rPr>
          <w:instrText>HYPERLINK \l "_Toc418672887"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5.3</w:t>
        </w:r>
        <w:r>
          <w:rPr>
            <w:rFonts w:asciiTheme="minorHAnsi" w:eastAsiaTheme="minorEastAsia" w:hAnsiTheme="minorHAnsi" w:cstheme="minorBidi"/>
            <w:noProof/>
            <w:szCs w:val="22"/>
            <w:lang w:eastAsia="ca-ES"/>
          </w:rPr>
          <w:tab/>
        </w:r>
        <w:r w:rsidRPr="00B133ED">
          <w:rPr>
            <w:rStyle w:val="Enlla"/>
            <w:noProof/>
          </w:rPr>
          <w:t>Peculiaritats del web service del Rebut Nòmina</w:t>
        </w:r>
        <w:r>
          <w:rPr>
            <w:noProof/>
            <w:webHidden/>
          </w:rPr>
          <w:tab/>
        </w:r>
        <w:r>
          <w:rPr>
            <w:noProof/>
            <w:webHidden/>
          </w:rPr>
          <w:fldChar w:fldCharType="begin"/>
        </w:r>
        <w:r>
          <w:rPr>
            <w:noProof/>
            <w:webHidden/>
          </w:rPr>
          <w:instrText xml:space="preserve"> PAGEREF _Toc418672887 \h </w:instrText>
        </w:r>
        <w:r>
          <w:rPr>
            <w:noProof/>
            <w:webHidden/>
          </w:rPr>
        </w:r>
      </w:ins>
      <w:r>
        <w:rPr>
          <w:noProof/>
          <w:webHidden/>
        </w:rPr>
        <w:fldChar w:fldCharType="separate"/>
      </w:r>
      <w:ins w:id="192" w:author="UPC" w:date="2015-05-06T10:51:00Z">
        <w:r>
          <w:rPr>
            <w:noProof/>
            <w:webHidden/>
          </w:rPr>
          <w:t>63</w:t>
        </w:r>
        <w:r>
          <w:rPr>
            <w:noProof/>
            <w:webHidden/>
          </w:rPr>
          <w:fldChar w:fldCharType="end"/>
        </w:r>
        <w:r w:rsidRPr="00B133ED">
          <w:rPr>
            <w:rStyle w:val="Enlla"/>
            <w:noProof/>
          </w:rPr>
          <w:fldChar w:fldCharType="end"/>
        </w:r>
      </w:ins>
    </w:p>
    <w:p w:rsidR="00D367B5" w:rsidRDefault="00D367B5">
      <w:pPr>
        <w:pStyle w:val="IDC3"/>
        <w:rPr>
          <w:ins w:id="193" w:author="UPC" w:date="2015-05-06T10:51:00Z"/>
          <w:rFonts w:asciiTheme="minorHAnsi" w:eastAsiaTheme="minorEastAsia" w:hAnsiTheme="minorHAnsi" w:cstheme="minorBidi"/>
          <w:noProof/>
          <w:szCs w:val="22"/>
          <w:lang w:eastAsia="ca-ES"/>
        </w:rPr>
      </w:pPr>
      <w:ins w:id="194" w:author="UPC" w:date="2015-05-06T10:51:00Z">
        <w:r w:rsidRPr="00B133ED">
          <w:rPr>
            <w:rStyle w:val="Enlla"/>
            <w:noProof/>
          </w:rPr>
          <w:fldChar w:fldCharType="begin"/>
        </w:r>
        <w:r w:rsidRPr="00B133ED">
          <w:rPr>
            <w:rStyle w:val="Enlla"/>
            <w:noProof/>
          </w:rPr>
          <w:instrText xml:space="preserve"> </w:instrText>
        </w:r>
        <w:r>
          <w:rPr>
            <w:noProof/>
          </w:rPr>
          <w:instrText>HYPERLINK \l "_Toc418672888"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5.3.1</w:t>
        </w:r>
        <w:r>
          <w:rPr>
            <w:rFonts w:asciiTheme="minorHAnsi" w:eastAsiaTheme="minorEastAsia" w:hAnsiTheme="minorHAnsi" w:cstheme="minorBidi"/>
            <w:noProof/>
            <w:szCs w:val="22"/>
            <w:lang w:eastAsia="ca-ES"/>
          </w:rPr>
          <w:tab/>
        </w:r>
        <w:r w:rsidRPr="00B133ED">
          <w:rPr>
            <w:rStyle w:val="Enlla"/>
            <w:noProof/>
          </w:rPr>
          <w:t>Ús amb Java 1.8</w:t>
        </w:r>
        <w:r>
          <w:rPr>
            <w:noProof/>
            <w:webHidden/>
          </w:rPr>
          <w:tab/>
        </w:r>
        <w:r>
          <w:rPr>
            <w:noProof/>
            <w:webHidden/>
          </w:rPr>
          <w:fldChar w:fldCharType="begin"/>
        </w:r>
        <w:r>
          <w:rPr>
            <w:noProof/>
            <w:webHidden/>
          </w:rPr>
          <w:instrText xml:space="preserve"> PAGEREF _Toc418672888 \h </w:instrText>
        </w:r>
        <w:r>
          <w:rPr>
            <w:noProof/>
            <w:webHidden/>
          </w:rPr>
        </w:r>
      </w:ins>
      <w:r>
        <w:rPr>
          <w:noProof/>
          <w:webHidden/>
        </w:rPr>
        <w:fldChar w:fldCharType="separate"/>
      </w:r>
      <w:ins w:id="195" w:author="UPC" w:date="2015-05-06T10:51:00Z">
        <w:r>
          <w:rPr>
            <w:noProof/>
            <w:webHidden/>
          </w:rPr>
          <w:t>64</w:t>
        </w:r>
        <w:r>
          <w:rPr>
            <w:noProof/>
            <w:webHidden/>
          </w:rPr>
          <w:fldChar w:fldCharType="end"/>
        </w:r>
        <w:r w:rsidRPr="00B133ED">
          <w:rPr>
            <w:rStyle w:val="Enlla"/>
            <w:noProof/>
          </w:rPr>
          <w:fldChar w:fldCharType="end"/>
        </w:r>
      </w:ins>
    </w:p>
    <w:p w:rsidR="00D367B5" w:rsidRDefault="00D367B5">
      <w:pPr>
        <w:pStyle w:val="IDC2"/>
        <w:rPr>
          <w:ins w:id="196" w:author="UPC" w:date="2015-05-06T10:51:00Z"/>
          <w:rFonts w:asciiTheme="minorHAnsi" w:eastAsiaTheme="minorEastAsia" w:hAnsiTheme="minorHAnsi" w:cstheme="minorBidi"/>
          <w:noProof/>
          <w:szCs w:val="22"/>
          <w:lang w:eastAsia="ca-ES"/>
        </w:rPr>
      </w:pPr>
      <w:ins w:id="197" w:author="UPC" w:date="2015-05-06T10:51:00Z">
        <w:r w:rsidRPr="00B133ED">
          <w:rPr>
            <w:rStyle w:val="Enlla"/>
            <w:noProof/>
          </w:rPr>
          <w:fldChar w:fldCharType="begin"/>
        </w:r>
        <w:r w:rsidRPr="00B133ED">
          <w:rPr>
            <w:rStyle w:val="Enlla"/>
            <w:noProof/>
          </w:rPr>
          <w:instrText xml:space="preserve"> </w:instrText>
        </w:r>
        <w:r>
          <w:rPr>
            <w:noProof/>
          </w:rPr>
          <w:instrText>HYPERLINK \l "_Toc418672889"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5.4</w:t>
        </w:r>
        <w:r>
          <w:rPr>
            <w:rFonts w:asciiTheme="minorHAnsi" w:eastAsiaTheme="minorEastAsia" w:hAnsiTheme="minorHAnsi" w:cstheme="minorBidi"/>
            <w:noProof/>
            <w:szCs w:val="22"/>
            <w:lang w:eastAsia="ca-ES"/>
          </w:rPr>
          <w:tab/>
        </w:r>
        <w:r w:rsidRPr="00B133ED">
          <w:rPr>
            <w:rStyle w:val="Enlla"/>
            <w:noProof/>
          </w:rPr>
          <w:t>Solució de problemes</w:t>
        </w:r>
        <w:r>
          <w:rPr>
            <w:noProof/>
            <w:webHidden/>
          </w:rPr>
          <w:tab/>
        </w:r>
        <w:r>
          <w:rPr>
            <w:noProof/>
            <w:webHidden/>
          </w:rPr>
          <w:fldChar w:fldCharType="begin"/>
        </w:r>
        <w:r>
          <w:rPr>
            <w:noProof/>
            <w:webHidden/>
          </w:rPr>
          <w:instrText xml:space="preserve"> PAGEREF _Toc418672889 \h </w:instrText>
        </w:r>
        <w:r>
          <w:rPr>
            <w:noProof/>
            <w:webHidden/>
          </w:rPr>
        </w:r>
      </w:ins>
      <w:r>
        <w:rPr>
          <w:noProof/>
          <w:webHidden/>
        </w:rPr>
        <w:fldChar w:fldCharType="separate"/>
      </w:r>
      <w:ins w:id="198" w:author="UPC" w:date="2015-05-06T10:51:00Z">
        <w:r>
          <w:rPr>
            <w:noProof/>
            <w:webHidden/>
          </w:rPr>
          <w:t>64</w:t>
        </w:r>
        <w:r>
          <w:rPr>
            <w:noProof/>
            <w:webHidden/>
          </w:rPr>
          <w:fldChar w:fldCharType="end"/>
        </w:r>
        <w:r w:rsidRPr="00B133ED">
          <w:rPr>
            <w:rStyle w:val="Enlla"/>
            <w:noProof/>
          </w:rPr>
          <w:fldChar w:fldCharType="end"/>
        </w:r>
      </w:ins>
    </w:p>
    <w:p w:rsidR="00D367B5" w:rsidRDefault="00D367B5">
      <w:pPr>
        <w:pStyle w:val="IDC3"/>
        <w:rPr>
          <w:ins w:id="199" w:author="UPC" w:date="2015-05-06T10:51:00Z"/>
          <w:rFonts w:asciiTheme="minorHAnsi" w:eastAsiaTheme="minorEastAsia" w:hAnsiTheme="minorHAnsi" w:cstheme="minorBidi"/>
          <w:noProof/>
          <w:szCs w:val="22"/>
          <w:lang w:eastAsia="ca-ES"/>
        </w:rPr>
      </w:pPr>
      <w:ins w:id="200" w:author="UPC" w:date="2015-05-06T10:51:00Z">
        <w:r w:rsidRPr="00B133ED">
          <w:rPr>
            <w:rStyle w:val="Enlla"/>
            <w:noProof/>
          </w:rPr>
          <w:fldChar w:fldCharType="begin"/>
        </w:r>
        <w:r w:rsidRPr="00B133ED">
          <w:rPr>
            <w:rStyle w:val="Enlla"/>
            <w:noProof/>
          </w:rPr>
          <w:instrText xml:space="preserve"> </w:instrText>
        </w:r>
        <w:r>
          <w:rPr>
            <w:noProof/>
          </w:rPr>
          <w:instrText>HYPERLINK \l "_Toc418672890"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5.4.1</w:t>
        </w:r>
        <w:r>
          <w:rPr>
            <w:rFonts w:asciiTheme="minorHAnsi" w:eastAsiaTheme="minorEastAsia" w:hAnsiTheme="minorHAnsi" w:cstheme="minorBidi"/>
            <w:noProof/>
            <w:szCs w:val="22"/>
            <w:lang w:eastAsia="ca-ES"/>
          </w:rPr>
          <w:tab/>
        </w:r>
        <w:r w:rsidRPr="00B133ED">
          <w:rPr>
            <w:rStyle w:val="Enlla"/>
            <w:noProof/>
          </w:rPr>
          <w:t>Error al descarregar plugins</w:t>
        </w:r>
        <w:r>
          <w:rPr>
            <w:noProof/>
            <w:webHidden/>
          </w:rPr>
          <w:tab/>
        </w:r>
        <w:r>
          <w:rPr>
            <w:noProof/>
            <w:webHidden/>
          </w:rPr>
          <w:fldChar w:fldCharType="begin"/>
        </w:r>
        <w:r>
          <w:rPr>
            <w:noProof/>
            <w:webHidden/>
          </w:rPr>
          <w:instrText xml:space="preserve"> PAGEREF _Toc418672890 \h </w:instrText>
        </w:r>
        <w:r>
          <w:rPr>
            <w:noProof/>
            <w:webHidden/>
          </w:rPr>
        </w:r>
      </w:ins>
      <w:r>
        <w:rPr>
          <w:noProof/>
          <w:webHidden/>
        </w:rPr>
        <w:fldChar w:fldCharType="separate"/>
      </w:r>
      <w:ins w:id="201" w:author="UPC" w:date="2015-05-06T10:51:00Z">
        <w:r>
          <w:rPr>
            <w:noProof/>
            <w:webHidden/>
          </w:rPr>
          <w:t>65</w:t>
        </w:r>
        <w:r>
          <w:rPr>
            <w:noProof/>
            <w:webHidden/>
          </w:rPr>
          <w:fldChar w:fldCharType="end"/>
        </w:r>
        <w:r w:rsidRPr="00B133ED">
          <w:rPr>
            <w:rStyle w:val="Enlla"/>
            <w:noProof/>
          </w:rPr>
          <w:fldChar w:fldCharType="end"/>
        </w:r>
      </w:ins>
    </w:p>
    <w:p w:rsidR="00D367B5" w:rsidRDefault="00D367B5">
      <w:pPr>
        <w:pStyle w:val="IDC3"/>
        <w:rPr>
          <w:ins w:id="202" w:author="UPC" w:date="2015-05-06T10:51:00Z"/>
          <w:rFonts w:asciiTheme="minorHAnsi" w:eastAsiaTheme="minorEastAsia" w:hAnsiTheme="minorHAnsi" w:cstheme="minorBidi"/>
          <w:noProof/>
          <w:szCs w:val="22"/>
          <w:lang w:eastAsia="ca-ES"/>
        </w:rPr>
      </w:pPr>
      <w:ins w:id="203" w:author="UPC" w:date="2015-05-06T10:51:00Z">
        <w:r w:rsidRPr="00B133ED">
          <w:rPr>
            <w:rStyle w:val="Enlla"/>
            <w:noProof/>
          </w:rPr>
          <w:fldChar w:fldCharType="begin"/>
        </w:r>
        <w:r w:rsidRPr="00B133ED">
          <w:rPr>
            <w:rStyle w:val="Enlla"/>
            <w:noProof/>
          </w:rPr>
          <w:instrText xml:space="preserve"> </w:instrText>
        </w:r>
        <w:r>
          <w:rPr>
            <w:noProof/>
          </w:rPr>
          <w:instrText>HYPERLINK \l "_Toc418672891"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5.4.2</w:t>
        </w:r>
        <w:r>
          <w:rPr>
            <w:rFonts w:asciiTheme="minorHAnsi" w:eastAsiaTheme="minorEastAsia" w:hAnsiTheme="minorHAnsi" w:cstheme="minorBidi"/>
            <w:noProof/>
            <w:szCs w:val="22"/>
            <w:lang w:eastAsia="ca-ES"/>
          </w:rPr>
          <w:tab/>
        </w:r>
        <w:r w:rsidRPr="00B133ED">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_Toc418672891 \h </w:instrText>
        </w:r>
        <w:r>
          <w:rPr>
            <w:noProof/>
            <w:webHidden/>
          </w:rPr>
        </w:r>
      </w:ins>
      <w:r>
        <w:rPr>
          <w:noProof/>
          <w:webHidden/>
        </w:rPr>
        <w:fldChar w:fldCharType="separate"/>
      </w:r>
      <w:ins w:id="204" w:author="UPC" w:date="2015-05-06T10:51:00Z">
        <w:r>
          <w:rPr>
            <w:noProof/>
            <w:webHidden/>
          </w:rPr>
          <w:t>66</w:t>
        </w:r>
        <w:r>
          <w:rPr>
            <w:noProof/>
            <w:webHidden/>
          </w:rPr>
          <w:fldChar w:fldCharType="end"/>
        </w:r>
        <w:r w:rsidRPr="00B133ED">
          <w:rPr>
            <w:rStyle w:val="Enlla"/>
            <w:noProof/>
          </w:rPr>
          <w:fldChar w:fldCharType="end"/>
        </w:r>
      </w:ins>
    </w:p>
    <w:p w:rsidR="00D367B5" w:rsidRDefault="00D367B5">
      <w:pPr>
        <w:pStyle w:val="IDC3"/>
        <w:rPr>
          <w:ins w:id="205" w:author="UPC" w:date="2015-05-06T10:51:00Z"/>
          <w:rFonts w:asciiTheme="minorHAnsi" w:eastAsiaTheme="minorEastAsia" w:hAnsiTheme="minorHAnsi" w:cstheme="minorBidi"/>
          <w:noProof/>
          <w:szCs w:val="22"/>
          <w:lang w:eastAsia="ca-ES"/>
        </w:rPr>
      </w:pPr>
      <w:ins w:id="206" w:author="UPC" w:date="2015-05-06T10:51:00Z">
        <w:r w:rsidRPr="00B133ED">
          <w:rPr>
            <w:rStyle w:val="Enlla"/>
            <w:noProof/>
          </w:rPr>
          <w:fldChar w:fldCharType="begin"/>
        </w:r>
        <w:r w:rsidRPr="00B133ED">
          <w:rPr>
            <w:rStyle w:val="Enlla"/>
            <w:noProof/>
          </w:rPr>
          <w:instrText xml:space="preserve"> </w:instrText>
        </w:r>
        <w:r>
          <w:rPr>
            <w:noProof/>
          </w:rPr>
          <w:instrText>HYPERLINK \l "_Toc418672892"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5.4.3</w:t>
        </w:r>
        <w:r>
          <w:rPr>
            <w:rFonts w:asciiTheme="minorHAnsi" w:eastAsiaTheme="minorEastAsia" w:hAnsiTheme="minorHAnsi" w:cstheme="minorBidi"/>
            <w:noProof/>
            <w:szCs w:val="22"/>
            <w:lang w:eastAsia="ca-ES"/>
          </w:rPr>
          <w:tab/>
        </w:r>
        <w:r w:rsidRPr="00B133ED">
          <w:rPr>
            <w:rStyle w:val="Enlla"/>
            <w:noProof/>
          </w:rPr>
          <w:t>Forked Grails VM exited with error</w:t>
        </w:r>
        <w:r>
          <w:rPr>
            <w:noProof/>
            <w:webHidden/>
          </w:rPr>
          <w:tab/>
        </w:r>
        <w:r>
          <w:rPr>
            <w:noProof/>
            <w:webHidden/>
          </w:rPr>
          <w:fldChar w:fldCharType="begin"/>
        </w:r>
        <w:r>
          <w:rPr>
            <w:noProof/>
            <w:webHidden/>
          </w:rPr>
          <w:instrText xml:space="preserve"> PAGEREF _Toc418672892 \h </w:instrText>
        </w:r>
        <w:r>
          <w:rPr>
            <w:noProof/>
            <w:webHidden/>
          </w:rPr>
        </w:r>
      </w:ins>
      <w:r>
        <w:rPr>
          <w:noProof/>
          <w:webHidden/>
        </w:rPr>
        <w:fldChar w:fldCharType="separate"/>
      </w:r>
      <w:ins w:id="207" w:author="UPC" w:date="2015-05-06T10:51:00Z">
        <w:r>
          <w:rPr>
            <w:noProof/>
            <w:webHidden/>
          </w:rPr>
          <w:t>68</w:t>
        </w:r>
        <w:r>
          <w:rPr>
            <w:noProof/>
            <w:webHidden/>
          </w:rPr>
          <w:fldChar w:fldCharType="end"/>
        </w:r>
        <w:r w:rsidRPr="00B133ED">
          <w:rPr>
            <w:rStyle w:val="Enlla"/>
            <w:noProof/>
          </w:rPr>
          <w:fldChar w:fldCharType="end"/>
        </w:r>
      </w:ins>
    </w:p>
    <w:p w:rsidR="00D367B5" w:rsidRDefault="00D367B5">
      <w:pPr>
        <w:pStyle w:val="IDC1"/>
        <w:tabs>
          <w:tab w:val="left" w:pos="440"/>
        </w:tabs>
        <w:rPr>
          <w:ins w:id="208" w:author="UPC" w:date="2015-05-06T10:51:00Z"/>
          <w:rFonts w:asciiTheme="minorHAnsi" w:eastAsiaTheme="minorEastAsia" w:hAnsiTheme="minorHAnsi" w:cstheme="minorBidi"/>
          <w:b w:val="0"/>
          <w:bCs w:val="0"/>
          <w:noProof/>
          <w:szCs w:val="22"/>
          <w:lang w:eastAsia="ca-ES"/>
        </w:rPr>
      </w:pPr>
      <w:ins w:id="209" w:author="UPC" w:date="2015-05-06T10:51:00Z">
        <w:r w:rsidRPr="00B133ED">
          <w:rPr>
            <w:rStyle w:val="Enlla"/>
            <w:noProof/>
          </w:rPr>
          <w:fldChar w:fldCharType="begin"/>
        </w:r>
        <w:r w:rsidRPr="00B133ED">
          <w:rPr>
            <w:rStyle w:val="Enlla"/>
            <w:noProof/>
          </w:rPr>
          <w:instrText xml:space="preserve"> </w:instrText>
        </w:r>
        <w:r>
          <w:rPr>
            <w:noProof/>
          </w:rPr>
          <w:instrText>HYPERLINK \l "_Toc418672893"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w:t>
        </w:r>
        <w:r>
          <w:rPr>
            <w:rFonts w:asciiTheme="minorHAnsi" w:eastAsiaTheme="minorEastAsia" w:hAnsiTheme="minorHAnsi" w:cstheme="minorBidi"/>
            <w:b w:val="0"/>
            <w:bCs w:val="0"/>
            <w:noProof/>
            <w:szCs w:val="22"/>
            <w:lang w:eastAsia="ca-ES"/>
          </w:rPr>
          <w:tab/>
        </w:r>
        <w:r w:rsidRPr="00B133ED">
          <w:rPr>
            <w:rStyle w:val="Enlla"/>
            <w:noProof/>
          </w:rPr>
          <w:t>Annexos</w:t>
        </w:r>
        <w:r>
          <w:rPr>
            <w:noProof/>
            <w:webHidden/>
          </w:rPr>
          <w:tab/>
        </w:r>
        <w:r>
          <w:rPr>
            <w:noProof/>
            <w:webHidden/>
          </w:rPr>
          <w:fldChar w:fldCharType="begin"/>
        </w:r>
        <w:r>
          <w:rPr>
            <w:noProof/>
            <w:webHidden/>
          </w:rPr>
          <w:instrText xml:space="preserve"> PAGEREF _Toc418672893 \h </w:instrText>
        </w:r>
        <w:r>
          <w:rPr>
            <w:noProof/>
            <w:webHidden/>
          </w:rPr>
        </w:r>
      </w:ins>
      <w:r>
        <w:rPr>
          <w:noProof/>
          <w:webHidden/>
        </w:rPr>
        <w:fldChar w:fldCharType="separate"/>
      </w:r>
      <w:ins w:id="210"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2"/>
        <w:rPr>
          <w:ins w:id="211" w:author="UPC" w:date="2015-05-06T10:51:00Z"/>
          <w:rFonts w:asciiTheme="minorHAnsi" w:eastAsiaTheme="minorEastAsia" w:hAnsiTheme="minorHAnsi" w:cstheme="minorBidi"/>
          <w:noProof/>
          <w:szCs w:val="22"/>
          <w:lang w:eastAsia="ca-ES"/>
        </w:rPr>
      </w:pPr>
      <w:ins w:id="212" w:author="UPC" w:date="2015-05-06T10:51:00Z">
        <w:r w:rsidRPr="00B133ED">
          <w:rPr>
            <w:rStyle w:val="Enlla"/>
            <w:noProof/>
          </w:rPr>
          <w:fldChar w:fldCharType="begin"/>
        </w:r>
        <w:r w:rsidRPr="00B133ED">
          <w:rPr>
            <w:rStyle w:val="Enlla"/>
            <w:noProof/>
          </w:rPr>
          <w:instrText xml:space="preserve"> </w:instrText>
        </w:r>
        <w:r>
          <w:rPr>
            <w:noProof/>
          </w:rPr>
          <w:instrText>HYPERLINK \l "_Toc418672894"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6.1</w:t>
        </w:r>
        <w:r>
          <w:rPr>
            <w:rFonts w:asciiTheme="minorHAnsi" w:eastAsiaTheme="minorEastAsia" w:hAnsiTheme="minorHAnsi" w:cstheme="minorBidi"/>
            <w:noProof/>
            <w:szCs w:val="22"/>
            <w:lang w:eastAsia="ca-ES"/>
          </w:rPr>
          <w:tab/>
        </w:r>
        <w:r w:rsidRPr="00B133ED">
          <w:rPr>
            <w:rStyle w:val="Enlla"/>
            <w:noProof/>
          </w:rPr>
          <w:t xml:space="preserve">Activar pestanya </w:t>
        </w:r>
        <w:r w:rsidRPr="00B133ED">
          <w:rPr>
            <w:rStyle w:val="Enlla"/>
            <w:i/>
            <w:noProof/>
          </w:rPr>
          <w:t>Markers</w:t>
        </w:r>
        <w:r>
          <w:rPr>
            <w:noProof/>
            <w:webHidden/>
          </w:rPr>
          <w:tab/>
        </w:r>
        <w:r>
          <w:rPr>
            <w:noProof/>
            <w:webHidden/>
          </w:rPr>
          <w:fldChar w:fldCharType="begin"/>
        </w:r>
        <w:r>
          <w:rPr>
            <w:noProof/>
            <w:webHidden/>
          </w:rPr>
          <w:instrText xml:space="preserve"> PAGEREF _Toc418672894 \h </w:instrText>
        </w:r>
        <w:r>
          <w:rPr>
            <w:noProof/>
            <w:webHidden/>
          </w:rPr>
        </w:r>
      </w:ins>
      <w:r>
        <w:rPr>
          <w:noProof/>
          <w:webHidden/>
        </w:rPr>
        <w:fldChar w:fldCharType="separate"/>
      </w:r>
      <w:ins w:id="213"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2"/>
        <w:rPr>
          <w:ins w:id="214" w:author="UPC" w:date="2015-05-06T10:51:00Z"/>
          <w:rFonts w:asciiTheme="minorHAnsi" w:eastAsiaTheme="minorEastAsia" w:hAnsiTheme="minorHAnsi" w:cstheme="minorBidi"/>
          <w:noProof/>
          <w:szCs w:val="22"/>
          <w:lang w:eastAsia="ca-ES"/>
        </w:rPr>
      </w:pPr>
      <w:ins w:id="215" w:author="UPC" w:date="2015-05-06T10:51:00Z">
        <w:r w:rsidRPr="00B133ED">
          <w:rPr>
            <w:rStyle w:val="Enlla"/>
            <w:noProof/>
          </w:rPr>
          <w:fldChar w:fldCharType="begin"/>
        </w:r>
        <w:r w:rsidRPr="00B133ED">
          <w:rPr>
            <w:rStyle w:val="Enlla"/>
            <w:noProof/>
          </w:rPr>
          <w:instrText xml:space="preserve"> </w:instrText>
        </w:r>
        <w:r>
          <w:rPr>
            <w:noProof/>
          </w:rPr>
          <w:instrText>HYPERLINK \l "_Toc418672895"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6.2</w:t>
        </w:r>
        <w:r>
          <w:rPr>
            <w:rFonts w:asciiTheme="minorHAnsi" w:eastAsiaTheme="minorEastAsia" w:hAnsiTheme="minorHAnsi" w:cstheme="minorBidi"/>
            <w:noProof/>
            <w:szCs w:val="22"/>
            <w:lang w:eastAsia="ca-ES"/>
          </w:rPr>
          <w:tab/>
        </w:r>
        <w:r w:rsidRPr="00B133ED">
          <w:rPr>
            <w:rStyle w:val="Enlla"/>
            <w:noProof/>
          </w:rPr>
          <w:t xml:space="preserve">Activar pestanya </w:t>
        </w:r>
        <w:r w:rsidRPr="00B133ED">
          <w:rPr>
            <w:rStyle w:val="Enlla"/>
            <w:i/>
            <w:noProof/>
          </w:rPr>
          <w:t>Navigator</w:t>
        </w:r>
        <w:r>
          <w:rPr>
            <w:noProof/>
            <w:webHidden/>
          </w:rPr>
          <w:tab/>
        </w:r>
        <w:r>
          <w:rPr>
            <w:noProof/>
            <w:webHidden/>
          </w:rPr>
          <w:fldChar w:fldCharType="begin"/>
        </w:r>
        <w:r>
          <w:rPr>
            <w:noProof/>
            <w:webHidden/>
          </w:rPr>
          <w:instrText xml:space="preserve"> PAGEREF _Toc418672895 \h </w:instrText>
        </w:r>
        <w:r>
          <w:rPr>
            <w:noProof/>
            <w:webHidden/>
          </w:rPr>
        </w:r>
      </w:ins>
      <w:r>
        <w:rPr>
          <w:noProof/>
          <w:webHidden/>
        </w:rPr>
        <w:fldChar w:fldCharType="separate"/>
      </w:r>
      <w:ins w:id="216"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2"/>
        <w:rPr>
          <w:ins w:id="217" w:author="UPC" w:date="2015-05-06T10:51:00Z"/>
          <w:rFonts w:asciiTheme="minorHAnsi" w:eastAsiaTheme="minorEastAsia" w:hAnsiTheme="minorHAnsi" w:cstheme="minorBidi"/>
          <w:noProof/>
          <w:szCs w:val="22"/>
          <w:lang w:eastAsia="ca-ES"/>
        </w:rPr>
      </w:pPr>
      <w:ins w:id="218" w:author="UPC" w:date="2015-05-06T10:51:00Z">
        <w:r w:rsidRPr="00B133ED">
          <w:rPr>
            <w:rStyle w:val="Enlla"/>
            <w:noProof/>
          </w:rPr>
          <w:fldChar w:fldCharType="begin"/>
        </w:r>
        <w:r w:rsidRPr="00B133ED">
          <w:rPr>
            <w:rStyle w:val="Enlla"/>
            <w:noProof/>
          </w:rPr>
          <w:instrText xml:space="preserve"> </w:instrText>
        </w:r>
        <w:r>
          <w:rPr>
            <w:noProof/>
          </w:rPr>
          <w:instrText>HYPERLINK \l "_Toc418672896"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6.3</w:t>
        </w:r>
        <w:r>
          <w:rPr>
            <w:rFonts w:asciiTheme="minorHAnsi" w:eastAsiaTheme="minorEastAsia" w:hAnsiTheme="minorHAnsi" w:cstheme="minorBidi"/>
            <w:noProof/>
            <w:szCs w:val="22"/>
            <w:lang w:eastAsia="ca-ES"/>
          </w:rPr>
          <w:tab/>
        </w:r>
        <w:r w:rsidRPr="00B133ED">
          <w:rPr>
            <w:rStyle w:val="Enlla"/>
            <w:noProof/>
          </w:rPr>
          <w:t>Crear un Taglib personalitzat</w:t>
        </w:r>
        <w:r>
          <w:rPr>
            <w:noProof/>
            <w:webHidden/>
          </w:rPr>
          <w:tab/>
        </w:r>
        <w:r>
          <w:rPr>
            <w:noProof/>
            <w:webHidden/>
          </w:rPr>
          <w:fldChar w:fldCharType="begin"/>
        </w:r>
        <w:r>
          <w:rPr>
            <w:noProof/>
            <w:webHidden/>
          </w:rPr>
          <w:instrText xml:space="preserve"> PAGEREF _Toc418672896 \h </w:instrText>
        </w:r>
        <w:r>
          <w:rPr>
            <w:noProof/>
            <w:webHidden/>
          </w:rPr>
        </w:r>
      </w:ins>
      <w:r>
        <w:rPr>
          <w:noProof/>
          <w:webHidden/>
        </w:rPr>
        <w:fldChar w:fldCharType="separate"/>
      </w:r>
      <w:ins w:id="219"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2"/>
        <w:rPr>
          <w:ins w:id="220" w:author="UPC" w:date="2015-05-06T10:51:00Z"/>
          <w:rFonts w:asciiTheme="minorHAnsi" w:eastAsiaTheme="minorEastAsia" w:hAnsiTheme="minorHAnsi" w:cstheme="minorBidi"/>
          <w:noProof/>
          <w:szCs w:val="22"/>
          <w:lang w:eastAsia="ca-ES"/>
        </w:rPr>
      </w:pPr>
      <w:ins w:id="221" w:author="UPC" w:date="2015-05-06T10:51:00Z">
        <w:r w:rsidRPr="00B133ED">
          <w:rPr>
            <w:rStyle w:val="Enlla"/>
            <w:noProof/>
          </w:rPr>
          <w:fldChar w:fldCharType="begin"/>
        </w:r>
        <w:r w:rsidRPr="00B133ED">
          <w:rPr>
            <w:rStyle w:val="Enlla"/>
            <w:noProof/>
          </w:rPr>
          <w:instrText xml:space="preserve"> </w:instrText>
        </w:r>
        <w:r>
          <w:rPr>
            <w:noProof/>
          </w:rPr>
          <w:instrText>HYPERLINK \l "_Toc418672897"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w:t>
        </w:r>
        <w:r>
          <w:rPr>
            <w:rFonts w:asciiTheme="minorHAnsi" w:eastAsiaTheme="minorEastAsia" w:hAnsiTheme="minorHAnsi" w:cstheme="minorBidi"/>
            <w:noProof/>
            <w:szCs w:val="22"/>
            <w:lang w:eastAsia="ca-ES"/>
          </w:rPr>
          <w:tab/>
        </w:r>
        <w:r w:rsidRPr="00B133ED">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_Toc418672897 \h </w:instrText>
        </w:r>
        <w:r>
          <w:rPr>
            <w:noProof/>
            <w:webHidden/>
          </w:rPr>
        </w:r>
      </w:ins>
      <w:r>
        <w:rPr>
          <w:noProof/>
          <w:webHidden/>
        </w:rPr>
        <w:fldChar w:fldCharType="separate"/>
      </w:r>
      <w:ins w:id="222"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3"/>
        <w:rPr>
          <w:ins w:id="223" w:author="UPC" w:date="2015-05-06T10:51:00Z"/>
          <w:rFonts w:asciiTheme="minorHAnsi" w:eastAsiaTheme="minorEastAsia" w:hAnsiTheme="minorHAnsi" w:cstheme="minorBidi"/>
          <w:noProof/>
          <w:szCs w:val="22"/>
          <w:lang w:eastAsia="ca-ES"/>
        </w:rPr>
      </w:pPr>
      <w:ins w:id="224" w:author="UPC" w:date="2015-05-06T10:51:00Z">
        <w:r w:rsidRPr="00B133ED">
          <w:rPr>
            <w:rStyle w:val="Enlla"/>
            <w:noProof/>
          </w:rPr>
          <w:fldChar w:fldCharType="begin"/>
        </w:r>
        <w:r w:rsidRPr="00B133ED">
          <w:rPr>
            <w:rStyle w:val="Enlla"/>
            <w:noProof/>
          </w:rPr>
          <w:instrText xml:space="preserve"> </w:instrText>
        </w:r>
        <w:r>
          <w:rPr>
            <w:noProof/>
          </w:rPr>
          <w:instrText>HYPERLINK \l "_Toc418672898"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6.4.1</w:t>
        </w:r>
        <w:r>
          <w:rPr>
            <w:rFonts w:asciiTheme="minorHAnsi" w:eastAsiaTheme="minorEastAsia" w:hAnsiTheme="minorHAnsi" w:cstheme="minorBidi"/>
            <w:noProof/>
            <w:szCs w:val="22"/>
            <w:lang w:eastAsia="ca-ES"/>
          </w:rPr>
          <w:tab/>
        </w:r>
        <w:r w:rsidRPr="00B133ED">
          <w:rPr>
            <w:rStyle w:val="Enlla"/>
            <w:noProof/>
          </w:rPr>
          <w:t>Instal·lació i configuració</w:t>
        </w:r>
        <w:r>
          <w:rPr>
            <w:noProof/>
            <w:webHidden/>
          </w:rPr>
          <w:tab/>
        </w:r>
        <w:r>
          <w:rPr>
            <w:noProof/>
            <w:webHidden/>
          </w:rPr>
          <w:fldChar w:fldCharType="begin"/>
        </w:r>
        <w:r>
          <w:rPr>
            <w:noProof/>
            <w:webHidden/>
          </w:rPr>
          <w:instrText xml:space="preserve"> PAGEREF _Toc418672898 \h </w:instrText>
        </w:r>
        <w:r>
          <w:rPr>
            <w:noProof/>
            <w:webHidden/>
          </w:rPr>
        </w:r>
      </w:ins>
      <w:r>
        <w:rPr>
          <w:noProof/>
          <w:webHidden/>
        </w:rPr>
        <w:fldChar w:fldCharType="separate"/>
      </w:r>
      <w:ins w:id="225"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226" w:author="UPC" w:date="2015-05-06T10:51:00Z"/>
          <w:noProof/>
        </w:rPr>
      </w:pPr>
      <w:ins w:id="227" w:author="UPC" w:date="2015-05-06T10:51:00Z">
        <w:r w:rsidRPr="00B133ED">
          <w:rPr>
            <w:rStyle w:val="Enlla"/>
            <w:noProof/>
          </w:rPr>
          <w:fldChar w:fldCharType="begin"/>
        </w:r>
        <w:r w:rsidRPr="00B133ED">
          <w:rPr>
            <w:rStyle w:val="Enlla"/>
            <w:noProof/>
          </w:rPr>
          <w:instrText xml:space="preserve"> </w:instrText>
        </w:r>
        <w:r>
          <w:rPr>
            <w:noProof/>
          </w:rPr>
          <w:instrText>HYPERLINK \l "_Toc418672899"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6.4.1.1</w:t>
        </w:r>
        <w:r>
          <w:rPr>
            <w:noProof/>
          </w:rPr>
          <w:tab/>
        </w:r>
        <w:r w:rsidRPr="00B133ED">
          <w:rPr>
            <w:rStyle w:val="Enlla"/>
            <w:noProof/>
          </w:rPr>
          <w:t>Arxiu BuildConfig.groovy</w:t>
        </w:r>
        <w:r>
          <w:rPr>
            <w:noProof/>
            <w:webHidden/>
          </w:rPr>
          <w:tab/>
        </w:r>
        <w:r>
          <w:rPr>
            <w:noProof/>
            <w:webHidden/>
          </w:rPr>
          <w:fldChar w:fldCharType="begin"/>
        </w:r>
        <w:r>
          <w:rPr>
            <w:noProof/>
            <w:webHidden/>
          </w:rPr>
          <w:instrText xml:space="preserve"> PAGEREF _Toc418672899 \h </w:instrText>
        </w:r>
        <w:r>
          <w:rPr>
            <w:noProof/>
            <w:webHidden/>
          </w:rPr>
        </w:r>
      </w:ins>
      <w:r>
        <w:rPr>
          <w:noProof/>
          <w:webHidden/>
        </w:rPr>
        <w:fldChar w:fldCharType="separate"/>
      </w:r>
      <w:ins w:id="228" w:author="UPC" w:date="2015-05-06T10:51:00Z">
        <w:r>
          <w:rPr>
            <w:noProof/>
            <w:webHidden/>
          </w:rPr>
          <w:t>70</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229" w:author="UPC" w:date="2015-05-06T10:51:00Z"/>
          <w:noProof/>
        </w:rPr>
      </w:pPr>
      <w:ins w:id="230" w:author="UPC" w:date="2015-05-06T10:51:00Z">
        <w:r w:rsidRPr="00B133ED">
          <w:rPr>
            <w:rStyle w:val="Enlla"/>
            <w:noProof/>
          </w:rPr>
          <w:fldChar w:fldCharType="begin"/>
        </w:r>
        <w:r w:rsidRPr="00B133ED">
          <w:rPr>
            <w:rStyle w:val="Enlla"/>
            <w:noProof/>
          </w:rPr>
          <w:instrText xml:space="preserve"> </w:instrText>
        </w:r>
        <w:r>
          <w:rPr>
            <w:noProof/>
          </w:rPr>
          <w:instrText>HYPERLINK \l "_Toc418672900"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6.4.1.2</w:t>
        </w:r>
        <w:r>
          <w:rPr>
            <w:noProof/>
          </w:rPr>
          <w:tab/>
        </w:r>
        <w:r w:rsidRPr="00B133ED">
          <w:rPr>
            <w:rStyle w:val="Enlla"/>
            <w:noProof/>
          </w:rPr>
          <w:t>Arxiu Config.groovy</w:t>
        </w:r>
        <w:r>
          <w:rPr>
            <w:noProof/>
            <w:webHidden/>
          </w:rPr>
          <w:tab/>
        </w:r>
        <w:r>
          <w:rPr>
            <w:noProof/>
            <w:webHidden/>
          </w:rPr>
          <w:fldChar w:fldCharType="begin"/>
        </w:r>
        <w:r>
          <w:rPr>
            <w:noProof/>
            <w:webHidden/>
          </w:rPr>
          <w:instrText xml:space="preserve"> PAGEREF _Toc418672900 \h </w:instrText>
        </w:r>
        <w:r>
          <w:rPr>
            <w:noProof/>
            <w:webHidden/>
          </w:rPr>
        </w:r>
      </w:ins>
      <w:r>
        <w:rPr>
          <w:noProof/>
          <w:webHidden/>
        </w:rPr>
        <w:fldChar w:fldCharType="separate"/>
      </w:r>
      <w:ins w:id="231" w:author="UPC" w:date="2015-05-06T10:51:00Z">
        <w:r>
          <w:rPr>
            <w:noProof/>
            <w:webHidden/>
          </w:rPr>
          <w:t>71</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232" w:author="UPC" w:date="2015-05-06T10:51:00Z"/>
          <w:noProof/>
        </w:rPr>
      </w:pPr>
      <w:ins w:id="233" w:author="UPC" w:date="2015-05-06T10:51:00Z">
        <w:r w:rsidRPr="00B133ED">
          <w:rPr>
            <w:rStyle w:val="Enlla"/>
            <w:noProof/>
          </w:rPr>
          <w:fldChar w:fldCharType="begin"/>
        </w:r>
        <w:r w:rsidRPr="00B133ED">
          <w:rPr>
            <w:rStyle w:val="Enlla"/>
            <w:noProof/>
          </w:rPr>
          <w:instrText xml:space="preserve"> </w:instrText>
        </w:r>
        <w:r>
          <w:rPr>
            <w:noProof/>
          </w:rPr>
          <w:instrText>HYPERLINK \l "_Toc418672901"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6.4.1.3</w:t>
        </w:r>
        <w:r>
          <w:rPr>
            <w:noProof/>
          </w:rPr>
          <w:tab/>
        </w:r>
        <w:r w:rsidRPr="00B133ED">
          <w:rPr>
            <w:rStyle w:val="Enlla"/>
            <w:noProof/>
          </w:rPr>
          <w:t>Arxiu config.js  (ckeditorconfig.js)</w:t>
        </w:r>
        <w:r>
          <w:rPr>
            <w:noProof/>
            <w:webHidden/>
          </w:rPr>
          <w:tab/>
        </w:r>
        <w:r>
          <w:rPr>
            <w:noProof/>
            <w:webHidden/>
          </w:rPr>
          <w:fldChar w:fldCharType="begin"/>
        </w:r>
        <w:r>
          <w:rPr>
            <w:noProof/>
            <w:webHidden/>
          </w:rPr>
          <w:instrText xml:space="preserve"> PAGEREF _Toc418672901 \h </w:instrText>
        </w:r>
        <w:r>
          <w:rPr>
            <w:noProof/>
            <w:webHidden/>
          </w:rPr>
        </w:r>
      </w:ins>
      <w:r>
        <w:rPr>
          <w:noProof/>
          <w:webHidden/>
        </w:rPr>
        <w:fldChar w:fldCharType="separate"/>
      </w:r>
      <w:ins w:id="234" w:author="UPC" w:date="2015-05-06T10:51:00Z">
        <w:r>
          <w:rPr>
            <w:noProof/>
            <w:webHidden/>
          </w:rPr>
          <w:t>71</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235" w:author="UPC" w:date="2015-05-06T10:51:00Z"/>
          <w:noProof/>
        </w:rPr>
      </w:pPr>
      <w:ins w:id="236" w:author="UPC" w:date="2015-05-06T10:51:00Z">
        <w:r w:rsidRPr="00B133ED">
          <w:rPr>
            <w:rStyle w:val="Enlla"/>
            <w:noProof/>
          </w:rPr>
          <w:fldChar w:fldCharType="begin"/>
        </w:r>
        <w:r w:rsidRPr="00B133ED">
          <w:rPr>
            <w:rStyle w:val="Enlla"/>
            <w:noProof/>
          </w:rPr>
          <w:instrText xml:space="preserve"> </w:instrText>
        </w:r>
        <w:r>
          <w:rPr>
            <w:noProof/>
          </w:rPr>
          <w:instrText>HYPERLINK \l "_Toc418672902"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6.4.1.4</w:t>
        </w:r>
        <w:r>
          <w:rPr>
            <w:noProof/>
          </w:rPr>
          <w:tab/>
        </w:r>
        <w:r w:rsidRPr="00B133ED">
          <w:rPr>
            <w:rStyle w:val="Enlla"/>
            <w:noProof/>
          </w:rPr>
          <w:t>Pàgines GSP</w:t>
        </w:r>
        <w:r>
          <w:rPr>
            <w:noProof/>
            <w:webHidden/>
          </w:rPr>
          <w:tab/>
        </w:r>
        <w:r>
          <w:rPr>
            <w:noProof/>
            <w:webHidden/>
          </w:rPr>
          <w:fldChar w:fldCharType="begin"/>
        </w:r>
        <w:r>
          <w:rPr>
            <w:noProof/>
            <w:webHidden/>
          </w:rPr>
          <w:instrText xml:space="preserve"> PAGEREF _Toc418672902 \h </w:instrText>
        </w:r>
        <w:r>
          <w:rPr>
            <w:noProof/>
            <w:webHidden/>
          </w:rPr>
        </w:r>
      </w:ins>
      <w:r>
        <w:rPr>
          <w:noProof/>
          <w:webHidden/>
        </w:rPr>
        <w:fldChar w:fldCharType="separate"/>
      </w:r>
      <w:ins w:id="237" w:author="UPC" w:date="2015-05-06T10:51:00Z">
        <w:r>
          <w:rPr>
            <w:noProof/>
            <w:webHidden/>
          </w:rPr>
          <w:t>74</w:t>
        </w:r>
        <w:r>
          <w:rPr>
            <w:noProof/>
            <w:webHidden/>
          </w:rPr>
          <w:fldChar w:fldCharType="end"/>
        </w:r>
        <w:r w:rsidRPr="00B133ED">
          <w:rPr>
            <w:rStyle w:val="Enlla"/>
            <w:noProof/>
          </w:rPr>
          <w:fldChar w:fldCharType="end"/>
        </w:r>
      </w:ins>
    </w:p>
    <w:p w:rsidR="00D367B5" w:rsidRDefault="00D367B5">
      <w:pPr>
        <w:pStyle w:val="IDC4"/>
        <w:tabs>
          <w:tab w:val="left" w:pos="1540"/>
          <w:tab w:val="right" w:leader="dot" w:pos="8495"/>
        </w:tabs>
        <w:rPr>
          <w:ins w:id="238" w:author="UPC" w:date="2015-05-06T10:51:00Z"/>
          <w:noProof/>
        </w:rPr>
      </w:pPr>
      <w:ins w:id="239" w:author="UPC" w:date="2015-05-06T10:51:00Z">
        <w:r w:rsidRPr="00B133ED">
          <w:rPr>
            <w:rStyle w:val="Enlla"/>
            <w:noProof/>
          </w:rPr>
          <w:fldChar w:fldCharType="begin"/>
        </w:r>
        <w:r w:rsidRPr="00B133ED">
          <w:rPr>
            <w:rStyle w:val="Enlla"/>
            <w:noProof/>
          </w:rPr>
          <w:instrText xml:space="preserve"> </w:instrText>
        </w:r>
        <w:r>
          <w:rPr>
            <w:noProof/>
          </w:rPr>
          <w:instrText>HYPERLINK \l "_Toc418672903"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6.4.1.5</w:t>
        </w:r>
        <w:r>
          <w:rPr>
            <w:noProof/>
          </w:rPr>
          <w:tab/>
        </w:r>
        <w:r w:rsidRPr="00B133ED">
          <w:rPr>
            <w:rStyle w:val="Enlla"/>
            <w:noProof/>
          </w:rPr>
          <w:t>Controladors</w:t>
        </w:r>
        <w:r>
          <w:rPr>
            <w:noProof/>
            <w:webHidden/>
          </w:rPr>
          <w:tab/>
        </w:r>
        <w:r>
          <w:rPr>
            <w:noProof/>
            <w:webHidden/>
          </w:rPr>
          <w:fldChar w:fldCharType="begin"/>
        </w:r>
        <w:r>
          <w:rPr>
            <w:noProof/>
            <w:webHidden/>
          </w:rPr>
          <w:instrText xml:space="preserve"> PAGEREF _Toc418672903 \h </w:instrText>
        </w:r>
        <w:r>
          <w:rPr>
            <w:noProof/>
            <w:webHidden/>
          </w:rPr>
        </w:r>
      </w:ins>
      <w:r>
        <w:rPr>
          <w:noProof/>
          <w:webHidden/>
        </w:rPr>
        <w:fldChar w:fldCharType="separate"/>
      </w:r>
      <w:ins w:id="240" w:author="UPC" w:date="2015-05-06T10:51:00Z">
        <w:r>
          <w:rPr>
            <w:noProof/>
            <w:webHidden/>
          </w:rPr>
          <w:t>74</w:t>
        </w:r>
        <w:r>
          <w:rPr>
            <w:noProof/>
            <w:webHidden/>
          </w:rPr>
          <w:fldChar w:fldCharType="end"/>
        </w:r>
        <w:r w:rsidRPr="00B133ED">
          <w:rPr>
            <w:rStyle w:val="Enlla"/>
            <w:noProof/>
          </w:rPr>
          <w:fldChar w:fldCharType="end"/>
        </w:r>
      </w:ins>
    </w:p>
    <w:p w:rsidR="00D367B5" w:rsidRDefault="00D367B5">
      <w:pPr>
        <w:pStyle w:val="IDC3"/>
        <w:rPr>
          <w:ins w:id="241" w:author="UPC" w:date="2015-05-06T10:51:00Z"/>
          <w:rFonts w:asciiTheme="minorHAnsi" w:eastAsiaTheme="minorEastAsia" w:hAnsiTheme="minorHAnsi" w:cstheme="minorBidi"/>
          <w:noProof/>
          <w:szCs w:val="22"/>
          <w:lang w:eastAsia="ca-ES"/>
        </w:rPr>
      </w:pPr>
      <w:ins w:id="242" w:author="UPC" w:date="2015-05-06T10:51:00Z">
        <w:r w:rsidRPr="00B133ED">
          <w:rPr>
            <w:rStyle w:val="Enlla"/>
            <w:noProof/>
          </w:rPr>
          <w:fldChar w:fldCharType="begin"/>
        </w:r>
        <w:r w:rsidRPr="00B133ED">
          <w:rPr>
            <w:rStyle w:val="Enlla"/>
            <w:noProof/>
          </w:rPr>
          <w:instrText xml:space="preserve"> </w:instrText>
        </w:r>
        <w:r>
          <w:rPr>
            <w:noProof/>
          </w:rPr>
          <w:instrText>HYPERLINK \l "_Toc418672904"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6.4.2</w:t>
        </w:r>
        <w:r>
          <w:rPr>
            <w:rFonts w:asciiTheme="minorHAnsi" w:eastAsiaTheme="minorEastAsia" w:hAnsiTheme="minorHAnsi" w:cstheme="minorBidi"/>
            <w:noProof/>
            <w:szCs w:val="22"/>
            <w:lang w:eastAsia="ca-ES"/>
          </w:rPr>
          <w:tab/>
        </w:r>
        <w:r w:rsidRPr="00B133ED">
          <w:rPr>
            <w:rStyle w:val="Enlla"/>
            <w:noProof/>
          </w:rPr>
          <w:t>Modificacions</w:t>
        </w:r>
        <w:r>
          <w:rPr>
            <w:noProof/>
            <w:webHidden/>
          </w:rPr>
          <w:tab/>
        </w:r>
        <w:r>
          <w:rPr>
            <w:noProof/>
            <w:webHidden/>
          </w:rPr>
          <w:fldChar w:fldCharType="begin"/>
        </w:r>
        <w:r>
          <w:rPr>
            <w:noProof/>
            <w:webHidden/>
          </w:rPr>
          <w:instrText xml:space="preserve"> PAGEREF _Toc418672904 \h </w:instrText>
        </w:r>
        <w:r>
          <w:rPr>
            <w:noProof/>
            <w:webHidden/>
          </w:rPr>
        </w:r>
      </w:ins>
      <w:r>
        <w:rPr>
          <w:noProof/>
          <w:webHidden/>
        </w:rPr>
        <w:fldChar w:fldCharType="separate"/>
      </w:r>
      <w:ins w:id="243" w:author="UPC" w:date="2015-05-06T10:51:00Z">
        <w:r>
          <w:rPr>
            <w:noProof/>
            <w:webHidden/>
          </w:rPr>
          <w:t>75</w:t>
        </w:r>
        <w:r>
          <w:rPr>
            <w:noProof/>
            <w:webHidden/>
          </w:rPr>
          <w:fldChar w:fldCharType="end"/>
        </w:r>
        <w:r w:rsidRPr="00B133ED">
          <w:rPr>
            <w:rStyle w:val="Enlla"/>
            <w:noProof/>
          </w:rPr>
          <w:fldChar w:fldCharType="end"/>
        </w:r>
      </w:ins>
    </w:p>
    <w:p w:rsidR="00D367B5" w:rsidRDefault="00D367B5">
      <w:pPr>
        <w:pStyle w:val="IDC2"/>
        <w:rPr>
          <w:ins w:id="244" w:author="UPC" w:date="2015-05-06T10:51:00Z"/>
          <w:rFonts w:asciiTheme="minorHAnsi" w:eastAsiaTheme="minorEastAsia" w:hAnsiTheme="minorHAnsi" w:cstheme="minorBidi"/>
          <w:noProof/>
          <w:szCs w:val="22"/>
          <w:lang w:eastAsia="ca-ES"/>
        </w:rPr>
      </w:pPr>
      <w:ins w:id="245" w:author="UPC" w:date="2015-05-06T10:51:00Z">
        <w:r w:rsidRPr="00B133ED">
          <w:rPr>
            <w:rStyle w:val="Enlla"/>
            <w:noProof/>
          </w:rPr>
          <w:fldChar w:fldCharType="begin"/>
        </w:r>
        <w:r w:rsidRPr="00B133ED">
          <w:rPr>
            <w:rStyle w:val="Enlla"/>
            <w:noProof/>
          </w:rPr>
          <w:instrText xml:space="preserve"> </w:instrText>
        </w:r>
        <w:r>
          <w:rPr>
            <w:noProof/>
          </w:rPr>
          <w:instrText>HYPERLINK \l "_Toc418672905"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6.5</w:t>
        </w:r>
        <w:r>
          <w:rPr>
            <w:rFonts w:asciiTheme="minorHAnsi" w:eastAsiaTheme="minorEastAsia" w:hAnsiTheme="minorHAnsi" w:cstheme="minorBidi"/>
            <w:noProof/>
            <w:szCs w:val="22"/>
            <w:lang w:eastAsia="ca-ES"/>
          </w:rPr>
          <w:tab/>
        </w:r>
        <w:r w:rsidRPr="00B133ED">
          <w:rPr>
            <w:rStyle w:val="Enlla"/>
            <w:noProof/>
          </w:rPr>
          <w:t xml:space="preserve">Arxiu </w:t>
        </w:r>
        <w:r w:rsidRPr="00B133ED">
          <w:rPr>
            <w:rStyle w:val="Enlla"/>
            <w:i/>
            <w:noProof/>
          </w:rPr>
          <w:t>config.js</w:t>
        </w:r>
        <w:r w:rsidRPr="00B133ED">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_Toc418672905 \h </w:instrText>
        </w:r>
        <w:r>
          <w:rPr>
            <w:noProof/>
            <w:webHidden/>
          </w:rPr>
        </w:r>
      </w:ins>
      <w:r>
        <w:rPr>
          <w:noProof/>
          <w:webHidden/>
        </w:rPr>
        <w:fldChar w:fldCharType="separate"/>
      </w:r>
      <w:ins w:id="246" w:author="UPC" w:date="2015-05-06T10:51:00Z">
        <w:r>
          <w:rPr>
            <w:noProof/>
            <w:webHidden/>
          </w:rPr>
          <w:t>75</w:t>
        </w:r>
        <w:r>
          <w:rPr>
            <w:noProof/>
            <w:webHidden/>
          </w:rPr>
          <w:fldChar w:fldCharType="end"/>
        </w:r>
        <w:r w:rsidRPr="00B133ED">
          <w:rPr>
            <w:rStyle w:val="Enlla"/>
            <w:noProof/>
          </w:rPr>
          <w:fldChar w:fldCharType="end"/>
        </w:r>
      </w:ins>
    </w:p>
    <w:p w:rsidR="00D367B5" w:rsidRDefault="00D367B5">
      <w:pPr>
        <w:pStyle w:val="IDC2"/>
        <w:rPr>
          <w:ins w:id="247" w:author="UPC" w:date="2015-05-06T10:51:00Z"/>
          <w:rFonts w:asciiTheme="minorHAnsi" w:eastAsiaTheme="minorEastAsia" w:hAnsiTheme="minorHAnsi" w:cstheme="minorBidi"/>
          <w:noProof/>
          <w:szCs w:val="22"/>
          <w:lang w:eastAsia="ca-ES"/>
        </w:rPr>
      </w:pPr>
      <w:ins w:id="248" w:author="UPC" w:date="2015-05-06T10:51:00Z">
        <w:r w:rsidRPr="00B133ED">
          <w:rPr>
            <w:rStyle w:val="Enlla"/>
            <w:noProof/>
          </w:rPr>
          <w:fldChar w:fldCharType="begin"/>
        </w:r>
        <w:r w:rsidRPr="00B133ED">
          <w:rPr>
            <w:rStyle w:val="Enlla"/>
            <w:noProof/>
          </w:rPr>
          <w:instrText xml:space="preserve"> </w:instrText>
        </w:r>
        <w:r>
          <w:rPr>
            <w:noProof/>
          </w:rPr>
          <w:instrText>HYPERLINK \l "_Toc418672906"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6.6</w:t>
        </w:r>
        <w:r>
          <w:rPr>
            <w:rFonts w:asciiTheme="minorHAnsi" w:eastAsiaTheme="minorEastAsia" w:hAnsiTheme="minorHAnsi" w:cstheme="minorBidi"/>
            <w:noProof/>
            <w:szCs w:val="22"/>
            <w:lang w:eastAsia="ca-ES"/>
          </w:rPr>
          <w:tab/>
        </w:r>
        <w:r w:rsidRPr="00B133ED">
          <w:rPr>
            <w:rStyle w:val="Enlla"/>
            <w:noProof/>
          </w:rPr>
          <w:t xml:space="preserve">CKEditor: configuració del plugin al </w:t>
        </w:r>
        <w:r w:rsidRPr="00B133ED">
          <w:rPr>
            <w:rStyle w:val="Enlla"/>
            <w:i/>
            <w:noProof/>
          </w:rPr>
          <w:t>Config.groovy</w:t>
        </w:r>
        <w:r w:rsidRPr="00B133ED">
          <w:rPr>
            <w:rStyle w:val="Enlla"/>
            <w:noProof/>
          </w:rPr>
          <w:t xml:space="preserve"> del gcrrhh</w:t>
        </w:r>
        <w:r>
          <w:rPr>
            <w:noProof/>
            <w:webHidden/>
          </w:rPr>
          <w:tab/>
        </w:r>
        <w:r>
          <w:rPr>
            <w:noProof/>
            <w:webHidden/>
          </w:rPr>
          <w:fldChar w:fldCharType="begin"/>
        </w:r>
        <w:r>
          <w:rPr>
            <w:noProof/>
            <w:webHidden/>
          </w:rPr>
          <w:instrText xml:space="preserve"> PAGEREF _Toc418672906 \h </w:instrText>
        </w:r>
        <w:r>
          <w:rPr>
            <w:noProof/>
            <w:webHidden/>
          </w:rPr>
        </w:r>
      </w:ins>
      <w:r>
        <w:rPr>
          <w:noProof/>
          <w:webHidden/>
        </w:rPr>
        <w:fldChar w:fldCharType="separate"/>
      </w:r>
      <w:ins w:id="249" w:author="UPC" w:date="2015-05-06T10:51:00Z">
        <w:r>
          <w:rPr>
            <w:noProof/>
            <w:webHidden/>
          </w:rPr>
          <w:t>78</w:t>
        </w:r>
        <w:r>
          <w:rPr>
            <w:noProof/>
            <w:webHidden/>
          </w:rPr>
          <w:fldChar w:fldCharType="end"/>
        </w:r>
        <w:r w:rsidRPr="00B133ED">
          <w:rPr>
            <w:rStyle w:val="Enlla"/>
            <w:noProof/>
          </w:rPr>
          <w:fldChar w:fldCharType="end"/>
        </w:r>
      </w:ins>
    </w:p>
    <w:p w:rsidR="00D367B5" w:rsidRDefault="00D367B5">
      <w:pPr>
        <w:pStyle w:val="IDC2"/>
        <w:rPr>
          <w:ins w:id="250" w:author="UPC" w:date="2015-05-06T10:51:00Z"/>
          <w:rFonts w:asciiTheme="minorHAnsi" w:eastAsiaTheme="minorEastAsia" w:hAnsiTheme="minorHAnsi" w:cstheme="minorBidi"/>
          <w:noProof/>
          <w:szCs w:val="22"/>
          <w:lang w:eastAsia="ca-ES"/>
        </w:rPr>
      </w:pPr>
      <w:ins w:id="251" w:author="UPC" w:date="2015-05-06T10:51:00Z">
        <w:r w:rsidRPr="00B133ED">
          <w:rPr>
            <w:rStyle w:val="Enlla"/>
            <w:noProof/>
          </w:rPr>
          <w:fldChar w:fldCharType="begin"/>
        </w:r>
        <w:r w:rsidRPr="00B133ED">
          <w:rPr>
            <w:rStyle w:val="Enlla"/>
            <w:noProof/>
          </w:rPr>
          <w:instrText xml:space="preserve"> </w:instrText>
        </w:r>
        <w:r>
          <w:rPr>
            <w:noProof/>
          </w:rPr>
          <w:instrText>HYPERLINK \l "_Toc418672907"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6.7</w:t>
        </w:r>
        <w:r>
          <w:rPr>
            <w:rFonts w:asciiTheme="minorHAnsi" w:eastAsiaTheme="minorEastAsia" w:hAnsiTheme="minorHAnsi" w:cstheme="minorBidi"/>
            <w:noProof/>
            <w:szCs w:val="22"/>
            <w:lang w:eastAsia="ca-ES"/>
          </w:rPr>
          <w:tab/>
        </w:r>
        <w:r w:rsidRPr="00B133ED">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_Toc418672907 \h </w:instrText>
        </w:r>
        <w:r>
          <w:rPr>
            <w:noProof/>
            <w:webHidden/>
          </w:rPr>
        </w:r>
      </w:ins>
      <w:r>
        <w:rPr>
          <w:noProof/>
          <w:webHidden/>
        </w:rPr>
        <w:fldChar w:fldCharType="separate"/>
      </w:r>
      <w:ins w:id="252" w:author="UPC" w:date="2015-05-06T10:51:00Z">
        <w:r>
          <w:rPr>
            <w:noProof/>
            <w:webHidden/>
          </w:rPr>
          <w:t>79</w:t>
        </w:r>
        <w:r>
          <w:rPr>
            <w:noProof/>
            <w:webHidden/>
          </w:rPr>
          <w:fldChar w:fldCharType="end"/>
        </w:r>
        <w:r w:rsidRPr="00B133ED">
          <w:rPr>
            <w:rStyle w:val="Enlla"/>
            <w:noProof/>
          </w:rPr>
          <w:fldChar w:fldCharType="end"/>
        </w:r>
      </w:ins>
    </w:p>
    <w:p w:rsidR="00D367B5" w:rsidRDefault="00D367B5">
      <w:pPr>
        <w:pStyle w:val="IDC2"/>
        <w:rPr>
          <w:ins w:id="253" w:author="UPC" w:date="2015-05-06T10:51:00Z"/>
          <w:rFonts w:asciiTheme="minorHAnsi" w:eastAsiaTheme="minorEastAsia" w:hAnsiTheme="minorHAnsi" w:cstheme="minorBidi"/>
          <w:noProof/>
          <w:szCs w:val="22"/>
          <w:lang w:eastAsia="ca-ES"/>
        </w:rPr>
      </w:pPr>
      <w:ins w:id="254" w:author="UPC" w:date="2015-05-06T10:51:00Z">
        <w:r w:rsidRPr="00B133ED">
          <w:rPr>
            <w:rStyle w:val="Enlla"/>
            <w:noProof/>
          </w:rPr>
          <w:fldChar w:fldCharType="begin"/>
        </w:r>
        <w:r w:rsidRPr="00B133ED">
          <w:rPr>
            <w:rStyle w:val="Enlla"/>
            <w:noProof/>
          </w:rPr>
          <w:instrText xml:space="preserve"> </w:instrText>
        </w:r>
        <w:r>
          <w:rPr>
            <w:noProof/>
          </w:rPr>
          <w:instrText>HYPERLINK \l "_Toc418672908"</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6.8</w:t>
        </w:r>
        <w:r>
          <w:rPr>
            <w:rFonts w:asciiTheme="minorHAnsi" w:eastAsiaTheme="minorEastAsia" w:hAnsiTheme="minorHAnsi" w:cstheme="minorBidi"/>
            <w:noProof/>
            <w:szCs w:val="22"/>
            <w:lang w:eastAsia="ca-ES"/>
          </w:rPr>
          <w:tab/>
        </w:r>
        <w:r w:rsidRPr="00B133ED">
          <w:rPr>
            <w:rStyle w:val="Enlla"/>
            <w:noProof/>
          </w:rPr>
          <w:t>Modificar la versió de Java (JRE System Library)</w:t>
        </w:r>
        <w:r>
          <w:rPr>
            <w:noProof/>
            <w:webHidden/>
          </w:rPr>
          <w:tab/>
        </w:r>
        <w:r>
          <w:rPr>
            <w:noProof/>
            <w:webHidden/>
          </w:rPr>
          <w:fldChar w:fldCharType="begin"/>
        </w:r>
        <w:r>
          <w:rPr>
            <w:noProof/>
            <w:webHidden/>
          </w:rPr>
          <w:instrText xml:space="preserve"> PAGEREF _Toc418672908 \h </w:instrText>
        </w:r>
        <w:r>
          <w:rPr>
            <w:noProof/>
            <w:webHidden/>
          </w:rPr>
        </w:r>
      </w:ins>
      <w:r>
        <w:rPr>
          <w:noProof/>
          <w:webHidden/>
        </w:rPr>
        <w:fldChar w:fldCharType="separate"/>
      </w:r>
      <w:ins w:id="255" w:author="UPC" w:date="2015-05-06T10:51:00Z">
        <w:r>
          <w:rPr>
            <w:noProof/>
            <w:webHidden/>
          </w:rPr>
          <w:t>80</w:t>
        </w:r>
        <w:r>
          <w:rPr>
            <w:noProof/>
            <w:webHidden/>
          </w:rPr>
          <w:fldChar w:fldCharType="end"/>
        </w:r>
        <w:r w:rsidRPr="00B133ED">
          <w:rPr>
            <w:rStyle w:val="Enlla"/>
            <w:noProof/>
          </w:rPr>
          <w:fldChar w:fldCharType="end"/>
        </w:r>
      </w:ins>
    </w:p>
    <w:p w:rsidR="00D367B5" w:rsidRDefault="00D367B5">
      <w:pPr>
        <w:pStyle w:val="IDC3"/>
        <w:rPr>
          <w:ins w:id="256" w:author="UPC" w:date="2015-05-06T10:51:00Z"/>
          <w:rFonts w:asciiTheme="minorHAnsi" w:eastAsiaTheme="minorEastAsia" w:hAnsiTheme="minorHAnsi" w:cstheme="minorBidi"/>
          <w:noProof/>
          <w:szCs w:val="22"/>
          <w:lang w:eastAsia="ca-ES"/>
        </w:rPr>
      </w:pPr>
      <w:ins w:id="257" w:author="UPC" w:date="2015-05-06T10:51:00Z">
        <w:r w:rsidRPr="00B133ED">
          <w:rPr>
            <w:rStyle w:val="Enlla"/>
            <w:noProof/>
          </w:rPr>
          <w:fldChar w:fldCharType="begin"/>
        </w:r>
        <w:r w:rsidRPr="00B133ED">
          <w:rPr>
            <w:rStyle w:val="Enlla"/>
            <w:noProof/>
          </w:rPr>
          <w:instrText xml:space="preserve"> </w:instrText>
        </w:r>
        <w:r>
          <w:rPr>
            <w:noProof/>
          </w:rPr>
          <w:instrText>HYPERLINK \l "_Toc418672909"</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6.8.1</w:t>
        </w:r>
        <w:r>
          <w:rPr>
            <w:rFonts w:asciiTheme="minorHAnsi" w:eastAsiaTheme="minorEastAsia" w:hAnsiTheme="minorHAnsi" w:cstheme="minorBidi"/>
            <w:noProof/>
            <w:szCs w:val="22"/>
            <w:lang w:eastAsia="ca-ES"/>
          </w:rPr>
          <w:tab/>
        </w:r>
        <w:r w:rsidRPr="00B133ED">
          <w:rPr>
            <w:rStyle w:val="Enlla"/>
            <w:noProof/>
          </w:rPr>
          <w:t>Modificar la versió Java de tot el workspace</w:t>
        </w:r>
        <w:r>
          <w:rPr>
            <w:noProof/>
            <w:webHidden/>
          </w:rPr>
          <w:tab/>
        </w:r>
        <w:r>
          <w:rPr>
            <w:noProof/>
            <w:webHidden/>
          </w:rPr>
          <w:fldChar w:fldCharType="begin"/>
        </w:r>
        <w:r>
          <w:rPr>
            <w:noProof/>
            <w:webHidden/>
          </w:rPr>
          <w:instrText xml:space="preserve"> PAGEREF _Toc418672909 \h </w:instrText>
        </w:r>
        <w:r>
          <w:rPr>
            <w:noProof/>
            <w:webHidden/>
          </w:rPr>
        </w:r>
      </w:ins>
      <w:r>
        <w:rPr>
          <w:noProof/>
          <w:webHidden/>
        </w:rPr>
        <w:fldChar w:fldCharType="separate"/>
      </w:r>
      <w:ins w:id="258" w:author="UPC" w:date="2015-05-06T10:51:00Z">
        <w:r>
          <w:rPr>
            <w:noProof/>
            <w:webHidden/>
          </w:rPr>
          <w:t>83</w:t>
        </w:r>
        <w:r>
          <w:rPr>
            <w:noProof/>
            <w:webHidden/>
          </w:rPr>
          <w:fldChar w:fldCharType="end"/>
        </w:r>
        <w:r w:rsidRPr="00B133ED">
          <w:rPr>
            <w:rStyle w:val="Enlla"/>
            <w:noProof/>
          </w:rPr>
          <w:fldChar w:fldCharType="end"/>
        </w:r>
      </w:ins>
    </w:p>
    <w:p w:rsidR="00D367B5" w:rsidRDefault="00D367B5">
      <w:pPr>
        <w:pStyle w:val="IDC3"/>
        <w:rPr>
          <w:ins w:id="259" w:author="UPC" w:date="2015-05-06T10:51:00Z"/>
          <w:rFonts w:asciiTheme="minorHAnsi" w:eastAsiaTheme="minorEastAsia" w:hAnsiTheme="minorHAnsi" w:cstheme="minorBidi"/>
          <w:noProof/>
          <w:szCs w:val="22"/>
          <w:lang w:eastAsia="ca-ES"/>
        </w:rPr>
      </w:pPr>
      <w:ins w:id="260" w:author="UPC" w:date="2015-05-06T10:51:00Z">
        <w:r w:rsidRPr="00B133ED">
          <w:rPr>
            <w:rStyle w:val="Enlla"/>
            <w:noProof/>
          </w:rPr>
          <w:fldChar w:fldCharType="begin"/>
        </w:r>
        <w:r w:rsidRPr="00B133ED">
          <w:rPr>
            <w:rStyle w:val="Enlla"/>
            <w:noProof/>
          </w:rPr>
          <w:instrText xml:space="preserve"> </w:instrText>
        </w:r>
        <w:r>
          <w:rPr>
            <w:noProof/>
          </w:rPr>
          <w:instrText>HYPERLINK \l "_Toc418672910"</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6.8.2</w:t>
        </w:r>
        <w:r>
          <w:rPr>
            <w:rFonts w:asciiTheme="minorHAnsi" w:eastAsiaTheme="minorEastAsia" w:hAnsiTheme="minorHAnsi" w:cstheme="minorBidi"/>
            <w:noProof/>
            <w:szCs w:val="22"/>
            <w:lang w:eastAsia="ca-ES"/>
          </w:rPr>
          <w:tab/>
        </w:r>
        <w:r w:rsidRPr="00B133ED">
          <w:rPr>
            <w:rStyle w:val="Enlla"/>
            <w:noProof/>
          </w:rPr>
          <w:t>Modificar la versió Java d’un projecte</w:t>
        </w:r>
        <w:r>
          <w:rPr>
            <w:noProof/>
            <w:webHidden/>
          </w:rPr>
          <w:tab/>
        </w:r>
        <w:r>
          <w:rPr>
            <w:noProof/>
            <w:webHidden/>
          </w:rPr>
          <w:fldChar w:fldCharType="begin"/>
        </w:r>
        <w:r>
          <w:rPr>
            <w:noProof/>
            <w:webHidden/>
          </w:rPr>
          <w:instrText xml:space="preserve"> PAGEREF _Toc418672910 \h </w:instrText>
        </w:r>
        <w:r>
          <w:rPr>
            <w:noProof/>
            <w:webHidden/>
          </w:rPr>
        </w:r>
      </w:ins>
      <w:r>
        <w:rPr>
          <w:noProof/>
          <w:webHidden/>
        </w:rPr>
        <w:fldChar w:fldCharType="separate"/>
      </w:r>
      <w:ins w:id="261" w:author="UPC" w:date="2015-05-06T10:51:00Z">
        <w:r>
          <w:rPr>
            <w:noProof/>
            <w:webHidden/>
          </w:rPr>
          <w:t>84</w:t>
        </w:r>
        <w:r>
          <w:rPr>
            <w:noProof/>
            <w:webHidden/>
          </w:rPr>
          <w:fldChar w:fldCharType="end"/>
        </w:r>
        <w:r w:rsidRPr="00B133ED">
          <w:rPr>
            <w:rStyle w:val="Enlla"/>
            <w:noProof/>
          </w:rPr>
          <w:fldChar w:fldCharType="end"/>
        </w:r>
      </w:ins>
    </w:p>
    <w:p w:rsidR="00D367B5" w:rsidRDefault="00D367B5">
      <w:pPr>
        <w:pStyle w:val="IDC3"/>
        <w:rPr>
          <w:ins w:id="262" w:author="UPC" w:date="2015-05-06T10:51:00Z"/>
          <w:rFonts w:asciiTheme="minorHAnsi" w:eastAsiaTheme="minorEastAsia" w:hAnsiTheme="minorHAnsi" w:cstheme="minorBidi"/>
          <w:noProof/>
          <w:szCs w:val="22"/>
          <w:lang w:eastAsia="ca-ES"/>
        </w:rPr>
      </w:pPr>
      <w:ins w:id="263" w:author="UPC" w:date="2015-05-06T10:51:00Z">
        <w:r w:rsidRPr="00B133ED">
          <w:rPr>
            <w:rStyle w:val="Enlla"/>
            <w:noProof/>
          </w:rPr>
          <w:fldChar w:fldCharType="begin"/>
        </w:r>
        <w:r w:rsidRPr="00B133ED">
          <w:rPr>
            <w:rStyle w:val="Enlla"/>
            <w:noProof/>
          </w:rPr>
          <w:instrText xml:space="preserve"> </w:instrText>
        </w:r>
        <w:r>
          <w:rPr>
            <w:noProof/>
          </w:rPr>
          <w:instrText>HYPERLINK \l "_Toc418672911"</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6.8.3</w:t>
        </w:r>
        <w:r>
          <w:rPr>
            <w:rFonts w:asciiTheme="minorHAnsi" w:eastAsiaTheme="minorEastAsia" w:hAnsiTheme="minorHAnsi" w:cstheme="minorBidi"/>
            <w:noProof/>
            <w:szCs w:val="22"/>
            <w:lang w:eastAsia="ca-ES"/>
          </w:rPr>
          <w:tab/>
        </w:r>
        <w:r w:rsidRPr="00B133ED">
          <w:rPr>
            <w:rStyle w:val="Enlla"/>
            <w:noProof/>
          </w:rPr>
          <w:t>Warning de versió del compilador</w:t>
        </w:r>
        <w:r>
          <w:rPr>
            <w:noProof/>
            <w:webHidden/>
          </w:rPr>
          <w:tab/>
        </w:r>
        <w:r>
          <w:rPr>
            <w:noProof/>
            <w:webHidden/>
          </w:rPr>
          <w:fldChar w:fldCharType="begin"/>
        </w:r>
        <w:r>
          <w:rPr>
            <w:noProof/>
            <w:webHidden/>
          </w:rPr>
          <w:instrText xml:space="preserve"> PAGEREF _Toc418672911 \h </w:instrText>
        </w:r>
        <w:r>
          <w:rPr>
            <w:noProof/>
            <w:webHidden/>
          </w:rPr>
        </w:r>
      </w:ins>
      <w:r>
        <w:rPr>
          <w:noProof/>
          <w:webHidden/>
        </w:rPr>
        <w:fldChar w:fldCharType="separate"/>
      </w:r>
      <w:ins w:id="264" w:author="UPC" w:date="2015-05-06T10:51:00Z">
        <w:r>
          <w:rPr>
            <w:noProof/>
            <w:webHidden/>
          </w:rPr>
          <w:t>86</w:t>
        </w:r>
        <w:r>
          <w:rPr>
            <w:noProof/>
            <w:webHidden/>
          </w:rPr>
          <w:fldChar w:fldCharType="end"/>
        </w:r>
        <w:r w:rsidRPr="00B133ED">
          <w:rPr>
            <w:rStyle w:val="Enlla"/>
            <w:noProof/>
          </w:rPr>
          <w:fldChar w:fldCharType="end"/>
        </w:r>
      </w:ins>
    </w:p>
    <w:p w:rsidR="00D367B5" w:rsidRDefault="00D367B5">
      <w:pPr>
        <w:pStyle w:val="IDC2"/>
        <w:rPr>
          <w:ins w:id="265" w:author="UPC" w:date="2015-05-06T10:51:00Z"/>
          <w:rFonts w:asciiTheme="minorHAnsi" w:eastAsiaTheme="minorEastAsia" w:hAnsiTheme="minorHAnsi" w:cstheme="minorBidi"/>
          <w:noProof/>
          <w:szCs w:val="22"/>
          <w:lang w:eastAsia="ca-ES"/>
        </w:rPr>
      </w:pPr>
      <w:ins w:id="266" w:author="UPC" w:date="2015-05-06T10:51:00Z">
        <w:r w:rsidRPr="00B133ED">
          <w:rPr>
            <w:rStyle w:val="Enlla"/>
            <w:noProof/>
          </w:rPr>
          <w:fldChar w:fldCharType="begin"/>
        </w:r>
        <w:r w:rsidRPr="00B133ED">
          <w:rPr>
            <w:rStyle w:val="Enlla"/>
            <w:noProof/>
          </w:rPr>
          <w:instrText xml:space="preserve"> </w:instrText>
        </w:r>
        <w:r>
          <w:rPr>
            <w:noProof/>
          </w:rPr>
          <w:instrText>HYPERLINK \l "_Toc418672912"</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6.9</w:t>
        </w:r>
        <w:r>
          <w:rPr>
            <w:rFonts w:asciiTheme="minorHAnsi" w:eastAsiaTheme="minorEastAsia" w:hAnsiTheme="minorHAnsi" w:cstheme="minorBidi"/>
            <w:noProof/>
            <w:szCs w:val="22"/>
            <w:lang w:eastAsia="ca-ES"/>
          </w:rPr>
          <w:tab/>
        </w:r>
        <w:r w:rsidRPr="00B133ED">
          <w:rPr>
            <w:rStyle w:val="Enlla"/>
            <w:noProof/>
          </w:rPr>
          <w:t>Incompatibilitats amb versions Java</w:t>
        </w:r>
        <w:r>
          <w:rPr>
            <w:noProof/>
            <w:webHidden/>
          </w:rPr>
          <w:tab/>
        </w:r>
        <w:r>
          <w:rPr>
            <w:noProof/>
            <w:webHidden/>
          </w:rPr>
          <w:fldChar w:fldCharType="begin"/>
        </w:r>
        <w:r>
          <w:rPr>
            <w:noProof/>
            <w:webHidden/>
          </w:rPr>
          <w:instrText xml:space="preserve"> PAGEREF _Toc418672912 \h </w:instrText>
        </w:r>
        <w:r>
          <w:rPr>
            <w:noProof/>
            <w:webHidden/>
          </w:rPr>
        </w:r>
      </w:ins>
      <w:r>
        <w:rPr>
          <w:noProof/>
          <w:webHidden/>
        </w:rPr>
        <w:fldChar w:fldCharType="separate"/>
      </w:r>
      <w:ins w:id="267" w:author="UPC" w:date="2015-05-06T10:51:00Z">
        <w:r>
          <w:rPr>
            <w:noProof/>
            <w:webHidden/>
          </w:rPr>
          <w:t>88</w:t>
        </w:r>
        <w:r>
          <w:rPr>
            <w:noProof/>
            <w:webHidden/>
          </w:rPr>
          <w:fldChar w:fldCharType="end"/>
        </w:r>
        <w:r w:rsidRPr="00B133ED">
          <w:rPr>
            <w:rStyle w:val="Enlla"/>
            <w:noProof/>
          </w:rPr>
          <w:fldChar w:fldCharType="end"/>
        </w:r>
      </w:ins>
    </w:p>
    <w:p w:rsidR="00D367B5" w:rsidRDefault="00D367B5">
      <w:pPr>
        <w:pStyle w:val="IDC1"/>
        <w:tabs>
          <w:tab w:val="left" w:pos="440"/>
        </w:tabs>
        <w:rPr>
          <w:ins w:id="268" w:author="UPC" w:date="2015-05-06T10:51:00Z"/>
          <w:rFonts w:asciiTheme="minorHAnsi" w:eastAsiaTheme="minorEastAsia" w:hAnsiTheme="minorHAnsi" w:cstheme="minorBidi"/>
          <w:b w:val="0"/>
          <w:bCs w:val="0"/>
          <w:noProof/>
          <w:szCs w:val="22"/>
          <w:lang w:eastAsia="ca-ES"/>
        </w:rPr>
      </w:pPr>
      <w:ins w:id="269" w:author="UPC" w:date="2015-05-06T10:51:00Z">
        <w:r w:rsidRPr="00B133ED">
          <w:rPr>
            <w:rStyle w:val="Enlla"/>
            <w:noProof/>
          </w:rPr>
          <w:fldChar w:fldCharType="begin"/>
        </w:r>
        <w:r w:rsidRPr="00B133ED">
          <w:rPr>
            <w:rStyle w:val="Enlla"/>
            <w:noProof/>
          </w:rPr>
          <w:instrText xml:space="preserve"> </w:instrText>
        </w:r>
        <w:r>
          <w:rPr>
            <w:noProof/>
          </w:rPr>
          <w:instrText>HYPERLINK \l "_Toc418672913"</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7</w:t>
        </w:r>
        <w:r>
          <w:rPr>
            <w:rFonts w:asciiTheme="minorHAnsi" w:eastAsiaTheme="minorEastAsia" w:hAnsiTheme="minorHAnsi" w:cstheme="minorBidi"/>
            <w:b w:val="0"/>
            <w:bCs w:val="0"/>
            <w:noProof/>
            <w:szCs w:val="22"/>
            <w:lang w:eastAsia="ca-ES"/>
          </w:rPr>
          <w:tab/>
        </w:r>
        <w:r w:rsidRPr="00B133ED">
          <w:rPr>
            <w:rStyle w:val="Enlla"/>
            <w:noProof/>
          </w:rPr>
          <w:t>Referències</w:t>
        </w:r>
        <w:r>
          <w:rPr>
            <w:noProof/>
            <w:webHidden/>
          </w:rPr>
          <w:tab/>
        </w:r>
        <w:r>
          <w:rPr>
            <w:noProof/>
            <w:webHidden/>
          </w:rPr>
          <w:fldChar w:fldCharType="begin"/>
        </w:r>
        <w:r>
          <w:rPr>
            <w:noProof/>
            <w:webHidden/>
          </w:rPr>
          <w:instrText xml:space="preserve"> PAGEREF _Toc418672913 \h </w:instrText>
        </w:r>
        <w:r>
          <w:rPr>
            <w:noProof/>
            <w:webHidden/>
          </w:rPr>
        </w:r>
      </w:ins>
      <w:r>
        <w:rPr>
          <w:noProof/>
          <w:webHidden/>
        </w:rPr>
        <w:fldChar w:fldCharType="separate"/>
      </w:r>
      <w:ins w:id="270" w:author="UPC" w:date="2015-05-06T10:51:00Z">
        <w:r>
          <w:rPr>
            <w:noProof/>
            <w:webHidden/>
          </w:rPr>
          <w:t>89</w:t>
        </w:r>
        <w:r>
          <w:rPr>
            <w:noProof/>
            <w:webHidden/>
          </w:rPr>
          <w:fldChar w:fldCharType="end"/>
        </w:r>
        <w:r w:rsidRPr="00B133ED">
          <w:rPr>
            <w:rStyle w:val="Enlla"/>
            <w:noProof/>
          </w:rPr>
          <w:fldChar w:fldCharType="end"/>
        </w:r>
      </w:ins>
    </w:p>
    <w:p w:rsidR="00D367B5" w:rsidRDefault="00D367B5">
      <w:pPr>
        <w:pStyle w:val="IDC2"/>
        <w:rPr>
          <w:ins w:id="271" w:author="UPC" w:date="2015-05-06T10:51:00Z"/>
          <w:rFonts w:asciiTheme="minorHAnsi" w:eastAsiaTheme="minorEastAsia" w:hAnsiTheme="minorHAnsi" w:cstheme="minorBidi"/>
          <w:noProof/>
          <w:szCs w:val="22"/>
          <w:lang w:eastAsia="ca-ES"/>
        </w:rPr>
      </w:pPr>
      <w:ins w:id="272" w:author="UPC" w:date="2015-05-06T10:51:00Z">
        <w:r w:rsidRPr="00B133ED">
          <w:rPr>
            <w:rStyle w:val="Enlla"/>
            <w:noProof/>
          </w:rPr>
          <w:fldChar w:fldCharType="begin"/>
        </w:r>
        <w:r w:rsidRPr="00B133ED">
          <w:rPr>
            <w:rStyle w:val="Enlla"/>
            <w:noProof/>
          </w:rPr>
          <w:instrText xml:space="preserve"> </w:instrText>
        </w:r>
        <w:r>
          <w:rPr>
            <w:noProof/>
          </w:rPr>
          <w:instrText>HYPERLINK \l "_Toc418672914"</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7.1</w:t>
        </w:r>
        <w:r>
          <w:rPr>
            <w:rFonts w:asciiTheme="minorHAnsi" w:eastAsiaTheme="minorEastAsia" w:hAnsiTheme="minorHAnsi" w:cstheme="minorBidi"/>
            <w:noProof/>
            <w:szCs w:val="22"/>
            <w:lang w:eastAsia="ca-ES"/>
          </w:rPr>
          <w:tab/>
        </w:r>
        <w:r w:rsidRPr="00B133ED">
          <w:rPr>
            <w:rStyle w:val="Enlla"/>
            <w:noProof/>
          </w:rPr>
          <w:t>Bootstrap</w:t>
        </w:r>
        <w:r>
          <w:rPr>
            <w:noProof/>
            <w:webHidden/>
          </w:rPr>
          <w:tab/>
        </w:r>
        <w:r>
          <w:rPr>
            <w:noProof/>
            <w:webHidden/>
          </w:rPr>
          <w:fldChar w:fldCharType="begin"/>
        </w:r>
        <w:r>
          <w:rPr>
            <w:noProof/>
            <w:webHidden/>
          </w:rPr>
          <w:instrText xml:space="preserve"> PAGEREF _Toc418672914 \h </w:instrText>
        </w:r>
        <w:r>
          <w:rPr>
            <w:noProof/>
            <w:webHidden/>
          </w:rPr>
        </w:r>
      </w:ins>
      <w:r>
        <w:rPr>
          <w:noProof/>
          <w:webHidden/>
        </w:rPr>
        <w:fldChar w:fldCharType="separate"/>
      </w:r>
      <w:ins w:id="273" w:author="UPC" w:date="2015-05-06T10:51:00Z">
        <w:r>
          <w:rPr>
            <w:noProof/>
            <w:webHidden/>
          </w:rPr>
          <w:t>89</w:t>
        </w:r>
        <w:r>
          <w:rPr>
            <w:noProof/>
            <w:webHidden/>
          </w:rPr>
          <w:fldChar w:fldCharType="end"/>
        </w:r>
        <w:r w:rsidRPr="00B133ED">
          <w:rPr>
            <w:rStyle w:val="Enlla"/>
            <w:noProof/>
          </w:rPr>
          <w:fldChar w:fldCharType="end"/>
        </w:r>
      </w:ins>
    </w:p>
    <w:p w:rsidR="00D367B5" w:rsidRDefault="00D367B5">
      <w:pPr>
        <w:pStyle w:val="IDC2"/>
        <w:rPr>
          <w:ins w:id="274" w:author="UPC" w:date="2015-05-06T10:51:00Z"/>
          <w:rFonts w:asciiTheme="minorHAnsi" w:eastAsiaTheme="minorEastAsia" w:hAnsiTheme="minorHAnsi" w:cstheme="minorBidi"/>
          <w:noProof/>
          <w:szCs w:val="22"/>
          <w:lang w:eastAsia="ca-ES"/>
        </w:rPr>
      </w:pPr>
      <w:ins w:id="275" w:author="UPC" w:date="2015-05-06T10:51:00Z">
        <w:r w:rsidRPr="00B133ED">
          <w:rPr>
            <w:rStyle w:val="Enlla"/>
            <w:noProof/>
          </w:rPr>
          <w:fldChar w:fldCharType="begin"/>
        </w:r>
        <w:r w:rsidRPr="00B133ED">
          <w:rPr>
            <w:rStyle w:val="Enlla"/>
            <w:noProof/>
          </w:rPr>
          <w:instrText xml:space="preserve"> </w:instrText>
        </w:r>
        <w:r>
          <w:rPr>
            <w:noProof/>
          </w:rPr>
          <w:instrText>HYPERLINK \l "_Toc418672915"</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7.2</w:t>
        </w:r>
        <w:r>
          <w:rPr>
            <w:rFonts w:asciiTheme="minorHAnsi" w:eastAsiaTheme="minorEastAsia" w:hAnsiTheme="minorHAnsi" w:cstheme="minorBidi"/>
            <w:noProof/>
            <w:szCs w:val="22"/>
            <w:lang w:eastAsia="ca-ES"/>
          </w:rPr>
          <w:tab/>
        </w:r>
        <w:r w:rsidRPr="00B133ED">
          <w:rPr>
            <w:rStyle w:val="Enlla"/>
            <w:noProof/>
          </w:rPr>
          <w:t>Spring Security Core</w:t>
        </w:r>
        <w:r>
          <w:rPr>
            <w:noProof/>
            <w:webHidden/>
          </w:rPr>
          <w:tab/>
        </w:r>
        <w:r>
          <w:rPr>
            <w:noProof/>
            <w:webHidden/>
          </w:rPr>
          <w:fldChar w:fldCharType="begin"/>
        </w:r>
        <w:r>
          <w:rPr>
            <w:noProof/>
            <w:webHidden/>
          </w:rPr>
          <w:instrText xml:space="preserve"> PAGEREF _Toc418672915 \h </w:instrText>
        </w:r>
        <w:r>
          <w:rPr>
            <w:noProof/>
            <w:webHidden/>
          </w:rPr>
        </w:r>
      </w:ins>
      <w:r>
        <w:rPr>
          <w:noProof/>
          <w:webHidden/>
        </w:rPr>
        <w:fldChar w:fldCharType="separate"/>
      </w:r>
      <w:ins w:id="276" w:author="UPC" w:date="2015-05-06T10:51:00Z">
        <w:r>
          <w:rPr>
            <w:noProof/>
            <w:webHidden/>
          </w:rPr>
          <w:t>89</w:t>
        </w:r>
        <w:r>
          <w:rPr>
            <w:noProof/>
            <w:webHidden/>
          </w:rPr>
          <w:fldChar w:fldCharType="end"/>
        </w:r>
        <w:r w:rsidRPr="00B133ED">
          <w:rPr>
            <w:rStyle w:val="Enlla"/>
            <w:noProof/>
          </w:rPr>
          <w:fldChar w:fldCharType="end"/>
        </w:r>
      </w:ins>
    </w:p>
    <w:p w:rsidR="00D367B5" w:rsidRDefault="00D367B5">
      <w:pPr>
        <w:pStyle w:val="IDC2"/>
        <w:rPr>
          <w:ins w:id="277" w:author="UPC" w:date="2015-05-06T10:51:00Z"/>
          <w:rFonts w:asciiTheme="minorHAnsi" w:eastAsiaTheme="minorEastAsia" w:hAnsiTheme="minorHAnsi" w:cstheme="minorBidi"/>
          <w:noProof/>
          <w:szCs w:val="22"/>
          <w:lang w:eastAsia="ca-ES"/>
        </w:rPr>
      </w:pPr>
      <w:ins w:id="278" w:author="UPC" w:date="2015-05-06T10:51:00Z">
        <w:r w:rsidRPr="00B133ED">
          <w:rPr>
            <w:rStyle w:val="Enlla"/>
            <w:noProof/>
          </w:rPr>
          <w:lastRenderedPageBreak/>
          <w:fldChar w:fldCharType="begin"/>
        </w:r>
        <w:r w:rsidRPr="00B133ED">
          <w:rPr>
            <w:rStyle w:val="Enlla"/>
            <w:noProof/>
          </w:rPr>
          <w:instrText xml:space="preserve"> </w:instrText>
        </w:r>
        <w:r>
          <w:rPr>
            <w:noProof/>
          </w:rPr>
          <w:instrText>HYPERLINK \l "_Toc418672916"</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7.3</w:t>
        </w:r>
        <w:r>
          <w:rPr>
            <w:rFonts w:asciiTheme="minorHAnsi" w:eastAsiaTheme="minorEastAsia" w:hAnsiTheme="minorHAnsi" w:cstheme="minorBidi"/>
            <w:noProof/>
            <w:szCs w:val="22"/>
            <w:lang w:eastAsia="ca-ES"/>
          </w:rPr>
          <w:tab/>
        </w:r>
        <w:r w:rsidRPr="00B133ED">
          <w:rPr>
            <w:rStyle w:val="Enlla"/>
            <w:noProof/>
          </w:rPr>
          <w:t>TreeTable</w:t>
        </w:r>
        <w:r>
          <w:rPr>
            <w:noProof/>
            <w:webHidden/>
          </w:rPr>
          <w:tab/>
        </w:r>
        <w:r>
          <w:rPr>
            <w:noProof/>
            <w:webHidden/>
          </w:rPr>
          <w:fldChar w:fldCharType="begin"/>
        </w:r>
        <w:r>
          <w:rPr>
            <w:noProof/>
            <w:webHidden/>
          </w:rPr>
          <w:instrText xml:space="preserve"> PAGEREF _Toc418672916 \h </w:instrText>
        </w:r>
        <w:r>
          <w:rPr>
            <w:noProof/>
            <w:webHidden/>
          </w:rPr>
        </w:r>
      </w:ins>
      <w:r>
        <w:rPr>
          <w:noProof/>
          <w:webHidden/>
        </w:rPr>
        <w:fldChar w:fldCharType="separate"/>
      </w:r>
      <w:ins w:id="279" w:author="UPC" w:date="2015-05-06T10:51:00Z">
        <w:r>
          <w:rPr>
            <w:noProof/>
            <w:webHidden/>
          </w:rPr>
          <w:t>89</w:t>
        </w:r>
        <w:r>
          <w:rPr>
            <w:noProof/>
            <w:webHidden/>
          </w:rPr>
          <w:fldChar w:fldCharType="end"/>
        </w:r>
        <w:r w:rsidRPr="00B133ED">
          <w:rPr>
            <w:rStyle w:val="Enlla"/>
            <w:noProof/>
          </w:rPr>
          <w:fldChar w:fldCharType="end"/>
        </w:r>
      </w:ins>
    </w:p>
    <w:p w:rsidR="00D367B5" w:rsidRDefault="00D367B5">
      <w:pPr>
        <w:pStyle w:val="IDC2"/>
        <w:rPr>
          <w:ins w:id="280" w:author="UPC" w:date="2015-05-06T10:51:00Z"/>
          <w:rFonts w:asciiTheme="minorHAnsi" w:eastAsiaTheme="minorEastAsia" w:hAnsiTheme="minorHAnsi" w:cstheme="minorBidi"/>
          <w:noProof/>
          <w:szCs w:val="22"/>
          <w:lang w:eastAsia="ca-ES"/>
        </w:rPr>
      </w:pPr>
      <w:ins w:id="281" w:author="UPC" w:date="2015-05-06T10:51:00Z">
        <w:r w:rsidRPr="00B133ED">
          <w:rPr>
            <w:rStyle w:val="Enlla"/>
            <w:noProof/>
          </w:rPr>
          <w:fldChar w:fldCharType="begin"/>
        </w:r>
        <w:r w:rsidRPr="00B133ED">
          <w:rPr>
            <w:rStyle w:val="Enlla"/>
            <w:noProof/>
          </w:rPr>
          <w:instrText xml:space="preserve"> </w:instrText>
        </w:r>
        <w:r>
          <w:rPr>
            <w:noProof/>
          </w:rPr>
          <w:instrText>HYPERLINK \l "_Toc418672917"</w:instrText>
        </w:r>
        <w:r w:rsidRPr="00B133ED">
          <w:rPr>
            <w:rStyle w:val="Enlla"/>
            <w:noProof/>
          </w:rPr>
          <w:instrText xml:space="preserve"> </w:instrText>
        </w:r>
        <w:r w:rsidRPr="00B133ED">
          <w:rPr>
            <w:rStyle w:val="Enlla"/>
            <w:noProof/>
          </w:rPr>
        </w:r>
        <w:r w:rsidRPr="00B133ED">
          <w:rPr>
            <w:rStyle w:val="Enlla"/>
            <w:noProof/>
          </w:rPr>
          <w:fldChar w:fldCharType="separate"/>
        </w:r>
        <w:r w:rsidRPr="00B133ED">
          <w:rPr>
            <w:rStyle w:val="Enlla"/>
            <w:noProof/>
          </w:rPr>
          <w:t>7.4</w:t>
        </w:r>
        <w:r>
          <w:rPr>
            <w:rFonts w:asciiTheme="minorHAnsi" w:eastAsiaTheme="minorEastAsia" w:hAnsiTheme="minorHAnsi" w:cstheme="minorBidi"/>
            <w:noProof/>
            <w:szCs w:val="22"/>
            <w:lang w:eastAsia="ca-ES"/>
          </w:rPr>
          <w:tab/>
        </w:r>
        <w:r w:rsidRPr="00B133ED">
          <w:rPr>
            <w:rStyle w:val="Enlla"/>
            <w:noProof/>
          </w:rPr>
          <w:t>CKEditor</w:t>
        </w:r>
        <w:r>
          <w:rPr>
            <w:noProof/>
            <w:webHidden/>
          </w:rPr>
          <w:tab/>
        </w:r>
        <w:r>
          <w:rPr>
            <w:noProof/>
            <w:webHidden/>
          </w:rPr>
          <w:fldChar w:fldCharType="begin"/>
        </w:r>
        <w:r>
          <w:rPr>
            <w:noProof/>
            <w:webHidden/>
          </w:rPr>
          <w:instrText xml:space="preserve"> PAGEREF _Toc418672917 \h </w:instrText>
        </w:r>
        <w:r>
          <w:rPr>
            <w:noProof/>
            <w:webHidden/>
          </w:rPr>
        </w:r>
      </w:ins>
      <w:r>
        <w:rPr>
          <w:noProof/>
          <w:webHidden/>
        </w:rPr>
        <w:fldChar w:fldCharType="separate"/>
      </w:r>
      <w:ins w:id="282" w:author="UPC" w:date="2015-05-06T10:51:00Z">
        <w:r>
          <w:rPr>
            <w:noProof/>
            <w:webHidden/>
          </w:rPr>
          <w:t>89</w:t>
        </w:r>
        <w:r>
          <w:rPr>
            <w:noProof/>
            <w:webHidden/>
          </w:rPr>
          <w:fldChar w:fldCharType="end"/>
        </w:r>
        <w:r w:rsidRPr="00B133ED">
          <w:rPr>
            <w:rStyle w:val="Enlla"/>
            <w:noProof/>
          </w:rPr>
          <w:fldChar w:fldCharType="end"/>
        </w:r>
      </w:ins>
    </w:p>
    <w:p w:rsidR="006E09D1" w:rsidDel="00723184" w:rsidRDefault="006E09D1">
      <w:pPr>
        <w:pStyle w:val="IDC1"/>
        <w:tabs>
          <w:tab w:val="left" w:pos="440"/>
        </w:tabs>
        <w:rPr>
          <w:del w:id="283" w:author="UPC" w:date="2015-04-28T16:33:00Z"/>
          <w:rFonts w:asciiTheme="minorHAnsi" w:eastAsiaTheme="minorEastAsia" w:hAnsiTheme="minorHAnsi" w:cstheme="minorBidi"/>
          <w:b w:val="0"/>
          <w:bCs w:val="0"/>
          <w:noProof/>
          <w:szCs w:val="22"/>
          <w:lang w:eastAsia="ca-ES"/>
        </w:rPr>
      </w:pPr>
      <w:del w:id="284" w:author="UPC" w:date="2015-04-28T16:33:00Z">
        <w:r w:rsidRPr="00723184" w:rsidDel="00723184">
          <w:rPr>
            <w:noProof/>
            <w:rPrChange w:id="285" w:author="UPC" w:date="2015-04-28T16:33:00Z">
              <w:rPr>
                <w:rStyle w:val="Enlla"/>
                <w:b w:val="0"/>
                <w:bCs w:val="0"/>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noProof/>
            <w:rPrChange w:id="286" w:author="UPC" w:date="2015-04-28T16:33:00Z">
              <w:rPr>
                <w:rStyle w:val="Enlla"/>
                <w:b w:val="0"/>
                <w:bCs w:val="0"/>
                <w:noProof/>
              </w:rPr>
            </w:rPrChange>
          </w:rPr>
          <w:delText>Introducció</w:delText>
        </w:r>
        <w:r w:rsidDel="00723184">
          <w:rPr>
            <w:noProof/>
            <w:webHidden/>
          </w:rPr>
          <w:tab/>
          <w:delText>12</w:delText>
        </w:r>
      </w:del>
    </w:p>
    <w:p w:rsidR="006E09D1" w:rsidDel="00723184" w:rsidRDefault="006E09D1">
      <w:pPr>
        <w:pStyle w:val="IDC1"/>
        <w:tabs>
          <w:tab w:val="left" w:pos="440"/>
        </w:tabs>
        <w:rPr>
          <w:del w:id="287" w:author="UPC" w:date="2015-04-28T16:33:00Z"/>
          <w:rFonts w:asciiTheme="minorHAnsi" w:eastAsiaTheme="minorEastAsia" w:hAnsiTheme="minorHAnsi" w:cstheme="minorBidi"/>
          <w:b w:val="0"/>
          <w:bCs w:val="0"/>
          <w:noProof/>
          <w:szCs w:val="22"/>
          <w:lang w:eastAsia="ca-ES"/>
        </w:rPr>
      </w:pPr>
      <w:del w:id="288" w:author="UPC" w:date="2015-04-28T16:33:00Z">
        <w:r w:rsidRPr="00723184" w:rsidDel="00723184">
          <w:rPr>
            <w:noProof/>
            <w:rPrChange w:id="289" w:author="UPC" w:date="2015-04-28T16:33:00Z">
              <w:rPr>
                <w:rStyle w:val="Enlla"/>
                <w:b w:val="0"/>
                <w:bCs w:val="0"/>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noProof/>
            <w:rPrChange w:id="290" w:author="UPC" w:date="2015-04-28T16:33:00Z">
              <w:rPr>
                <w:rStyle w:val="Enlla"/>
                <w:b w:val="0"/>
                <w:bCs w:val="0"/>
                <w:noProof/>
              </w:rPr>
            </w:rPrChange>
          </w:rPr>
          <w:delText>Canvis comuns (Editor i Visor)</w:delText>
        </w:r>
        <w:r w:rsidDel="00723184">
          <w:rPr>
            <w:noProof/>
            <w:webHidden/>
          </w:rPr>
          <w:tab/>
          <w:delText>13</w:delText>
        </w:r>
      </w:del>
    </w:p>
    <w:p w:rsidR="006E09D1" w:rsidDel="00723184" w:rsidRDefault="006E09D1">
      <w:pPr>
        <w:pStyle w:val="IDC2"/>
        <w:rPr>
          <w:del w:id="291" w:author="UPC" w:date="2015-04-28T16:33:00Z"/>
          <w:rFonts w:asciiTheme="minorHAnsi" w:eastAsiaTheme="minorEastAsia" w:hAnsiTheme="minorHAnsi" w:cstheme="minorBidi"/>
          <w:noProof/>
          <w:szCs w:val="22"/>
          <w:lang w:eastAsia="ca-ES"/>
        </w:rPr>
      </w:pPr>
      <w:del w:id="292" w:author="UPC" w:date="2015-04-28T16:33:00Z">
        <w:r w:rsidRPr="00723184" w:rsidDel="00723184">
          <w:rPr>
            <w:noProof/>
            <w:rPrChange w:id="293"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noProof/>
            <w:rPrChange w:id="294"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295" w:author="UPC" w:date="2015-04-28T16:33:00Z"/>
          <w:rFonts w:asciiTheme="minorHAnsi" w:eastAsiaTheme="minorEastAsia" w:hAnsiTheme="minorHAnsi" w:cstheme="minorBidi"/>
          <w:noProof/>
          <w:szCs w:val="22"/>
          <w:lang w:eastAsia="ca-ES"/>
        </w:rPr>
      </w:pPr>
      <w:del w:id="296" w:author="UPC" w:date="2015-04-28T16:33:00Z">
        <w:r w:rsidRPr="00723184" w:rsidDel="00723184">
          <w:rPr>
            <w:noProof/>
            <w:rPrChange w:id="297"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noProof/>
            <w:rPrChange w:id="298"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299" w:author="UPC" w:date="2015-04-28T16:33:00Z"/>
          <w:rFonts w:asciiTheme="minorHAnsi" w:eastAsiaTheme="minorEastAsia" w:hAnsiTheme="minorHAnsi" w:cstheme="minorBidi"/>
          <w:noProof/>
          <w:szCs w:val="22"/>
          <w:lang w:eastAsia="ca-ES"/>
        </w:rPr>
      </w:pPr>
      <w:del w:id="300" w:author="UPC" w:date="2015-04-28T16:33:00Z">
        <w:r w:rsidRPr="00723184" w:rsidDel="00723184">
          <w:rPr>
            <w:noProof/>
            <w:rPrChange w:id="301"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noProof/>
            <w:rPrChange w:id="302"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303" w:author="UPC" w:date="2015-04-28T16:33:00Z"/>
          <w:rFonts w:asciiTheme="minorHAnsi" w:eastAsiaTheme="minorEastAsia" w:hAnsiTheme="minorHAnsi" w:cstheme="minorBidi"/>
          <w:noProof/>
          <w:szCs w:val="22"/>
          <w:lang w:eastAsia="ca-ES"/>
        </w:rPr>
      </w:pPr>
      <w:del w:id="304" w:author="UPC" w:date="2015-04-28T16:33:00Z">
        <w:r w:rsidRPr="00723184" w:rsidDel="00723184">
          <w:rPr>
            <w:noProof/>
            <w:rPrChange w:id="305"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noProof/>
            <w:rPrChange w:id="306"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307" w:author="UPC" w:date="2015-04-28T16:33:00Z"/>
          <w:rFonts w:asciiTheme="minorHAnsi" w:eastAsiaTheme="minorEastAsia" w:hAnsiTheme="minorHAnsi" w:cstheme="minorBidi"/>
          <w:noProof/>
          <w:szCs w:val="22"/>
          <w:lang w:eastAsia="ca-ES"/>
        </w:rPr>
      </w:pPr>
      <w:del w:id="308" w:author="UPC" w:date="2015-04-28T16:33:00Z">
        <w:r w:rsidRPr="00723184" w:rsidDel="00723184">
          <w:rPr>
            <w:noProof/>
            <w:rPrChange w:id="309"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noProof/>
            <w:rPrChange w:id="310"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11" w:author="UPC" w:date="2015-04-28T16:33:00Z"/>
          <w:rFonts w:asciiTheme="minorHAnsi" w:eastAsiaTheme="minorEastAsia" w:hAnsiTheme="minorHAnsi" w:cstheme="minorBidi"/>
          <w:noProof/>
          <w:szCs w:val="22"/>
          <w:lang w:eastAsia="ca-ES"/>
        </w:rPr>
      </w:pPr>
      <w:del w:id="312" w:author="UPC" w:date="2015-04-28T16:33:00Z">
        <w:r w:rsidRPr="00723184" w:rsidDel="00723184">
          <w:rPr>
            <w:noProof/>
            <w:rPrChange w:id="313"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noProof/>
            <w:rPrChange w:id="314"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15" w:author="UPC" w:date="2015-04-28T16:33:00Z"/>
          <w:rFonts w:asciiTheme="minorHAnsi" w:eastAsiaTheme="minorEastAsia" w:hAnsiTheme="minorHAnsi" w:cstheme="minorBidi"/>
          <w:noProof/>
          <w:szCs w:val="22"/>
          <w:lang w:eastAsia="ca-ES"/>
        </w:rPr>
      </w:pPr>
      <w:del w:id="316" w:author="UPC" w:date="2015-04-28T16:33:00Z">
        <w:r w:rsidRPr="00723184" w:rsidDel="00723184">
          <w:rPr>
            <w:noProof/>
            <w:rPrChange w:id="317"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noProof/>
            <w:rPrChange w:id="318"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19" w:author="UPC" w:date="2015-04-28T16:33:00Z"/>
          <w:rFonts w:asciiTheme="minorHAnsi" w:eastAsiaTheme="minorEastAsia" w:hAnsiTheme="minorHAnsi" w:cstheme="minorBidi"/>
          <w:noProof/>
          <w:szCs w:val="22"/>
          <w:lang w:eastAsia="ca-ES"/>
        </w:rPr>
      </w:pPr>
      <w:del w:id="320" w:author="UPC" w:date="2015-04-28T16:33:00Z">
        <w:r w:rsidRPr="00723184" w:rsidDel="00723184">
          <w:rPr>
            <w:noProof/>
            <w:rPrChange w:id="321"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noProof/>
            <w:rPrChange w:id="322"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23" w:author="UPC" w:date="2015-04-28T16:33:00Z"/>
          <w:rFonts w:asciiTheme="minorHAnsi" w:eastAsiaTheme="minorEastAsia" w:hAnsiTheme="minorHAnsi" w:cstheme="minorBidi"/>
          <w:noProof/>
          <w:szCs w:val="22"/>
          <w:lang w:eastAsia="ca-ES"/>
        </w:rPr>
      </w:pPr>
      <w:del w:id="324" w:author="UPC" w:date="2015-04-28T16:33:00Z">
        <w:r w:rsidRPr="00723184" w:rsidDel="00723184">
          <w:rPr>
            <w:noProof/>
            <w:rPrChange w:id="325"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noProof/>
            <w:rPrChange w:id="326"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27" w:author="UPC" w:date="2015-04-28T16:33:00Z"/>
          <w:rFonts w:asciiTheme="minorHAnsi" w:eastAsiaTheme="minorEastAsia" w:hAnsiTheme="minorHAnsi" w:cstheme="minorBidi"/>
          <w:noProof/>
          <w:szCs w:val="22"/>
          <w:lang w:eastAsia="ca-ES"/>
        </w:rPr>
      </w:pPr>
      <w:del w:id="328" w:author="UPC" w:date="2015-04-28T16:33:00Z">
        <w:r w:rsidRPr="00723184" w:rsidDel="00723184">
          <w:rPr>
            <w:noProof/>
            <w:rPrChange w:id="329"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noProof/>
            <w:rPrChange w:id="330"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31" w:author="UPC" w:date="2015-04-28T16:33:00Z"/>
          <w:rFonts w:asciiTheme="minorHAnsi" w:eastAsiaTheme="minorEastAsia" w:hAnsiTheme="minorHAnsi" w:cstheme="minorBidi"/>
          <w:noProof/>
          <w:szCs w:val="22"/>
          <w:lang w:eastAsia="ca-ES"/>
        </w:rPr>
      </w:pPr>
      <w:del w:id="332" w:author="UPC" w:date="2015-04-28T16:33:00Z">
        <w:r w:rsidRPr="00723184" w:rsidDel="00723184">
          <w:rPr>
            <w:noProof/>
            <w:rPrChange w:id="333"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noProof/>
            <w:rPrChange w:id="334"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35" w:author="UPC" w:date="2015-04-28T16:33:00Z"/>
          <w:rFonts w:asciiTheme="minorHAnsi" w:eastAsiaTheme="minorEastAsia" w:hAnsiTheme="minorHAnsi" w:cstheme="minorBidi"/>
          <w:noProof/>
          <w:szCs w:val="22"/>
          <w:lang w:eastAsia="ca-ES"/>
        </w:rPr>
      </w:pPr>
      <w:del w:id="336" w:author="UPC" w:date="2015-04-28T16:33:00Z">
        <w:r w:rsidRPr="00723184" w:rsidDel="00723184">
          <w:rPr>
            <w:noProof/>
            <w:rPrChange w:id="337"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noProof/>
            <w:rPrChange w:id="338"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39" w:author="UPC" w:date="2015-04-28T16:33:00Z"/>
          <w:rFonts w:asciiTheme="minorHAnsi" w:eastAsiaTheme="minorEastAsia" w:hAnsiTheme="minorHAnsi" w:cstheme="minorBidi"/>
          <w:noProof/>
          <w:szCs w:val="22"/>
          <w:lang w:eastAsia="ca-ES"/>
        </w:rPr>
      </w:pPr>
      <w:del w:id="340" w:author="UPC" w:date="2015-04-28T16:33:00Z">
        <w:r w:rsidRPr="00723184" w:rsidDel="00723184">
          <w:rPr>
            <w:noProof/>
            <w:rPrChange w:id="341"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noProof/>
            <w:rPrChange w:id="342"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43" w:author="UPC" w:date="2015-04-28T16:33:00Z"/>
          <w:rFonts w:asciiTheme="minorHAnsi" w:eastAsiaTheme="minorEastAsia" w:hAnsiTheme="minorHAnsi" w:cstheme="minorBidi"/>
          <w:noProof/>
          <w:szCs w:val="22"/>
          <w:lang w:eastAsia="ca-ES"/>
        </w:rPr>
      </w:pPr>
      <w:del w:id="344" w:author="UPC" w:date="2015-04-28T16:33:00Z">
        <w:r w:rsidRPr="00723184" w:rsidDel="00723184">
          <w:rPr>
            <w:noProof/>
            <w:rPrChange w:id="345"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noProof/>
            <w:rPrChange w:id="346"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47" w:author="UPC" w:date="2015-04-28T16:33:00Z"/>
          <w:rFonts w:asciiTheme="minorHAnsi" w:eastAsiaTheme="minorEastAsia" w:hAnsiTheme="minorHAnsi" w:cstheme="minorBidi"/>
          <w:noProof/>
          <w:szCs w:val="22"/>
          <w:lang w:eastAsia="ca-ES"/>
        </w:rPr>
      </w:pPr>
      <w:del w:id="348" w:author="UPC" w:date="2015-04-28T16:33:00Z">
        <w:r w:rsidRPr="00723184" w:rsidDel="00723184">
          <w:rPr>
            <w:noProof/>
            <w:rPrChange w:id="349"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noProof/>
            <w:rPrChange w:id="350"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51" w:author="UPC" w:date="2015-04-28T16:33:00Z"/>
          <w:rFonts w:asciiTheme="minorHAnsi" w:eastAsiaTheme="minorEastAsia" w:hAnsiTheme="minorHAnsi" w:cstheme="minorBidi"/>
          <w:noProof/>
          <w:szCs w:val="22"/>
          <w:lang w:eastAsia="ca-ES"/>
        </w:rPr>
      </w:pPr>
      <w:del w:id="352" w:author="UPC" w:date="2015-04-28T16:33:00Z">
        <w:r w:rsidRPr="00723184" w:rsidDel="00723184">
          <w:rPr>
            <w:noProof/>
            <w:rPrChange w:id="353"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noProof/>
            <w:rPrChange w:id="354"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55" w:author="UPC" w:date="2015-04-28T16:33:00Z"/>
          <w:rFonts w:asciiTheme="minorHAnsi" w:eastAsiaTheme="minorEastAsia" w:hAnsiTheme="minorHAnsi" w:cstheme="minorBidi"/>
          <w:b w:val="0"/>
          <w:bCs w:val="0"/>
          <w:noProof/>
          <w:szCs w:val="22"/>
          <w:lang w:eastAsia="ca-ES"/>
        </w:rPr>
      </w:pPr>
      <w:del w:id="356" w:author="UPC" w:date="2015-04-28T16:33:00Z">
        <w:r w:rsidRPr="00723184" w:rsidDel="00723184">
          <w:rPr>
            <w:noProof/>
            <w:rPrChange w:id="357" w:author="UPC" w:date="2015-04-28T16:33:00Z">
              <w:rPr>
                <w:rStyle w:val="Enlla"/>
                <w:b w:val="0"/>
                <w:bCs w:val="0"/>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noProof/>
            <w:rPrChange w:id="358" w:author="UPC" w:date="2015-04-28T16:33:00Z">
              <w:rPr>
                <w:rStyle w:val="Enlla"/>
                <w:b w:val="0"/>
                <w:bCs w:val="0"/>
                <w:noProof/>
              </w:rPr>
            </w:rPrChange>
          </w:rPr>
          <w:delText>Aplicació Editor (gcrrhh)</w:delText>
        </w:r>
        <w:r w:rsidDel="00723184">
          <w:rPr>
            <w:noProof/>
            <w:webHidden/>
          </w:rPr>
          <w:tab/>
          <w:delText>24</w:delText>
        </w:r>
      </w:del>
    </w:p>
    <w:p w:rsidR="006E09D1" w:rsidDel="00723184" w:rsidRDefault="006E09D1">
      <w:pPr>
        <w:pStyle w:val="IDC2"/>
        <w:rPr>
          <w:del w:id="359" w:author="UPC" w:date="2015-04-28T16:33:00Z"/>
          <w:rFonts w:asciiTheme="minorHAnsi" w:eastAsiaTheme="minorEastAsia" w:hAnsiTheme="minorHAnsi" w:cstheme="minorBidi"/>
          <w:noProof/>
          <w:szCs w:val="22"/>
          <w:lang w:eastAsia="ca-ES"/>
        </w:rPr>
      </w:pPr>
      <w:del w:id="360" w:author="UPC" w:date="2015-04-28T16:33:00Z">
        <w:r w:rsidRPr="00723184" w:rsidDel="00723184">
          <w:rPr>
            <w:noProof/>
            <w:rPrChange w:id="361"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noProof/>
            <w:rPrChange w:id="362"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63" w:author="UPC" w:date="2015-04-28T16:33:00Z"/>
          <w:rFonts w:asciiTheme="minorHAnsi" w:eastAsiaTheme="minorEastAsia" w:hAnsiTheme="minorHAnsi" w:cstheme="minorBidi"/>
          <w:noProof/>
          <w:szCs w:val="22"/>
          <w:lang w:eastAsia="ca-ES"/>
        </w:rPr>
      </w:pPr>
      <w:del w:id="364" w:author="UPC" w:date="2015-04-28T16:33:00Z">
        <w:r w:rsidRPr="00723184" w:rsidDel="00723184">
          <w:rPr>
            <w:noProof/>
            <w:rPrChange w:id="365"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noProof/>
            <w:rPrChange w:id="366"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67" w:author="UPC" w:date="2015-04-28T16:33:00Z"/>
          <w:rFonts w:asciiTheme="minorHAnsi" w:eastAsiaTheme="minorEastAsia" w:hAnsiTheme="minorHAnsi" w:cstheme="minorBidi"/>
          <w:noProof/>
          <w:szCs w:val="22"/>
          <w:lang w:eastAsia="ca-ES"/>
        </w:rPr>
      </w:pPr>
      <w:del w:id="368" w:author="UPC" w:date="2015-04-28T16:33:00Z">
        <w:r w:rsidRPr="00723184" w:rsidDel="00723184">
          <w:rPr>
            <w:noProof/>
            <w:rPrChange w:id="369"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noProof/>
            <w:rPrChange w:id="370"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371" w:author="UPC" w:date="2015-04-28T16:33:00Z"/>
          <w:noProof/>
        </w:rPr>
      </w:pPr>
      <w:del w:id="372" w:author="UPC" w:date="2015-04-28T16:33:00Z">
        <w:r w:rsidRPr="00723184" w:rsidDel="00723184">
          <w:rPr>
            <w:noProof/>
            <w:rPrChange w:id="373" w:author="UPC" w:date="2015-04-28T16:33:00Z">
              <w:rPr>
                <w:rStyle w:val="Enlla"/>
                <w:noProof/>
              </w:rPr>
            </w:rPrChange>
          </w:rPr>
          <w:delText>3.1.2.1</w:delText>
        </w:r>
        <w:r w:rsidDel="00723184">
          <w:rPr>
            <w:noProof/>
          </w:rPr>
          <w:tab/>
        </w:r>
        <w:r w:rsidRPr="00723184" w:rsidDel="00723184">
          <w:rPr>
            <w:noProof/>
            <w:rPrChange w:id="374"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375" w:author="UPC" w:date="2015-04-28T16:33:00Z"/>
          <w:noProof/>
        </w:rPr>
      </w:pPr>
      <w:del w:id="376" w:author="UPC" w:date="2015-04-28T16:33:00Z">
        <w:r w:rsidRPr="00723184" w:rsidDel="00723184">
          <w:rPr>
            <w:noProof/>
            <w:rPrChange w:id="377" w:author="UPC" w:date="2015-04-28T16:33:00Z">
              <w:rPr>
                <w:rStyle w:val="Enlla"/>
                <w:noProof/>
              </w:rPr>
            </w:rPrChange>
          </w:rPr>
          <w:delText>3.1.2.2</w:delText>
        </w:r>
        <w:r w:rsidDel="00723184">
          <w:rPr>
            <w:noProof/>
          </w:rPr>
          <w:tab/>
        </w:r>
        <w:r w:rsidRPr="00723184" w:rsidDel="00723184">
          <w:rPr>
            <w:noProof/>
            <w:rPrChange w:id="378"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379" w:author="UPC" w:date="2015-04-28T16:33:00Z"/>
          <w:rFonts w:asciiTheme="minorHAnsi" w:eastAsiaTheme="minorEastAsia" w:hAnsiTheme="minorHAnsi" w:cstheme="minorBidi"/>
          <w:noProof/>
          <w:szCs w:val="22"/>
          <w:lang w:eastAsia="ca-ES"/>
        </w:rPr>
      </w:pPr>
      <w:del w:id="380" w:author="UPC" w:date="2015-04-28T16:33:00Z">
        <w:r w:rsidRPr="00723184" w:rsidDel="00723184">
          <w:rPr>
            <w:noProof/>
            <w:rPrChange w:id="381"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noProof/>
            <w:rPrChange w:id="382"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383" w:author="UPC" w:date="2015-04-28T16:33:00Z"/>
          <w:rFonts w:asciiTheme="minorHAnsi" w:eastAsiaTheme="minorEastAsia" w:hAnsiTheme="minorHAnsi" w:cstheme="minorBidi"/>
          <w:noProof/>
          <w:szCs w:val="22"/>
          <w:lang w:eastAsia="ca-ES"/>
        </w:rPr>
      </w:pPr>
      <w:del w:id="384" w:author="UPC" w:date="2015-04-28T16:33:00Z">
        <w:r w:rsidRPr="00723184" w:rsidDel="00723184">
          <w:rPr>
            <w:noProof/>
            <w:rPrChange w:id="385"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noProof/>
            <w:rPrChange w:id="386"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387" w:author="UPC" w:date="2015-04-28T16:33:00Z"/>
          <w:rFonts w:asciiTheme="minorHAnsi" w:eastAsiaTheme="minorEastAsia" w:hAnsiTheme="minorHAnsi" w:cstheme="minorBidi"/>
          <w:noProof/>
          <w:szCs w:val="22"/>
          <w:lang w:eastAsia="ca-ES"/>
        </w:rPr>
      </w:pPr>
      <w:del w:id="388" w:author="UPC" w:date="2015-04-28T16:33:00Z">
        <w:r w:rsidRPr="00723184" w:rsidDel="00723184">
          <w:rPr>
            <w:noProof/>
            <w:rPrChange w:id="389"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noProof/>
            <w:rPrChange w:id="390"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391" w:author="UPC" w:date="2015-04-28T16:33:00Z"/>
          <w:noProof/>
        </w:rPr>
      </w:pPr>
      <w:del w:id="392" w:author="UPC" w:date="2015-04-28T16:33:00Z">
        <w:r w:rsidRPr="00723184" w:rsidDel="00723184">
          <w:rPr>
            <w:noProof/>
            <w:rPrChange w:id="393" w:author="UPC" w:date="2015-04-28T16:33:00Z">
              <w:rPr>
                <w:rStyle w:val="Enlla"/>
                <w:noProof/>
              </w:rPr>
            </w:rPrChange>
          </w:rPr>
          <w:delText>3.2.2.1</w:delText>
        </w:r>
        <w:r w:rsidDel="00723184">
          <w:rPr>
            <w:noProof/>
          </w:rPr>
          <w:tab/>
        </w:r>
        <w:r w:rsidRPr="00723184" w:rsidDel="00723184">
          <w:rPr>
            <w:noProof/>
            <w:rPrChange w:id="394"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395" w:author="UPC" w:date="2015-04-28T16:33:00Z"/>
          <w:noProof/>
        </w:rPr>
      </w:pPr>
      <w:del w:id="396" w:author="UPC" w:date="2015-04-28T16:33:00Z">
        <w:r w:rsidRPr="00723184" w:rsidDel="00723184">
          <w:rPr>
            <w:noProof/>
            <w:rPrChange w:id="397" w:author="UPC" w:date="2015-04-28T16:33:00Z">
              <w:rPr>
                <w:rStyle w:val="Enlla"/>
                <w:noProof/>
              </w:rPr>
            </w:rPrChange>
          </w:rPr>
          <w:delText>3.2.2.2</w:delText>
        </w:r>
        <w:r w:rsidDel="00723184">
          <w:rPr>
            <w:noProof/>
          </w:rPr>
          <w:tab/>
        </w:r>
        <w:r w:rsidRPr="00723184" w:rsidDel="00723184">
          <w:rPr>
            <w:noProof/>
            <w:rPrChange w:id="398"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399" w:author="UPC" w:date="2015-04-28T16:33:00Z"/>
          <w:noProof/>
        </w:rPr>
      </w:pPr>
      <w:del w:id="400" w:author="UPC" w:date="2015-04-28T16:33:00Z">
        <w:r w:rsidRPr="00723184" w:rsidDel="00723184">
          <w:rPr>
            <w:noProof/>
            <w:rPrChange w:id="401" w:author="UPC" w:date="2015-04-28T16:33:00Z">
              <w:rPr>
                <w:rStyle w:val="Enlla"/>
                <w:noProof/>
              </w:rPr>
            </w:rPrChange>
          </w:rPr>
          <w:delText>3.2.2.3</w:delText>
        </w:r>
        <w:r w:rsidDel="00723184">
          <w:rPr>
            <w:noProof/>
          </w:rPr>
          <w:tab/>
        </w:r>
        <w:r w:rsidRPr="00723184" w:rsidDel="00723184">
          <w:rPr>
            <w:noProof/>
            <w:rPrChange w:id="402"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403" w:author="UPC" w:date="2015-04-28T16:33:00Z"/>
          <w:noProof/>
        </w:rPr>
      </w:pPr>
      <w:del w:id="404" w:author="UPC" w:date="2015-04-28T16:33:00Z">
        <w:r w:rsidRPr="00723184" w:rsidDel="00723184">
          <w:rPr>
            <w:noProof/>
            <w:rPrChange w:id="405" w:author="UPC" w:date="2015-04-28T16:33:00Z">
              <w:rPr>
                <w:rStyle w:val="Enlla"/>
                <w:noProof/>
              </w:rPr>
            </w:rPrChange>
          </w:rPr>
          <w:delText>3.2.2.4</w:delText>
        </w:r>
        <w:r w:rsidDel="00723184">
          <w:rPr>
            <w:noProof/>
          </w:rPr>
          <w:tab/>
        </w:r>
        <w:r w:rsidRPr="00723184" w:rsidDel="00723184">
          <w:rPr>
            <w:noProof/>
            <w:rPrChange w:id="406"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407" w:author="UPC" w:date="2015-04-28T16:33:00Z"/>
          <w:noProof/>
        </w:rPr>
      </w:pPr>
      <w:del w:id="408" w:author="UPC" w:date="2015-04-28T16:33:00Z">
        <w:r w:rsidRPr="00723184" w:rsidDel="00723184">
          <w:rPr>
            <w:noProof/>
            <w:rPrChange w:id="409" w:author="UPC" w:date="2015-04-28T16:33:00Z">
              <w:rPr>
                <w:rStyle w:val="Enlla"/>
                <w:noProof/>
              </w:rPr>
            </w:rPrChange>
          </w:rPr>
          <w:delText>3.2.2.5</w:delText>
        </w:r>
        <w:r w:rsidDel="00723184">
          <w:rPr>
            <w:noProof/>
          </w:rPr>
          <w:tab/>
        </w:r>
        <w:r w:rsidRPr="00723184" w:rsidDel="00723184">
          <w:rPr>
            <w:noProof/>
            <w:rPrChange w:id="410"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11" w:author="UPC" w:date="2015-04-28T16:33:00Z"/>
          <w:noProof/>
        </w:rPr>
      </w:pPr>
      <w:del w:id="412" w:author="UPC" w:date="2015-04-28T16:33:00Z">
        <w:r w:rsidRPr="00723184" w:rsidDel="00723184">
          <w:rPr>
            <w:noProof/>
            <w:rPrChange w:id="413" w:author="UPC" w:date="2015-04-28T16:33:00Z">
              <w:rPr>
                <w:rStyle w:val="Enlla"/>
                <w:noProof/>
              </w:rPr>
            </w:rPrChange>
          </w:rPr>
          <w:delText>3.2.2.6</w:delText>
        </w:r>
        <w:r w:rsidDel="00723184">
          <w:rPr>
            <w:noProof/>
          </w:rPr>
          <w:tab/>
        </w:r>
        <w:r w:rsidRPr="00723184" w:rsidDel="00723184">
          <w:rPr>
            <w:noProof/>
            <w:rPrChange w:id="414"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15" w:author="UPC" w:date="2015-04-28T16:33:00Z"/>
          <w:rFonts w:asciiTheme="minorHAnsi" w:eastAsiaTheme="minorEastAsia" w:hAnsiTheme="minorHAnsi" w:cstheme="minorBidi"/>
          <w:noProof/>
          <w:szCs w:val="22"/>
          <w:lang w:eastAsia="ca-ES"/>
        </w:rPr>
      </w:pPr>
      <w:del w:id="416" w:author="UPC" w:date="2015-04-28T16:33:00Z">
        <w:r w:rsidRPr="00723184" w:rsidDel="00723184">
          <w:rPr>
            <w:noProof/>
            <w:rPrChange w:id="417"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noProof/>
            <w:rPrChange w:id="418"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19" w:author="UPC" w:date="2015-04-28T16:33:00Z"/>
          <w:rFonts w:asciiTheme="minorHAnsi" w:eastAsiaTheme="minorEastAsia" w:hAnsiTheme="minorHAnsi" w:cstheme="minorBidi"/>
          <w:noProof/>
          <w:szCs w:val="22"/>
          <w:lang w:eastAsia="ca-ES"/>
        </w:rPr>
      </w:pPr>
      <w:del w:id="420" w:author="UPC" w:date="2015-04-28T16:33:00Z">
        <w:r w:rsidRPr="00723184" w:rsidDel="00723184">
          <w:rPr>
            <w:noProof/>
            <w:rPrChange w:id="421"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noProof/>
            <w:rPrChange w:id="422"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23" w:author="UPC" w:date="2015-04-28T16:33:00Z"/>
          <w:noProof/>
        </w:rPr>
      </w:pPr>
      <w:del w:id="424" w:author="UPC" w:date="2015-04-28T16:33:00Z">
        <w:r w:rsidRPr="00723184" w:rsidDel="00723184">
          <w:rPr>
            <w:noProof/>
            <w:rPrChange w:id="425" w:author="UPC" w:date="2015-04-28T16:33:00Z">
              <w:rPr>
                <w:rStyle w:val="Enlla"/>
                <w:noProof/>
              </w:rPr>
            </w:rPrChange>
          </w:rPr>
          <w:delText>3.2.4.1</w:delText>
        </w:r>
        <w:r w:rsidDel="00723184">
          <w:rPr>
            <w:noProof/>
          </w:rPr>
          <w:tab/>
        </w:r>
        <w:r w:rsidRPr="00723184" w:rsidDel="00723184">
          <w:rPr>
            <w:noProof/>
            <w:rPrChange w:id="426"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27" w:author="UPC" w:date="2015-04-28T16:33:00Z"/>
          <w:rFonts w:asciiTheme="minorHAnsi" w:eastAsiaTheme="minorEastAsia" w:hAnsiTheme="minorHAnsi" w:cstheme="minorBidi"/>
          <w:noProof/>
          <w:szCs w:val="22"/>
          <w:lang w:eastAsia="ca-ES"/>
        </w:rPr>
      </w:pPr>
      <w:del w:id="428" w:author="UPC" w:date="2015-04-28T16:33:00Z">
        <w:r w:rsidRPr="00723184" w:rsidDel="00723184">
          <w:rPr>
            <w:noProof/>
            <w:rPrChange w:id="429"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noProof/>
            <w:rPrChange w:id="430"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31" w:author="UPC" w:date="2015-04-28T16:33:00Z"/>
          <w:rFonts w:asciiTheme="minorHAnsi" w:eastAsiaTheme="minorEastAsia" w:hAnsiTheme="minorHAnsi" w:cstheme="minorBidi"/>
          <w:noProof/>
          <w:szCs w:val="22"/>
          <w:lang w:eastAsia="ca-ES"/>
        </w:rPr>
      </w:pPr>
      <w:del w:id="432" w:author="UPC" w:date="2015-04-28T16:33:00Z">
        <w:r w:rsidRPr="00723184" w:rsidDel="00723184">
          <w:rPr>
            <w:noProof/>
            <w:rPrChange w:id="433"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noProof/>
            <w:rPrChange w:id="434"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35" w:author="UPC" w:date="2015-04-28T16:33:00Z"/>
          <w:noProof/>
        </w:rPr>
      </w:pPr>
      <w:del w:id="436" w:author="UPC" w:date="2015-04-28T16:33:00Z">
        <w:r w:rsidRPr="00723184" w:rsidDel="00723184">
          <w:rPr>
            <w:noProof/>
            <w:rPrChange w:id="437" w:author="UPC" w:date="2015-04-28T16:33:00Z">
              <w:rPr>
                <w:rStyle w:val="Enlla"/>
                <w:noProof/>
              </w:rPr>
            </w:rPrChange>
          </w:rPr>
          <w:delText>3.2.6.1</w:delText>
        </w:r>
        <w:r w:rsidDel="00723184">
          <w:rPr>
            <w:noProof/>
          </w:rPr>
          <w:tab/>
        </w:r>
        <w:r w:rsidRPr="00723184" w:rsidDel="00723184">
          <w:rPr>
            <w:noProof/>
            <w:rPrChange w:id="438"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39" w:author="UPC" w:date="2015-04-28T16:33:00Z"/>
          <w:noProof/>
        </w:rPr>
      </w:pPr>
      <w:del w:id="440" w:author="UPC" w:date="2015-04-28T16:33:00Z">
        <w:r w:rsidRPr="00723184" w:rsidDel="00723184">
          <w:rPr>
            <w:noProof/>
            <w:rPrChange w:id="441" w:author="UPC" w:date="2015-04-28T16:33:00Z">
              <w:rPr>
                <w:rStyle w:val="Enlla"/>
                <w:noProof/>
              </w:rPr>
            </w:rPrChange>
          </w:rPr>
          <w:delText>3.2.6.2</w:delText>
        </w:r>
        <w:r w:rsidDel="00723184">
          <w:rPr>
            <w:noProof/>
          </w:rPr>
          <w:tab/>
        </w:r>
        <w:r w:rsidRPr="00723184" w:rsidDel="00723184">
          <w:rPr>
            <w:noProof/>
            <w:rPrChange w:id="442"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43" w:author="UPC" w:date="2015-04-28T16:33:00Z"/>
          <w:noProof/>
        </w:rPr>
      </w:pPr>
      <w:del w:id="444" w:author="UPC" w:date="2015-04-28T16:33:00Z">
        <w:r w:rsidRPr="00723184" w:rsidDel="00723184">
          <w:rPr>
            <w:noProof/>
            <w:rPrChange w:id="445" w:author="UPC" w:date="2015-04-28T16:33:00Z">
              <w:rPr>
                <w:rStyle w:val="Enlla"/>
                <w:noProof/>
              </w:rPr>
            </w:rPrChange>
          </w:rPr>
          <w:delText>3.2.6.3</w:delText>
        </w:r>
        <w:r w:rsidDel="00723184">
          <w:rPr>
            <w:noProof/>
          </w:rPr>
          <w:tab/>
        </w:r>
        <w:r w:rsidRPr="00723184" w:rsidDel="00723184">
          <w:rPr>
            <w:noProof/>
            <w:rPrChange w:id="446"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47" w:author="UPC" w:date="2015-04-28T16:33:00Z"/>
          <w:rFonts w:asciiTheme="minorHAnsi" w:eastAsiaTheme="minorEastAsia" w:hAnsiTheme="minorHAnsi" w:cstheme="minorBidi"/>
          <w:noProof/>
          <w:szCs w:val="22"/>
          <w:lang w:eastAsia="ca-ES"/>
        </w:rPr>
      </w:pPr>
      <w:del w:id="448" w:author="UPC" w:date="2015-04-28T16:33:00Z">
        <w:r w:rsidRPr="00723184" w:rsidDel="00723184">
          <w:rPr>
            <w:noProof/>
            <w:rPrChange w:id="449"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noProof/>
            <w:rPrChange w:id="450"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51" w:author="UPC" w:date="2015-04-28T16:33:00Z"/>
          <w:noProof/>
        </w:rPr>
      </w:pPr>
      <w:del w:id="452" w:author="UPC" w:date="2015-04-28T16:33:00Z">
        <w:r w:rsidRPr="00723184" w:rsidDel="00723184">
          <w:rPr>
            <w:noProof/>
            <w:rPrChange w:id="453" w:author="UPC" w:date="2015-04-28T16:33:00Z">
              <w:rPr>
                <w:rStyle w:val="Enlla"/>
                <w:noProof/>
              </w:rPr>
            </w:rPrChange>
          </w:rPr>
          <w:delText>3.2.7.1</w:delText>
        </w:r>
        <w:r w:rsidDel="00723184">
          <w:rPr>
            <w:noProof/>
          </w:rPr>
          <w:tab/>
        </w:r>
        <w:r w:rsidRPr="00723184" w:rsidDel="00723184">
          <w:rPr>
            <w:noProof/>
            <w:rPrChange w:id="454"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55" w:author="UPC" w:date="2015-04-28T16:33:00Z"/>
          <w:noProof/>
        </w:rPr>
      </w:pPr>
      <w:del w:id="456" w:author="UPC" w:date="2015-04-28T16:33:00Z">
        <w:r w:rsidRPr="00723184" w:rsidDel="00723184">
          <w:rPr>
            <w:noProof/>
            <w:rPrChange w:id="457" w:author="UPC" w:date="2015-04-28T16:33:00Z">
              <w:rPr>
                <w:rStyle w:val="Enlla"/>
                <w:noProof/>
              </w:rPr>
            </w:rPrChange>
          </w:rPr>
          <w:delText>3.2.7.2</w:delText>
        </w:r>
        <w:r w:rsidDel="00723184">
          <w:rPr>
            <w:noProof/>
          </w:rPr>
          <w:tab/>
        </w:r>
        <w:r w:rsidRPr="00723184" w:rsidDel="00723184">
          <w:rPr>
            <w:noProof/>
            <w:rPrChange w:id="458"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59" w:author="UPC" w:date="2015-04-28T16:33:00Z"/>
          <w:noProof/>
        </w:rPr>
      </w:pPr>
      <w:del w:id="460" w:author="UPC" w:date="2015-04-28T16:33:00Z">
        <w:r w:rsidRPr="00723184" w:rsidDel="00723184">
          <w:rPr>
            <w:noProof/>
            <w:rPrChange w:id="461" w:author="UPC" w:date="2015-04-28T16:33:00Z">
              <w:rPr>
                <w:rStyle w:val="Enlla"/>
                <w:noProof/>
              </w:rPr>
            </w:rPrChange>
          </w:rPr>
          <w:delText>3.2.7.3</w:delText>
        </w:r>
        <w:r w:rsidDel="00723184">
          <w:rPr>
            <w:noProof/>
          </w:rPr>
          <w:tab/>
        </w:r>
        <w:r w:rsidRPr="00723184" w:rsidDel="00723184">
          <w:rPr>
            <w:noProof/>
            <w:rPrChange w:id="462"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63" w:author="UPC" w:date="2015-04-28T16:33:00Z"/>
          <w:noProof/>
        </w:rPr>
      </w:pPr>
      <w:del w:id="464" w:author="UPC" w:date="2015-04-28T16:33:00Z">
        <w:r w:rsidRPr="00723184" w:rsidDel="00723184">
          <w:rPr>
            <w:noProof/>
            <w:rPrChange w:id="465" w:author="UPC" w:date="2015-04-28T16:33:00Z">
              <w:rPr>
                <w:rStyle w:val="Enlla"/>
                <w:noProof/>
              </w:rPr>
            </w:rPrChange>
          </w:rPr>
          <w:delText>3.2.7.4</w:delText>
        </w:r>
        <w:r w:rsidDel="00723184">
          <w:rPr>
            <w:noProof/>
          </w:rPr>
          <w:tab/>
        </w:r>
        <w:r w:rsidRPr="00723184" w:rsidDel="00723184">
          <w:rPr>
            <w:noProof/>
            <w:rPrChange w:id="466"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67" w:author="UPC" w:date="2015-04-28T16:33:00Z"/>
          <w:rFonts w:asciiTheme="minorHAnsi" w:eastAsiaTheme="minorEastAsia" w:hAnsiTheme="minorHAnsi" w:cstheme="minorBidi"/>
          <w:noProof/>
          <w:szCs w:val="22"/>
          <w:lang w:eastAsia="ca-ES"/>
        </w:rPr>
      </w:pPr>
      <w:del w:id="468" w:author="UPC" w:date="2015-04-28T16:33:00Z">
        <w:r w:rsidRPr="00723184" w:rsidDel="00723184">
          <w:rPr>
            <w:noProof/>
            <w:rPrChange w:id="469"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noProof/>
            <w:rPrChange w:id="470"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471" w:author="UPC" w:date="2015-04-28T16:33:00Z"/>
          <w:rFonts w:asciiTheme="minorHAnsi" w:eastAsiaTheme="minorEastAsia" w:hAnsiTheme="minorHAnsi" w:cstheme="minorBidi"/>
          <w:noProof/>
          <w:szCs w:val="22"/>
          <w:lang w:eastAsia="ca-ES"/>
        </w:rPr>
      </w:pPr>
      <w:del w:id="472" w:author="UPC" w:date="2015-04-28T16:33:00Z">
        <w:r w:rsidRPr="00723184" w:rsidDel="00723184">
          <w:rPr>
            <w:noProof/>
            <w:rPrChange w:id="473"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noProof/>
            <w:rPrChange w:id="474"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475" w:author="UPC" w:date="2015-04-28T16:33:00Z"/>
          <w:rFonts w:asciiTheme="minorHAnsi" w:eastAsiaTheme="minorEastAsia" w:hAnsiTheme="minorHAnsi" w:cstheme="minorBidi"/>
          <w:b w:val="0"/>
          <w:bCs w:val="0"/>
          <w:noProof/>
          <w:szCs w:val="22"/>
          <w:lang w:eastAsia="ca-ES"/>
        </w:rPr>
      </w:pPr>
      <w:del w:id="476" w:author="UPC" w:date="2015-04-28T16:33:00Z">
        <w:r w:rsidRPr="00723184" w:rsidDel="00723184">
          <w:rPr>
            <w:noProof/>
            <w:rPrChange w:id="477" w:author="UPC" w:date="2015-04-28T16:33:00Z">
              <w:rPr>
                <w:rStyle w:val="Enlla"/>
                <w:b w:val="0"/>
                <w:bCs w:val="0"/>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noProof/>
            <w:rPrChange w:id="478" w:author="UPC" w:date="2015-04-28T16:33:00Z">
              <w:rPr>
                <w:rStyle w:val="Enlla"/>
                <w:b w:val="0"/>
                <w:bCs w:val="0"/>
                <w:noProof/>
              </w:rPr>
            </w:rPrChange>
          </w:rPr>
          <w:delText>Aplicació Visor (rrhh)</w:delText>
        </w:r>
        <w:r w:rsidDel="00723184">
          <w:rPr>
            <w:noProof/>
            <w:webHidden/>
          </w:rPr>
          <w:tab/>
          <w:delText>52</w:delText>
        </w:r>
      </w:del>
    </w:p>
    <w:p w:rsidR="006E09D1" w:rsidDel="00723184" w:rsidRDefault="006E09D1">
      <w:pPr>
        <w:pStyle w:val="IDC2"/>
        <w:rPr>
          <w:del w:id="479" w:author="UPC" w:date="2015-04-28T16:33:00Z"/>
          <w:rFonts w:asciiTheme="minorHAnsi" w:eastAsiaTheme="minorEastAsia" w:hAnsiTheme="minorHAnsi" w:cstheme="minorBidi"/>
          <w:noProof/>
          <w:szCs w:val="22"/>
          <w:lang w:eastAsia="ca-ES"/>
        </w:rPr>
      </w:pPr>
      <w:del w:id="480" w:author="UPC" w:date="2015-04-28T16:33:00Z">
        <w:r w:rsidRPr="00723184" w:rsidDel="00723184">
          <w:rPr>
            <w:noProof/>
            <w:rPrChange w:id="481"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noProof/>
            <w:rPrChange w:id="482"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483" w:author="UPC" w:date="2015-04-28T16:33:00Z"/>
          <w:rFonts w:asciiTheme="minorHAnsi" w:eastAsiaTheme="minorEastAsia" w:hAnsiTheme="minorHAnsi" w:cstheme="minorBidi"/>
          <w:noProof/>
          <w:szCs w:val="22"/>
          <w:lang w:eastAsia="ca-ES"/>
        </w:rPr>
      </w:pPr>
      <w:del w:id="484" w:author="UPC" w:date="2015-04-28T16:33:00Z">
        <w:r w:rsidRPr="00723184" w:rsidDel="00723184">
          <w:rPr>
            <w:noProof/>
            <w:rPrChange w:id="485"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noProof/>
            <w:rPrChange w:id="486"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487" w:author="UPC" w:date="2015-04-28T16:33:00Z"/>
          <w:rFonts w:asciiTheme="minorHAnsi" w:eastAsiaTheme="minorEastAsia" w:hAnsiTheme="minorHAnsi" w:cstheme="minorBidi"/>
          <w:noProof/>
          <w:szCs w:val="22"/>
          <w:lang w:eastAsia="ca-ES"/>
        </w:rPr>
      </w:pPr>
      <w:del w:id="488" w:author="UPC" w:date="2015-04-28T16:33:00Z">
        <w:r w:rsidRPr="00723184" w:rsidDel="00723184">
          <w:rPr>
            <w:noProof/>
            <w:rPrChange w:id="489"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noProof/>
            <w:rPrChange w:id="490"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491" w:author="UPC" w:date="2015-04-28T16:33:00Z"/>
          <w:rFonts w:asciiTheme="minorHAnsi" w:eastAsiaTheme="minorEastAsia" w:hAnsiTheme="minorHAnsi" w:cstheme="minorBidi"/>
          <w:noProof/>
          <w:szCs w:val="22"/>
          <w:lang w:eastAsia="ca-ES"/>
        </w:rPr>
      </w:pPr>
      <w:del w:id="492" w:author="UPC" w:date="2015-04-28T16:33:00Z">
        <w:r w:rsidRPr="00723184" w:rsidDel="00723184">
          <w:rPr>
            <w:noProof/>
            <w:rPrChange w:id="493"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noProof/>
            <w:rPrChange w:id="494"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495" w:author="UPC" w:date="2015-04-28T16:33:00Z"/>
          <w:rFonts w:asciiTheme="minorHAnsi" w:eastAsiaTheme="minorEastAsia" w:hAnsiTheme="minorHAnsi" w:cstheme="minorBidi"/>
          <w:noProof/>
          <w:szCs w:val="22"/>
          <w:lang w:eastAsia="ca-ES"/>
        </w:rPr>
      </w:pPr>
      <w:del w:id="496" w:author="UPC" w:date="2015-04-28T16:33:00Z">
        <w:r w:rsidRPr="00723184" w:rsidDel="00723184">
          <w:rPr>
            <w:noProof/>
            <w:rPrChange w:id="497"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noProof/>
            <w:rPrChange w:id="498"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499" w:author="UPC" w:date="2015-04-28T16:33:00Z"/>
          <w:rFonts w:asciiTheme="minorHAnsi" w:eastAsiaTheme="minorEastAsia" w:hAnsiTheme="minorHAnsi" w:cstheme="minorBidi"/>
          <w:noProof/>
          <w:szCs w:val="22"/>
          <w:lang w:eastAsia="ca-ES"/>
        </w:rPr>
      </w:pPr>
      <w:del w:id="500" w:author="UPC" w:date="2015-04-28T16:33:00Z">
        <w:r w:rsidRPr="00723184" w:rsidDel="00723184">
          <w:rPr>
            <w:noProof/>
            <w:rPrChange w:id="501"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noProof/>
            <w:rPrChange w:id="502"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503" w:author="UPC" w:date="2015-04-28T16:33:00Z"/>
          <w:rFonts w:asciiTheme="minorHAnsi" w:eastAsiaTheme="minorEastAsia" w:hAnsiTheme="minorHAnsi" w:cstheme="minorBidi"/>
          <w:b w:val="0"/>
          <w:bCs w:val="0"/>
          <w:noProof/>
          <w:szCs w:val="22"/>
          <w:lang w:eastAsia="ca-ES"/>
        </w:rPr>
      </w:pPr>
      <w:del w:id="504" w:author="UPC" w:date="2015-04-28T16:33:00Z">
        <w:r w:rsidRPr="00723184" w:rsidDel="00723184">
          <w:rPr>
            <w:noProof/>
            <w:rPrChange w:id="505" w:author="UPC" w:date="2015-04-28T16:33:00Z">
              <w:rPr>
                <w:rStyle w:val="Enlla"/>
                <w:b w:val="0"/>
                <w:bCs w:val="0"/>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noProof/>
            <w:rPrChange w:id="506" w:author="UPC" w:date="2015-04-28T16:33:00Z">
              <w:rPr>
                <w:rStyle w:val="Enlla"/>
                <w:b w:val="0"/>
                <w:bCs w:val="0"/>
                <w:noProof/>
              </w:rPr>
            </w:rPrChange>
          </w:rPr>
          <w:delText>Aplicacions RPPAS, RPPDI i RPBEC</w:delText>
        </w:r>
        <w:r w:rsidDel="00723184">
          <w:rPr>
            <w:noProof/>
            <w:webHidden/>
          </w:rPr>
          <w:tab/>
          <w:delText>59</w:delText>
        </w:r>
      </w:del>
    </w:p>
    <w:p w:rsidR="006E09D1" w:rsidDel="00723184" w:rsidRDefault="006E09D1">
      <w:pPr>
        <w:pStyle w:val="IDC2"/>
        <w:rPr>
          <w:del w:id="507" w:author="UPC" w:date="2015-04-28T16:33:00Z"/>
          <w:rFonts w:asciiTheme="minorHAnsi" w:eastAsiaTheme="minorEastAsia" w:hAnsiTheme="minorHAnsi" w:cstheme="minorBidi"/>
          <w:noProof/>
          <w:szCs w:val="22"/>
          <w:lang w:eastAsia="ca-ES"/>
        </w:rPr>
      </w:pPr>
      <w:del w:id="508" w:author="UPC" w:date="2015-04-28T16:33:00Z">
        <w:r w:rsidRPr="00723184" w:rsidDel="00723184">
          <w:rPr>
            <w:noProof/>
            <w:rPrChange w:id="509"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noProof/>
            <w:rPrChange w:id="510"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11" w:author="UPC" w:date="2015-04-28T16:33:00Z"/>
          <w:rFonts w:asciiTheme="minorHAnsi" w:eastAsiaTheme="minorEastAsia" w:hAnsiTheme="minorHAnsi" w:cstheme="minorBidi"/>
          <w:noProof/>
          <w:szCs w:val="22"/>
          <w:lang w:eastAsia="ca-ES"/>
        </w:rPr>
      </w:pPr>
      <w:del w:id="512" w:author="UPC" w:date="2015-04-28T16:33:00Z">
        <w:r w:rsidRPr="00723184" w:rsidDel="00723184">
          <w:rPr>
            <w:noProof/>
            <w:rPrChange w:id="513"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noProof/>
            <w:rPrChange w:id="514"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15" w:author="UPC" w:date="2015-04-28T16:33:00Z"/>
          <w:rFonts w:asciiTheme="minorHAnsi" w:eastAsiaTheme="minorEastAsia" w:hAnsiTheme="minorHAnsi" w:cstheme="minorBidi"/>
          <w:noProof/>
          <w:szCs w:val="22"/>
          <w:lang w:eastAsia="ca-ES"/>
        </w:rPr>
      </w:pPr>
      <w:del w:id="516" w:author="UPC" w:date="2015-04-28T16:33:00Z">
        <w:r w:rsidRPr="00723184" w:rsidDel="00723184">
          <w:rPr>
            <w:noProof/>
            <w:rPrChange w:id="517"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noProof/>
            <w:rPrChange w:id="518"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19" w:author="UPC" w:date="2015-04-28T16:33:00Z"/>
          <w:rFonts w:asciiTheme="minorHAnsi" w:eastAsiaTheme="minorEastAsia" w:hAnsiTheme="minorHAnsi" w:cstheme="minorBidi"/>
          <w:noProof/>
          <w:szCs w:val="22"/>
          <w:lang w:eastAsia="ca-ES"/>
        </w:rPr>
      </w:pPr>
      <w:del w:id="520" w:author="UPC" w:date="2015-04-28T16:33:00Z">
        <w:r w:rsidRPr="00723184" w:rsidDel="00723184">
          <w:rPr>
            <w:noProof/>
            <w:rPrChange w:id="521"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noProof/>
            <w:rPrChange w:id="522"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23" w:author="UPC" w:date="2015-04-28T16:33:00Z"/>
          <w:rFonts w:asciiTheme="minorHAnsi" w:eastAsiaTheme="minorEastAsia" w:hAnsiTheme="minorHAnsi" w:cstheme="minorBidi"/>
          <w:noProof/>
          <w:szCs w:val="22"/>
          <w:lang w:eastAsia="ca-ES"/>
        </w:rPr>
      </w:pPr>
      <w:del w:id="524" w:author="UPC" w:date="2015-04-28T16:33:00Z">
        <w:r w:rsidRPr="00723184" w:rsidDel="00723184">
          <w:rPr>
            <w:noProof/>
            <w:rPrChange w:id="525"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noProof/>
            <w:rPrChange w:id="526"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27" w:author="UPC" w:date="2015-04-28T16:33:00Z"/>
          <w:rFonts w:asciiTheme="minorHAnsi" w:eastAsiaTheme="minorEastAsia" w:hAnsiTheme="minorHAnsi" w:cstheme="minorBidi"/>
          <w:noProof/>
          <w:szCs w:val="22"/>
          <w:lang w:eastAsia="ca-ES"/>
        </w:rPr>
      </w:pPr>
      <w:del w:id="528" w:author="UPC" w:date="2015-04-28T16:33:00Z">
        <w:r w:rsidRPr="00723184" w:rsidDel="00723184">
          <w:rPr>
            <w:noProof/>
            <w:rPrChange w:id="529"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noProof/>
            <w:rPrChange w:id="530"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31" w:author="UPC" w:date="2015-04-28T16:33:00Z"/>
          <w:rFonts w:asciiTheme="minorHAnsi" w:eastAsiaTheme="minorEastAsia" w:hAnsiTheme="minorHAnsi" w:cstheme="minorBidi"/>
          <w:noProof/>
          <w:szCs w:val="22"/>
          <w:lang w:eastAsia="ca-ES"/>
        </w:rPr>
      </w:pPr>
      <w:del w:id="532" w:author="UPC" w:date="2015-04-28T16:33:00Z">
        <w:r w:rsidRPr="00723184" w:rsidDel="00723184">
          <w:rPr>
            <w:noProof/>
            <w:rPrChange w:id="533"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noProof/>
            <w:rPrChange w:id="534"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35" w:author="UPC" w:date="2015-04-28T16:33:00Z"/>
          <w:rFonts w:asciiTheme="minorHAnsi" w:eastAsiaTheme="minorEastAsia" w:hAnsiTheme="minorHAnsi" w:cstheme="minorBidi"/>
          <w:noProof/>
          <w:szCs w:val="22"/>
          <w:lang w:eastAsia="ca-ES"/>
        </w:rPr>
      </w:pPr>
      <w:del w:id="536" w:author="UPC" w:date="2015-04-28T16:33:00Z">
        <w:r w:rsidRPr="00723184" w:rsidDel="00723184">
          <w:rPr>
            <w:noProof/>
            <w:rPrChange w:id="537"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noProof/>
            <w:rPrChange w:id="538"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39" w:author="UPC" w:date="2015-04-28T16:33:00Z"/>
          <w:rFonts w:asciiTheme="minorHAnsi" w:eastAsiaTheme="minorEastAsia" w:hAnsiTheme="minorHAnsi" w:cstheme="minorBidi"/>
          <w:noProof/>
          <w:szCs w:val="22"/>
          <w:lang w:eastAsia="ca-ES"/>
        </w:rPr>
      </w:pPr>
      <w:del w:id="540" w:author="UPC" w:date="2015-04-28T16:33:00Z">
        <w:r w:rsidRPr="00723184" w:rsidDel="00723184">
          <w:rPr>
            <w:noProof/>
            <w:rPrChange w:id="541"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noProof/>
            <w:rPrChange w:id="542"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43" w:author="UPC" w:date="2015-04-28T16:33:00Z"/>
          <w:rFonts w:asciiTheme="minorHAnsi" w:eastAsiaTheme="minorEastAsia" w:hAnsiTheme="minorHAnsi" w:cstheme="minorBidi"/>
          <w:b w:val="0"/>
          <w:bCs w:val="0"/>
          <w:noProof/>
          <w:szCs w:val="22"/>
          <w:lang w:eastAsia="ca-ES"/>
        </w:rPr>
      </w:pPr>
      <w:del w:id="544" w:author="UPC" w:date="2015-04-28T16:33:00Z">
        <w:r w:rsidRPr="00723184" w:rsidDel="00723184">
          <w:rPr>
            <w:noProof/>
            <w:rPrChange w:id="545" w:author="UPC" w:date="2015-04-28T16:33:00Z">
              <w:rPr>
                <w:rStyle w:val="Enlla"/>
                <w:b w:val="0"/>
                <w:bCs w:val="0"/>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noProof/>
            <w:rPrChange w:id="546" w:author="UPC" w:date="2015-04-28T16:33:00Z">
              <w:rPr>
                <w:rStyle w:val="Enlla"/>
                <w:b w:val="0"/>
                <w:bCs w:val="0"/>
                <w:noProof/>
              </w:rPr>
            </w:rPrChange>
          </w:rPr>
          <w:delText>Annexos</w:delText>
        </w:r>
        <w:r w:rsidDel="00723184">
          <w:rPr>
            <w:noProof/>
            <w:webHidden/>
          </w:rPr>
          <w:tab/>
          <w:delText>69</w:delText>
        </w:r>
      </w:del>
    </w:p>
    <w:p w:rsidR="006E09D1" w:rsidDel="00723184" w:rsidRDefault="006E09D1">
      <w:pPr>
        <w:pStyle w:val="IDC2"/>
        <w:rPr>
          <w:del w:id="547" w:author="UPC" w:date="2015-04-28T16:33:00Z"/>
          <w:rFonts w:asciiTheme="minorHAnsi" w:eastAsiaTheme="minorEastAsia" w:hAnsiTheme="minorHAnsi" w:cstheme="minorBidi"/>
          <w:noProof/>
          <w:szCs w:val="22"/>
          <w:lang w:eastAsia="ca-ES"/>
        </w:rPr>
      </w:pPr>
      <w:del w:id="548" w:author="UPC" w:date="2015-04-28T16:33:00Z">
        <w:r w:rsidRPr="00723184" w:rsidDel="00723184">
          <w:rPr>
            <w:noProof/>
            <w:rPrChange w:id="549"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noProof/>
            <w:rPrChange w:id="550"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51" w:author="UPC" w:date="2015-04-28T16:33:00Z"/>
          <w:rFonts w:asciiTheme="minorHAnsi" w:eastAsiaTheme="minorEastAsia" w:hAnsiTheme="minorHAnsi" w:cstheme="minorBidi"/>
          <w:noProof/>
          <w:szCs w:val="22"/>
          <w:lang w:eastAsia="ca-ES"/>
        </w:rPr>
      </w:pPr>
      <w:del w:id="552" w:author="UPC" w:date="2015-04-28T16:33:00Z">
        <w:r w:rsidRPr="00723184" w:rsidDel="00723184">
          <w:rPr>
            <w:noProof/>
            <w:rPrChange w:id="553"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noProof/>
            <w:rPrChange w:id="554"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55" w:author="UPC" w:date="2015-04-28T16:33:00Z"/>
          <w:rFonts w:asciiTheme="minorHAnsi" w:eastAsiaTheme="minorEastAsia" w:hAnsiTheme="minorHAnsi" w:cstheme="minorBidi"/>
          <w:noProof/>
          <w:szCs w:val="22"/>
          <w:lang w:eastAsia="ca-ES"/>
        </w:rPr>
      </w:pPr>
      <w:del w:id="556" w:author="UPC" w:date="2015-04-28T16:33:00Z">
        <w:r w:rsidRPr="00723184" w:rsidDel="00723184">
          <w:rPr>
            <w:noProof/>
            <w:rPrChange w:id="557"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noProof/>
            <w:rPrChange w:id="558"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59" w:author="UPC" w:date="2015-04-28T16:33:00Z"/>
          <w:rFonts w:asciiTheme="minorHAnsi" w:eastAsiaTheme="minorEastAsia" w:hAnsiTheme="minorHAnsi" w:cstheme="minorBidi"/>
          <w:noProof/>
          <w:szCs w:val="22"/>
          <w:lang w:eastAsia="ca-ES"/>
        </w:rPr>
      </w:pPr>
      <w:del w:id="560" w:author="UPC" w:date="2015-04-28T16:33:00Z">
        <w:r w:rsidRPr="00723184" w:rsidDel="00723184">
          <w:rPr>
            <w:noProof/>
            <w:rPrChange w:id="561"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noProof/>
            <w:rPrChange w:id="562"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63" w:author="UPC" w:date="2015-04-28T16:33:00Z"/>
          <w:rFonts w:asciiTheme="minorHAnsi" w:eastAsiaTheme="minorEastAsia" w:hAnsiTheme="minorHAnsi" w:cstheme="minorBidi"/>
          <w:noProof/>
          <w:szCs w:val="22"/>
          <w:lang w:eastAsia="ca-ES"/>
        </w:rPr>
      </w:pPr>
      <w:del w:id="564" w:author="UPC" w:date="2015-04-28T16:33:00Z">
        <w:r w:rsidRPr="00723184" w:rsidDel="00723184">
          <w:rPr>
            <w:noProof/>
            <w:rPrChange w:id="565"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noProof/>
            <w:rPrChange w:id="566"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67" w:author="UPC" w:date="2015-04-28T16:33:00Z"/>
          <w:noProof/>
        </w:rPr>
      </w:pPr>
      <w:del w:id="568" w:author="UPC" w:date="2015-04-28T16:33:00Z">
        <w:r w:rsidRPr="00723184" w:rsidDel="00723184">
          <w:rPr>
            <w:noProof/>
            <w:rPrChange w:id="569" w:author="UPC" w:date="2015-04-28T16:33:00Z">
              <w:rPr>
                <w:rStyle w:val="Enlla"/>
                <w:noProof/>
              </w:rPr>
            </w:rPrChange>
          </w:rPr>
          <w:delText>6.4.1.1</w:delText>
        </w:r>
        <w:r w:rsidDel="00723184">
          <w:rPr>
            <w:noProof/>
          </w:rPr>
          <w:tab/>
        </w:r>
        <w:r w:rsidRPr="00723184" w:rsidDel="00723184">
          <w:rPr>
            <w:noProof/>
            <w:rPrChange w:id="570"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571" w:author="UPC" w:date="2015-04-28T16:33:00Z"/>
          <w:noProof/>
        </w:rPr>
      </w:pPr>
      <w:del w:id="572" w:author="UPC" w:date="2015-04-28T16:33:00Z">
        <w:r w:rsidRPr="00723184" w:rsidDel="00723184">
          <w:rPr>
            <w:noProof/>
            <w:rPrChange w:id="573" w:author="UPC" w:date="2015-04-28T16:33:00Z">
              <w:rPr>
                <w:rStyle w:val="Enlla"/>
                <w:noProof/>
              </w:rPr>
            </w:rPrChange>
          </w:rPr>
          <w:delText>6.4.1.2</w:delText>
        </w:r>
        <w:r w:rsidDel="00723184">
          <w:rPr>
            <w:noProof/>
          </w:rPr>
          <w:tab/>
        </w:r>
        <w:r w:rsidRPr="00723184" w:rsidDel="00723184">
          <w:rPr>
            <w:noProof/>
            <w:rPrChange w:id="574"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575" w:author="UPC" w:date="2015-04-28T16:33:00Z"/>
          <w:noProof/>
        </w:rPr>
      </w:pPr>
      <w:del w:id="576" w:author="UPC" w:date="2015-04-28T16:33:00Z">
        <w:r w:rsidRPr="00723184" w:rsidDel="00723184">
          <w:rPr>
            <w:noProof/>
            <w:rPrChange w:id="577" w:author="UPC" w:date="2015-04-28T16:33:00Z">
              <w:rPr>
                <w:rStyle w:val="Enlla"/>
                <w:noProof/>
              </w:rPr>
            </w:rPrChange>
          </w:rPr>
          <w:delText>6.4.1.3</w:delText>
        </w:r>
        <w:r w:rsidDel="00723184">
          <w:rPr>
            <w:noProof/>
          </w:rPr>
          <w:tab/>
        </w:r>
        <w:r w:rsidRPr="00723184" w:rsidDel="00723184">
          <w:rPr>
            <w:noProof/>
            <w:rPrChange w:id="578"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579" w:author="UPC" w:date="2015-04-28T16:33:00Z"/>
          <w:noProof/>
        </w:rPr>
      </w:pPr>
      <w:del w:id="580" w:author="UPC" w:date="2015-04-28T16:33:00Z">
        <w:r w:rsidRPr="00723184" w:rsidDel="00723184">
          <w:rPr>
            <w:noProof/>
            <w:rPrChange w:id="581" w:author="UPC" w:date="2015-04-28T16:33:00Z">
              <w:rPr>
                <w:rStyle w:val="Enlla"/>
                <w:noProof/>
              </w:rPr>
            </w:rPrChange>
          </w:rPr>
          <w:delText>6.4.1.4</w:delText>
        </w:r>
        <w:r w:rsidDel="00723184">
          <w:rPr>
            <w:noProof/>
          </w:rPr>
          <w:tab/>
        </w:r>
        <w:r w:rsidRPr="00723184" w:rsidDel="00723184">
          <w:rPr>
            <w:noProof/>
            <w:rPrChange w:id="582"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583" w:author="UPC" w:date="2015-04-28T16:33:00Z"/>
          <w:noProof/>
        </w:rPr>
      </w:pPr>
      <w:del w:id="584" w:author="UPC" w:date="2015-04-28T16:33:00Z">
        <w:r w:rsidRPr="00723184" w:rsidDel="00723184">
          <w:rPr>
            <w:noProof/>
            <w:rPrChange w:id="585" w:author="UPC" w:date="2015-04-28T16:33:00Z">
              <w:rPr>
                <w:rStyle w:val="Enlla"/>
                <w:noProof/>
              </w:rPr>
            </w:rPrChange>
          </w:rPr>
          <w:delText>6.4.1.5</w:delText>
        </w:r>
        <w:r w:rsidDel="00723184">
          <w:rPr>
            <w:noProof/>
          </w:rPr>
          <w:tab/>
        </w:r>
        <w:r w:rsidRPr="00723184" w:rsidDel="00723184">
          <w:rPr>
            <w:noProof/>
            <w:rPrChange w:id="586"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587" w:author="UPC" w:date="2015-04-28T16:33:00Z"/>
          <w:rFonts w:asciiTheme="minorHAnsi" w:eastAsiaTheme="minorEastAsia" w:hAnsiTheme="minorHAnsi" w:cstheme="minorBidi"/>
          <w:noProof/>
          <w:szCs w:val="22"/>
          <w:lang w:eastAsia="ca-ES"/>
        </w:rPr>
      </w:pPr>
      <w:del w:id="588" w:author="UPC" w:date="2015-04-28T16:33:00Z">
        <w:r w:rsidRPr="00723184" w:rsidDel="00723184">
          <w:rPr>
            <w:noProof/>
            <w:rPrChange w:id="589"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noProof/>
            <w:rPrChange w:id="590"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591" w:author="UPC" w:date="2015-04-28T16:33:00Z"/>
          <w:rFonts w:asciiTheme="minorHAnsi" w:eastAsiaTheme="minorEastAsia" w:hAnsiTheme="minorHAnsi" w:cstheme="minorBidi"/>
          <w:noProof/>
          <w:szCs w:val="22"/>
          <w:lang w:eastAsia="ca-ES"/>
        </w:rPr>
      </w:pPr>
      <w:del w:id="592" w:author="UPC" w:date="2015-04-28T16:33:00Z">
        <w:r w:rsidRPr="00723184" w:rsidDel="00723184">
          <w:rPr>
            <w:noProof/>
            <w:rPrChange w:id="593"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noProof/>
            <w:rPrChange w:id="594"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595" w:author="UPC" w:date="2015-04-28T16:33:00Z"/>
          <w:rFonts w:asciiTheme="minorHAnsi" w:eastAsiaTheme="minorEastAsia" w:hAnsiTheme="minorHAnsi" w:cstheme="minorBidi"/>
          <w:noProof/>
          <w:szCs w:val="22"/>
          <w:lang w:eastAsia="ca-ES"/>
        </w:rPr>
      </w:pPr>
      <w:del w:id="596" w:author="UPC" w:date="2015-04-28T16:33:00Z">
        <w:r w:rsidRPr="00723184" w:rsidDel="00723184">
          <w:rPr>
            <w:noProof/>
            <w:rPrChange w:id="597"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noProof/>
            <w:rPrChange w:id="598"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599" w:author="UPC" w:date="2015-04-28T16:33:00Z"/>
          <w:rFonts w:asciiTheme="minorHAnsi" w:eastAsiaTheme="minorEastAsia" w:hAnsiTheme="minorHAnsi" w:cstheme="minorBidi"/>
          <w:noProof/>
          <w:szCs w:val="22"/>
          <w:lang w:eastAsia="ca-ES"/>
        </w:rPr>
      </w:pPr>
      <w:del w:id="600" w:author="UPC" w:date="2015-04-28T16:33:00Z">
        <w:r w:rsidRPr="00723184" w:rsidDel="00723184">
          <w:rPr>
            <w:noProof/>
            <w:rPrChange w:id="601"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noProof/>
            <w:rPrChange w:id="602"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603" w:author="UPC" w:date="2015-04-28T16:33:00Z"/>
          <w:rFonts w:asciiTheme="minorHAnsi" w:eastAsiaTheme="minorEastAsia" w:hAnsiTheme="minorHAnsi" w:cstheme="minorBidi"/>
          <w:noProof/>
          <w:szCs w:val="22"/>
          <w:lang w:eastAsia="ca-ES"/>
        </w:rPr>
      </w:pPr>
      <w:del w:id="604" w:author="UPC" w:date="2015-04-28T16:33:00Z">
        <w:r w:rsidRPr="00723184" w:rsidDel="00723184">
          <w:rPr>
            <w:noProof/>
            <w:rPrChange w:id="605"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noProof/>
            <w:rPrChange w:id="606"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607" w:author="UPC" w:date="2015-04-28T16:33:00Z"/>
          <w:rFonts w:asciiTheme="minorHAnsi" w:eastAsiaTheme="minorEastAsia" w:hAnsiTheme="minorHAnsi" w:cstheme="minorBidi"/>
          <w:noProof/>
          <w:szCs w:val="22"/>
          <w:lang w:eastAsia="ca-ES"/>
        </w:rPr>
      </w:pPr>
      <w:del w:id="608" w:author="UPC" w:date="2015-04-28T16:33:00Z">
        <w:r w:rsidRPr="00723184" w:rsidDel="00723184">
          <w:rPr>
            <w:noProof/>
            <w:rPrChange w:id="609"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noProof/>
            <w:rPrChange w:id="610"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11" w:author="UPC" w:date="2015-04-28T16:33:00Z"/>
          <w:rFonts w:asciiTheme="minorHAnsi" w:eastAsiaTheme="minorEastAsia" w:hAnsiTheme="minorHAnsi" w:cstheme="minorBidi"/>
          <w:noProof/>
          <w:szCs w:val="22"/>
          <w:lang w:eastAsia="ca-ES"/>
        </w:rPr>
      </w:pPr>
      <w:del w:id="612" w:author="UPC" w:date="2015-04-28T16:33:00Z">
        <w:r w:rsidRPr="00723184" w:rsidDel="00723184">
          <w:rPr>
            <w:noProof/>
            <w:rPrChange w:id="613"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noProof/>
            <w:rPrChange w:id="614"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15" w:author="UPC" w:date="2015-04-28T16:33:00Z"/>
          <w:rFonts w:asciiTheme="minorHAnsi" w:eastAsiaTheme="minorEastAsia" w:hAnsiTheme="minorHAnsi" w:cstheme="minorBidi"/>
          <w:noProof/>
          <w:szCs w:val="22"/>
          <w:lang w:eastAsia="ca-ES"/>
        </w:rPr>
      </w:pPr>
      <w:del w:id="616" w:author="UPC" w:date="2015-04-28T16:33:00Z">
        <w:r w:rsidRPr="00723184" w:rsidDel="00723184">
          <w:rPr>
            <w:noProof/>
            <w:rPrChange w:id="617"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noProof/>
            <w:rPrChange w:id="618"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19" w:author="UPC" w:date="2015-04-28T16:33:00Z"/>
          <w:rFonts w:asciiTheme="minorHAnsi" w:eastAsiaTheme="minorEastAsia" w:hAnsiTheme="minorHAnsi" w:cstheme="minorBidi"/>
          <w:noProof/>
          <w:szCs w:val="22"/>
          <w:lang w:eastAsia="ca-ES"/>
        </w:rPr>
      </w:pPr>
      <w:del w:id="620" w:author="UPC" w:date="2015-04-28T16:33:00Z">
        <w:r w:rsidRPr="00723184" w:rsidDel="00723184">
          <w:rPr>
            <w:noProof/>
            <w:rPrChange w:id="621"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noProof/>
            <w:rPrChange w:id="622"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23" w:author="UPC" w:date="2015-04-28T16:33:00Z"/>
          <w:rFonts w:asciiTheme="minorHAnsi" w:eastAsiaTheme="minorEastAsia" w:hAnsiTheme="minorHAnsi" w:cstheme="minorBidi"/>
          <w:b w:val="0"/>
          <w:bCs w:val="0"/>
          <w:noProof/>
          <w:szCs w:val="22"/>
          <w:lang w:eastAsia="ca-ES"/>
        </w:rPr>
      </w:pPr>
      <w:del w:id="624" w:author="UPC" w:date="2015-04-28T16:33:00Z">
        <w:r w:rsidRPr="00723184" w:rsidDel="00723184">
          <w:rPr>
            <w:noProof/>
            <w:rPrChange w:id="625" w:author="UPC" w:date="2015-04-28T16:33:00Z">
              <w:rPr>
                <w:rStyle w:val="Enlla"/>
                <w:b w:val="0"/>
                <w:bCs w:val="0"/>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noProof/>
            <w:rPrChange w:id="626" w:author="UPC" w:date="2015-04-28T16:33:00Z">
              <w:rPr>
                <w:rStyle w:val="Enlla"/>
                <w:b w:val="0"/>
                <w:bCs w:val="0"/>
                <w:noProof/>
              </w:rPr>
            </w:rPrChange>
          </w:rPr>
          <w:delText>Referències</w:delText>
        </w:r>
        <w:r w:rsidDel="00723184">
          <w:rPr>
            <w:noProof/>
            <w:webHidden/>
          </w:rPr>
          <w:tab/>
          <w:delText>88</w:delText>
        </w:r>
      </w:del>
    </w:p>
    <w:p w:rsidR="006E09D1" w:rsidDel="00723184" w:rsidRDefault="006E09D1">
      <w:pPr>
        <w:pStyle w:val="IDC2"/>
        <w:rPr>
          <w:del w:id="627" w:author="UPC" w:date="2015-04-28T16:33:00Z"/>
          <w:rFonts w:asciiTheme="minorHAnsi" w:eastAsiaTheme="minorEastAsia" w:hAnsiTheme="minorHAnsi" w:cstheme="minorBidi"/>
          <w:noProof/>
          <w:szCs w:val="22"/>
          <w:lang w:eastAsia="ca-ES"/>
        </w:rPr>
      </w:pPr>
      <w:del w:id="628" w:author="UPC" w:date="2015-04-28T16:33:00Z">
        <w:r w:rsidRPr="00723184" w:rsidDel="00723184">
          <w:rPr>
            <w:noProof/>
            <w:rPrChange w:id="629"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noProof/>
            <w:rPrChange w:id="630"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31" w:author="UPC" w:date="2015-04-28T16:33:00Z"/>
          <w:rFonts w:asciiTheme="minorHAnsi" w:eastAsiaTheme="minorEastAsia" w:hAnsiTheme="minorHAnsi" w:cstheme="minorBidi"/>
          <w:noProof/>
          <w:szCs w:val="22"/>
          <w:lang w:eastAsia="ca-ES"/>
        </w:rPr>
      </w:pPr>
      <w:del w:id="632" w:author="UPC" w:date="2015-04-28T16:33:00Z">
        <w:r w:rsidRPr="00723184" w:rsidDel="00723184">
          <w:rPr>
            <w:noProof/>
            <w:rPrChange w:id="633"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noProof/>
            <w:rPrChange w:id="634"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35" w:author="UPC" w:date="2015-04-28T16:33:00Z"/>
          <w:rFonts w:asciiTheme="minorHAnsi" w:eastAsiaTheme="minorEastAsia" w:hAnsiTheme="minorHAnsi" w:cstheme="minorBidi"/>
          <w:noProof/>
          <w:szCs w:val="22"/>
          <w:lang w:eastAsia="ca-ES"/>
        </w:rPr>
      </w:pPr>
      <w:del w:id="636" w:author="UPC" w:date="2015-04-28T16:33:00Z">
        <w:r w:rsidRPr="00723184" w:rsidDel="00723184">
          <w:rPr>
            <w:noProof/>
            <w:rPrChange w:id="637"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noProof/>
            <w:rPrChange w:id="638"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39" w:author="UPC" w:date="2015-04-28T16:33:00Z"/>
          <w:rFonts w:asciiTheme="minorHAnsi" w:eastAsiaTheme="minorEastAsia" w:hAnsiTheme="minorHAnsi" w:cstheme="minorBidi"/>
          <w:noProof/>
          <w:szCs w:val="22"/>
          <w:lang w:eastAsia="ca-ES"/>
        </w:rPr>
      </w:pPr>
      <w:del w:id="640" w:author="UPC" w:date="2015-04-28T16:33:00Z">
        <w:r w:rsidRPr="00723184" w:rsidDel="00723184">
          <w:rPr>
            <w:noProof/>
            <w:rPrChange w:id="641"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noProof/>
            <w:rPrChange w:id="642"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D367B5" w:rsidRDefault="00E05685">
      <w:pPr>
        <w:pStyle w:val="ndexdillustracions"/>
        <w:tabs>
          <w:tab w:val="right" w:leader="dot" w:pos="8495"/>
        </w:tabs>
        <w:rPr>
          <w:ins w:id="643" w:author="UPC" w:date="2015-05-06T10:51: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44" w:author="UPC" w:date="2015-05-06T10:51:00Z">
        <w:r w:rsidR="00D367B5" w:rsidRPr="00132AE7">
          <w:rPr>
            <w:rStyle w:val="Enlla"/>
            <w:noProof/>
          </w:rPr>
          <w:fldChar w:fldCharType="begin"/>
        </w:r>
        <w:r w:rsidR="00D367B5" w:rsidRPr="00132AE7">
          <w:rPr>
            <w:rStyle w:val="Enlla"/>
            <w:noProof/>
          </w:rPr>
          <w:instrText xml:space="preserve"> </w:instrText>
        </w:r>
        <w:r w:rsidR="00D367B5">
          <w:rPr>
            <w:noProof/>
          </w:rPr>
          <w:instrText>HYPERLINK \l "_Toc418672918"</w:instrText>
        </w:r>
        <w:r w:rsidR="00D367B5" w:rsidRPr="00132AE7">
          <w:rPr>
            <w:rStyle w:val="Enlla"/>
            <w:noProof/>
          </w:rPr>
          <w:instrText xml:space="preserve"> </w:instrText>
        </w:r>
        <w:r w:rsidR="00D367B5" w:rsidRPr="00132AE7">
          <w:rPr>
            <w:rStyle w:val="Enlla"/>
            <w:noProof/>
          </w:rPr>
        </w:r>
        <w:r w:rsidR="00D367B5" w:rsidRPr="00132AE7">
          <w:rPr>
            <w:rStyle w:val="Enlla"/>
            <w:noProof/>
          </w:rPr>
          <w:fldChar w:fldCharType="separate"/>
        </w:r>
        <w:r w:rsidR="00D367B5" w:rsidRPr="00132AE7">
          <w:rPr>
            <w:rStyle w:val="Enlla"/>
            <w:noProof/>
          </w:rPr>
          <w:t>Imatge 1: Esquelet aplicació Grails amb Bootstrap</w:t>
        </w:r>
        <w:r w:rsidR="00D367B5">
          <w:rPr>
            <w:noProof/>
            <w:webHidden/>
          </w:rPr>
          <w:tab/>
        </w:r>
        <w:r w:rsidR="00D367B5">
          <w:rPr>
            <w:noProof/>
            <w:webHidden/>
          </w:rPr>
          <w:fldChar w:fldCharType="begin"/>
        </w:r>
        <w:r w:rsidR="00D367B5">
          <w:rPr>
            <w:noProof/>
            <w:webHidden/>
          </w:rPr>
          <w:instrText xml:space="preserve"> PAGEREF _Toc418672918 \h </w:instrText>
        </w:r>
        <w:r w:rsidR="00D367B5">
          <w:rPr>
            <w:noProof/>
            <w:webHidden/>
          </w:rPr>
        </w:r>
      </w:ins>
      <w:r w:rsidR="00D367B5">
        <w:rPr>
          <w:noProof/>
          <w:webHidden/>
        </w:rPr>
        <w:fldChar w:fldCharType="separate"/>
      </w:r>
      <w:ins w:id="645" w:author="UPC" w:date="2015-05-06T10:51:00Z">
        <w:r w:rsidR="00D367B5">
          <w:rPr>
            <w:noProof/>
            <w:webHidden/>
          </w:rPr>
          <w:t>14</w:t>
        </w:r>
        <w:r w:rsidR="00D367B5">
          <w:rPr>
            <w:noProof/>
            <w:webHidden/>
          </w:rPr>
          <w:fldChar w:fldCharType="end"/>
        </w:r>
        <w:r w:rsidR="00D367B5" w:rsidRPr="00132AE7">
          <w:rPr>
            <w:rStyle w:val="Enlla"/>
            <w:noProof/>
          </w:rPr>
          <w:fldChar w:fldCharType="end"/>
        </w:r>
      </w:ins>
    </w:p>
    <w:p w:rsidR="00D367B5" w:rsidRDefault="00D367B5">
      <w:pPr>
        <w:pStyle w:val="ndexdillustracions"/>
        <w:tabs>
          <w:tab w:val="right" w:leader="dot" w:pos="8495"/>
        </w:tabs>
        <w:rPr>
          <w:ins w:id="646" w:author="UPC" w:date="2015-05-06T10:51:00Z"/>
          <w:rFonts w:asciiTheme="minorHAnsi" w:eastAsiaTheme="minorEastAsia" w:hAnsiTheme="minorHAnsi" w:cstheme="minorBidi"/>
          <w:noProof/>
          <w:szCs w:val="22"/>
          <w:lang w:eastAsia="ca-ES"/>
        </w:rPr>
      </w:pPr>
      <w:ins w:id="647" w:author="UPC" w:date="2015-05-06T10:51:00Z">
        <w:r w:rsidRPr="00132AE7">
          <w:rPr>
            <w:rStyle w:val="Enlla"/>
            <w:noProof/>
          </w:rPr>
          <w:fldChar w:fldCharType="begin"/>
        </w:r>
        <w:r w:rsidRPr="00132AE7">
          <w:rPr>
            <w:rStyle w:val="Enlla"/>
            <w:noProof/>
          </w:rPr>
          <w:instrText xml:space="preserve"> </w:instrText>
        </w:r>
        <w:r>
          <w:rPr>
            <w:noProof/>
          </w:rPr>
          <w:instrText>HYPERLINK \l "_Toc418672919"</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2: Imatge de Bootstrap d'un exemple bàsic</w:t>
        </w:r>
        <w:r>
          <w:rPr>
            <w:noProof/>
            <w:webHidden/>
          </w:rPr>
          <w:tab/>
        </w:r>
        <w:r>
          <w:rPr>
            <w:noProof/>
            <w:webHidden/>
          </w:rPr>
          <w:fldChar w:fldCharType="begin"/>
        </w:r>
        <w:r>
          <w:rPr>
            <w:noProof/>
            <w:webHidden/>
          </w:rPr>
          <w:instrText xml:space="preserve"> PAGEREF _Toc418672919 \h </w:instrText>
        </w:r>
        <w:r>
          <w:rPr>
            <w:noProof/>
            <w:webHidden/>
          </w:rPr>
        </w:r>
      </w:ins>
      <w:r>
        <w:rPr>
          <w:noProof/>
          <w:webHidden/>
        </w:rPr>
        <w:fldChar w:fldCharType="separate"/>
      </w:r>
      <w:ins w:id="648" w:author="UPC" w:date="2015-05-06T10:51:00Z">
        <w:r>
          <w:rPr>
            <w:noProof/>
            <w:webHidden/>
          </w:rPr>
          <w:t>15</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49" w:author="UPC" w:date="2015-05-06T10:51:00Z"/>
          <w:rFonts w:asciiTheme="minorHAnsi" w:eastAsiaTheme="minorEastAsia" w:hAnsiTheme="minorHAnsi" w:cstheme="minorBidi"/>
          <w:noProof/>
          <w:szCs w:val="22"/>
          <w:lang w:eastAsia="ca-ES"/>
        </w:rPr>
      </w:pPr>
      <w:ins w:id="650" w:author="UPC" w:date="2015-05-06T10:51:00Z">
        <w:r w:rsidRPr="00132AE7">
          <w:rPr>
            <w:rStyle w:val="Enlla"/>
            <w:noProof/>
          </w:rPr>
          <w:fldChar w:fldCharType="begin"/>
        </w:r>
        <w:r w:rsidRPr="00132AE7">
          <w:rPr>
            <w:rStyle w:val="Enlla"/>
            <w:noProof/>
          </w:rPr>
          <w:instrText xml:space="preserve"> </w:instrText>
        </w:r>
        <w:r>
          <w:rPr>
            <w:noProof/>
          </w:rPr>
          <w:instrText>HYPERLINK \l "_Toc418672920"</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_Toc418672920 \h </w:instrText>
        </w:r>
        <w:r>
          <w:rPr>
            <w:noProof/>
            <w:webHidden/>
          </w:rPr>
        </w:r>
      </w:ins>
      <w:r>
        <w:rPr>
          <w:noProof/>
          <w:webHidden/>
        </w:rPr>
        <w:fldChar w:fldCharType="separate"/>
      </w:r>
      <w:ins w:id="651" w:author="UPC" w:date="2015-05-06T10:51:00Z">
        <w:r>
          <w:rPr>
            <w:noProof/>
            <w:webHidden/>
          </w:rPr>
          <w:t>16</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52" w:author="UPC" w:date="2015-05-06T10:51:00Z"/>
          <w:rFonts w:asciiTheme="minorHAnsi" w:eastAsiaTheme="minorEastAsia" w:hAnsiTheme="minorHAnsi" w:cstheme="minorBidi"/>
          <w:noProof/>
          <w:szCs w:val="22"/>
          <w:lang w:eastAsia="ca-ES"/>
        </w:rPr>
      </w:pPr>
      <w:ins w:id="653" w:author="UPC" w:date="2015-05-06T10:51:00Z">
        <w:r w:rsidRPr="00132AE7">
          <w:rPr>
            <w:rStyle w:val="Enlla"/>
            <w:noProof/>
          </w:rPr>
          <w:fldChar w:fldCharType="begin"/>
        </w:r>
        <w:r w:rsidRPr="00132AE7">
          <w:rPr>
            <w:rStyle w:val="Enlla"/>
            <w:noProof/>
          </w:rPr>
          <w:instrText xml:space="preserve"> </w:instrText>
        </w:r>
        <w:r>
          <w:rPr>
            <w:noProof/>
          </w:rPr>
          <w:instrText>HYPERLINK \l "_Toc418672921"</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4: Esquelet d’una aplicació Grails amb TreeTable</w:t>
        </w:r>
        <w:r>
          <w:rPr>
            <w:noProof/>
            <w:webHidden/>
          </w:rPr>
          <w:tab/>
        </w:r>
        <w:r>
          <w:rPr>
            <w:noProof/>
            <w:webHidden/>
          </w:rPr>
          <w:fldChar w:fldCharType="begin"/>
        </w:r>
        <w:r>
          <w:rPr>
            <w:noProof/>
            <w:webHidden/>
          </w:rPr>
          <w:instrText xml:space="preserve"> PAGEREF _Toc418672921 \h </w:instrText>
        </w:r>
        <w:r>
          <w:rPr>
            <w:noProof/>
            <w:webHidden/>
          </w:rPr>
        </w:r>
      </w:ins>
      <w:r>
        <w:rPr>
          <w:noProof/>
          <w:webHidden/>
        </w:rPr>
        <w:fldChar w:fldCharType="separate"/>
      </w:r>
      <w:ins w:id="654" w:author="UPC" w:date="2015-05-06T10:51:00Z">
        <w:r>
          <w:rPr>
            <w:noProof/>
            <w:webHidden/>
          </w:rPr>
          <w:t>25</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55" w:author="UPC" w:date="2015-05-06T10:51:00Z"/>
          <w:rFonts w:asciiTheme="minorHAnsi" w:eastAsiaTheme="minorEastAsia" w:hAnsiTheme="minorHAnsi" w:cstheme="minorBidi"/>
          <w:noProof/>
          <w:szCs w:val="22"/>
          <w:lang w:eastAsia="ca-ES"/>
        </w:rPr>
      </w:pPr>
      <w:ins w:id="656" w:author="UPC" w:date="2015-05-06T10:51:00Z">
        <w:r w:rsidRPr="00132AE7">
          <w:rPr>
            <w:rStyle w:val="Enlla"/>
            <w:noProof/>
          </w:rPr>
          <w:fldChar w:fldCharType="begin"/>
        </w:r>
        <w:r w:rsidRPr="00132AE7">
          <w:rPr>
            <w:rStyle w:val="Enlla"/>
            <w:noProof/>
          </w:rPr>
          <w:instrText xml:space="preserve"> </w:instrText>
        </w:r>
        <w:r>
          <w:rPr>
            <w:noProof/>
          </w:rPr>
          <w:instrText>HYPERLINK \l "_Toc418672922"</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5: Exemple sencill amb TreeTable. Vista 1</w:t>
        </w:r>
        <w:r>
          <w:rPr>
            <w:noProof/>
            <w:webHidden/>
          </w:rPr>
          <w:tab/>
        </w:r>
        <w:r>
          <w:rPr>
            <w:noProof/>
            <w:webHidden/>
          </w:rPr>
          <w:fldChar w:fldCharType="begin"/>
        </w:r>
        <w:r>
          <w:rPr>
            <w:noProof/>
            <w:webHidden/>
          </w:rPr>
          <w:instrText xml:space="preserve"> PAGEREF _Toc418672922 \h </w:instrText>
        </w:r>
        <w:r>
          <w:rPr>
            <w:noProof/>
            <w:webHidden/>
          </w:rPr>
        </w:r>
      </w:ins>
      <w:r>
        <w:rPr>
          <w:noProof/>
          <w:webHidden/>
        </w:rPr>
        <w:fldChar w:fldCharType="separate"/>
      </w:r>
      <w:ins w:id="657" w:author="UPC" w:date="2015-05-06T10:51:00Z">
        <w:r>
          <w:rPr>
            <w:noProof/>
            <w:webHidden/>
          </w:rPr>
          <w:t>26</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58" w:author="UPC" w:date="2015-05-06T10:51:00Z"/>
          <w:rFonts w:asciiTheme="minorHAnsi" w:eastAsiaTheme="minorEastAsia" w:hAnsiTheme="minorHAnsi" w:cstheme="minorBidi"/>
          <w:noProof/>
          <w:szCs w:val="22"/>
          <w:lang w:eastAsia="ca-ES"/>
        </w:rPr>
      </w:pPr>
      <w:ins w:id="659" w:author="UPC" w:date="2015-05-06T10:51:00Z">
        <w:r w:rsidRPr="00132AE7">
          <w:rPr>
            <w:rStyle w:val="Enlla"/>
            <w:noProof/>
          </w:rPr>
          <w:fldChar w:fldCharType="begin"/>
        </w:r>
        <w:r w:rsidRPr="00132AE7">
          <w:rPr>
            <w:rStyle w:val="Enlla"/>
            <w:noProof/>
          </w:rPr>
          <w:instrText xml:space="preserve"> </w:instrText>
        </w:r>
        <w:r>
          <w:rPr>
            <w:noProof/>
          </w:rPr>
          <w:instrText>HYPERLINK \l "_Toc418672923"</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6: Exemple sencill amb TreeTable. Vista 2</w:t>
        </w:r>
        <w:r>
          <w:rPr>
            <w:noProof/>
            <w:webHidden/>
          </w:rPr>
          <w:tab/>
        </w:r>
        <w:r>
          <w:rPr>
            <w:noProof/>
            <w:webHidden/>
          </w:rPr>
          <w:fldChar w:fldCharType="begin"/>
        </w:r>
        <w:r>
          <w:rPr>
            <w:noProof/>
            <w:webHidden/>
          </w:rPr>
          <w:instrText xml:space="preserve"> PAGEREF _Toc418672923 \h </w:instrText>
        </w:r>
        <w:r>
          <w:rPr>
            <w:noProof/>
            <w:webHidden/>
          </w:rPr>
        </w:r>
      </w:ins>
      <w:r>
        <w:rPr>
          <w:noProof/>
          <w:webHidden/>
        </w:rPr>
        <w:fldChar w:fldCharType="separate"/>
      </w:r>
      <w:ins w:id="660" w:author="UPC" w:date="2015-05-06T10:51:00Z">
        <w:r>
          <w:rPr>
            <w:noProof/>
            <w:webHidden/>
          </w:rPr>
          <w:t>27</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61" w:author="UPC" w:date="2015-05-06T10:51:00Z"/>
          <w:rFonts w:asciiTheme="minorHAnsi" w:eastAsiaTheme="minorEastAsia" w:hAnsiTheme="minorHAnsi" w:cstheme="minorBidi"/>
          <w:noProof/>
          <w:szCs w:val="22"/>
          <w:lang w:eastAsia="ca-ES"/>
        </w:rPr>
      </w:pPr>
      <w:ins w:id="662" w:author="UPC" w:date="2015-05-06T10:51:00Z">
        <w:r w:rsidRPr="00132AE7">
          <w:rPr>
            <w:rStyle w:val="Enlla"/>
            <w:noProof/>
          </w:rPr>
          <w:fldChar w:fldCharType="begin"/>
        </w:r>
        <w:r w:rsidRPr="00132AE7">
          <w:rPr>
            <w:rStyle w:val="Enlla"/>
            <w:noProof/>
          </w:rPr>
          <w:instrText xml:space="preserve"> </w:instrText>
        </w:r>
        <w:r>
          <w:rPr>
            <w:noProof/>
          </w:rPr>
          <w:instrText>HYPERLINK \l "_Toc418672924"</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_Toc418672924 \h </w:instrText>
        </w:r>
        <w:r>
          <w:rPr>
            <w:noProof/>
            <w:webHidden/>
          </w:rPr>
        </w:r>
      </w:ins>
      <w:r>
        <w:rPr>
          <w:noProof/>
          <w:webHidden/>
        </w:rPr>
        <w:fldChar w:fldCharType="separate"/>
      </w:r>
      <w:ins w:id="663" w:author="UPC" w:date="2015-05-06T10:51:00Z">
        <w:r>
          <w:rPr>
            <w:noProof/>
            <w:webHidden/>
          </w:rPr>
          <w:t>31</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64" w:author="UPC" w:date="2015-05-06T10:51:00Z"/>
          <w:rFonts w:asciiTheme="minorHAnsi" w:eastAsiaTheme="minorEastAsia" w:hAnsiTheme="minorHAnsi" w:cstheme="minorBidi"/>
          <w:noProof/>
          <w:szCs w:val="22"/>
          <w:lang w:eastAsia="ca-ES"/>
        </w:rPr>
      </w:pPr>
      <w:ins w:id="665" w:author="UPC" w:date="2015-05-06T10:51:00Z">
        <w:r w:rsidRPr="00132AE7">
          <w:rPr>
            <w:rStyle w:val="Enlla"/>
            <w:noProof/>
          </w:rPr>
          <w:fldChar w:fldCharType="begin"/>
        </w:r>
        <w:r w:rsidRPr="00132AE7">
          <w:rPr>
            <w:rStyle w:val="Enlla"/>
            <w:noProof/>
          </w:rPr>
          <w:instrText xml:space="preserve"> </w:instrText>
        </w:r>
        <w:r>
          <w:rPr>
            <w:noProof/>
          </w:rPr>
          <w:instrText>HYPERLINK \l "_Toc418672925"</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_Toc418672925 \h </w:instrText>
        </w:r>
        <w:r>
          <w:rPr>
            <w:noProof/>
            <w:webHidden/>
          </w:rPr>
        </w:r>
      </w:ins>
      <w:r>
        <w:rPr>
          <w:noProof/>
          <w:webHidden/>
        </w:rPr>
        <w:fldChar w:fldCharType="separate"/>
      </w:r>
      <w:ins w:id="666" w:author="UPC" w:date="2015-05-06T10:51:00Z">
        <w:r>
          <w:rPr>
            <w:noProof/>
            <w:webHidden/>
          </w:rPr>
          <w:t>35</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67" w:author="UPC" w:date="2015-05-06T10:51:00Z"/>
          <w:rFonts w:asciiTheme="minorHAnsi" w:eastAsiaTheme="minorEastAsia" w:hAnsiTheme="minorHAnsi" w:cstheme="minorBidi"/>
          <w:noProof/>
          <w:szCs w:val="22"/>
          <w:lang w:eastAsia="ca-ES"/>
        </w:rPr>
      </w:pPr>
      <w:ins w:id="668" w:author="UPC" w:date="2015-05-06T10:51:00Z">
        <w:r w:rsidRPr="00132AE7">
          <w:rPr>
            <w:rStyle w:val="Enlla"/>
            <w:noProof/>
          </w:rPr>
          <w:fldChar w:fldCharType="begin"/>
        </w:r>
        <w:r w:rsidRPr="00132AE7">
          <w:rPr>
            <w:rStyle w:val="Enlla"/>
            <w:noProof/>
          </w:rPr>
          <w:instrText xml:space="preserve"> </w:instrText>
        </w:r>
        <w:r>
          <w:rPr>
            <w:noProof/>
          </w:rPr>
          <w:instrText>HYPERLINK \l "_Toc418672926"</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_Toc418672926 \h </w:instrText>
        </w:r>
        <w:r>
          <w:rPr>
            <w:noProof/>
            <w:webHidden/>
          </w:rPr>
        </w:r>
      </w:ins>
      <w:r>
        <w:rPr>
          <w:noProof/>
          <w:webHidden/>
        </w:rPr>
        <w:fldChar w:fldCharType="separate"/>
      </w:r>
      <w:ins w:id="669" w:author="UPC" w:date="2015-05-06T10:51:00Z">
        <w:r>
          <w:rPr>
            <w:noProof/>
            <w:webHidden/>
          </w:rPr>
          <w:t>36</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70" w:author="UPC" w:date="2015-05-06T10:51:00Z"/>
          <w:rFonts w:asciiTheme="minorHAnsi" w:eastAsiaTheme="minorEastAsia" w:hAnsiTheme="minorHAnsi" w:cstheme="minorBidi"/>
          <w:noProof/>
          <w:szCs w:val="22"/>
          <w:lang w:eastAsia="ca-ES"/>
        </w:rPr>
      </w:pPr>
      <w:ins w:id="671" w:author="UPC" w:date="2015-05-06T10:51:00Z">
        <w:r w:rsidRPr="00132AE7">
          <w:rPr>
            <w:rStyle w:val="Enlla"/>
            <w:noProof/>
          </w:rPr>
          <w:fldChar w:fldCharType="begin"/>
        </w:r>
        <w:r w:rsidRPr="00132AE7">
          <w:rPr>
            <w:rStyle w:val="Enlla"/>
            <w:noProof/>
          </w:rPr>
          <w:instrText xml:space="preserve"> </w:instrText>
        </w:r>
        <w:r>
          <w:rPr>
            <w:noProof/>
          </w:rPr>
          <w:instrText>HYPERLINK \l "_Toc418672927"</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_Toc418672927 \h </w:instrText>
        </w:r>
        <w:r>
          <w:rPr>
            <w:noProof/>
            <w:webHidden/>
          </w:rPr>
        </w:r>
      </w:ins>
      <w:r>
        <w:rPr>
          <w:noProof/>
          <w:webHidden/>
        </w:rPr>
        <w:fldChar w:fldCharType="separate"/>
      </w:r>
      <w:ins w:id="672" w:author="UPC" w:date="2015-05-06T10:51:00Z">
        <w:r>
          <w:rPr>
            <w:noProof/>
            <w:webHidden/>
          </w:rPr>
          <w:t>50</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73" w:author="UPC" w:date="2015-05-06T10:51:00Z"/>
          <w:rFonts w:asciiTheme="minorHAnsi" w:eastAsiaTheme="minorEastAsia" w:hAnsiTheme="minorHAnsi" w:cstheme="minorBidi"/>
          <w:noProof/>
          <w:szCs w:val="22"/>
          <w:lang w:eastAsia="ca-ES"/>
        </w:rPr>
      </w:pPr>
      <w:ins w:id="674" w:author="UPC" w:date="2015-05-06T10:51:00Z">
        <w:r w:rsidRPr="00132AE7">
          <w:rPr>
            <w:rStyle w:val="Enlla"/>
            <w:noProof/>
          </w:rPr>
          <w:fldChar w:fldCharType="begin"/>
        </w:r>
        <w:r w:rsidRPr="00132AE7">
          <w:rPr>
            <w:rStyle w:val="Enlla"/>
            <w:noProof/>
          </w:rPr>
          <w:instrText xml:space="preserve"> </w:instrText>
        </w:r>
        <w:r>
          <w:rPr>
            <w:noProof/>
          </w:rPr>
          <w:instrText>HYPERLINK \l "_Toc418672928"</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11: Taules de Continguts i Templates</w:t>
        </w:r>
        <w:r>
          <w:rPr>
            <w:noProof/>
            <w:webHidden/>
          </w:rPr>
          <w:tab/>
        </w:r>
        <w:r>
          <w:rPr>
            <w:noProof/>
            <w:webHidden/>
          </w:rPr>
          <w:fldChar w:fldCharType="begin"/>
        </w:r>
        <w:r>
          <w:rPr>
            <w:noProof/>
            <w:webHidden/>
          </w:rPr>
          <w:instrText xml:space="preserve"> PAGEREF _Toc418672928 \h </w:instrText>
        </w:r>
        <w:r>
          <w:rPr>
            <w:noProof/>
            <w:webHidden/>
          </w:rPr>
        </w:r>
      </w:ins>
      <w:r>
        <w:rPr>
          <w:noProof/>
          <w:webHidden/>
        </w:rPr>
        <w:fldChar w:fldCharType="separate"/>
      </w:r>
      <w:ins w:id="675" w:author="UPC" w:date="2015-05-06T10:51:00Z">
        <w:r>
          <w:rPr>
            <w:noProof/>
            <w:webHidden/>
          </w:rPr>
          <w:t>52</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76" w:author="UPC" w:date="2015-05-06T10:51:00Z"/>
          <w:rFonts w:asciiTheme="minorHAnsi" w:eastAsiaTheme="minorEastAsia" w:hAnsiTheme="minorHAnsi" w:cstheme="minorBidi"/>
          <w:noProof/>
          <w:szCs w:val="22"/>
          <w:lang w:eastAsia="ca-ES"/>
        </w:rPr>
      </w:pPr>
      <w:ins w:id="677" w:author="UPC" w:date="2015-05-06T10:51:00Z">
        <w:r w:rsidRPr="00132AE7">
          <w:rPr>
            <w:rStyle w:val="Enlla"/>
            <w:noProof/>
          </w:rPr>
          <w:fldChar w:fldCharType="begin"/>
        </w:r>
        <w:r w:rsidRPr="00132AE7">
          <w:rPr>
            <w:rStyle w:val="Enlla"/>
            <w:noProof/>
          </w:rPr>
          <w:instrText xml:space="preserve"> </w:instrText>
        </w:r>
        <w:r>
          <w:rPr>
            <w:noProof/>
          </w:rPr>
          <w:instrText>HYPERLINK \l "_Toc418672929"</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12: Carpeta del servidor amb enllaç simbólic</w:t>
        </w:r>
        <w:r>
          <w:rPr>
            <w:noProof/>
            <w:webHidden/>
          </w:rPr>
          <w:tab/>
        </w:r>
        <w:r>
          <w:rPr>
            <w:noProof/>
            <w:webHidden/>
          </w:rPr>
          <w:fldChar w:fldCharType="begin"/>
        </w:r>
        <w:r>
          <w:rPr>
            <w:noProof/>
            <w:webHidden/>
          </w:rPr>
          <w:instrText xml:space="preserve"> PAGEREF _Toc418672929 \h </w:instrText>
        </w:r>
        <w:r>
          <w:rPr>
            <w:noProof/>
            <w:webHidden/>
          </w:rPr>
        </w:r>
      </w:ins>
      <w:r>
        <w:rPr>
          <w:noProof/>
          <w:webHidden/>
        </w:rPr>
        <w:fldChar w:fldCharType="separate"/>
      </w:r>
      <w:ins w:id="678" w:author="UPC" w:date="2015-05-06T10:51:00Z">
        <w:r>
          <w:rPr>
            <w:noProof/>
            <w:webHidden/>
          </w:rPr>
          <w:t>59</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79" w:author="UPC" w:date="2015-05-06T10:51:00Z"/>
          <w:rFonts w:asciiTheme="minorHAnsi" w:eastAsiaTheme="minorEastAsia" w:hAnsiTheme="minorHAnsi" w:cstheme="minorBidi"/>
          <w:noProof/>
          <w:szCs w:val="22"/>
          <w:lang w:eastAsia="ca-ES"/>
        </w:rPr>
      </w:pPr>
      <w:ins w:id="680" w:author="UPC" w:date="2015-05-06T10:51:00Z">
        <w:r w:rsidRPr="00132AE7">
          <w:rPr>
            <w:rStyle w:val="Enlla"/>
            <w:noProof/>
          </w:rPr>
          <w:fldChar w:fldCharType="begin"/>
        </w:r>
        <w:r w:rsidRPr="00132AE7">
          <w:rPr>
            <w:rStyle w:val="Enlla"/>
            <w:noProof/>
          </w:rPr>
          <w:instrText xml:space="preserve"> </w:instrText>
        </w:r>
        <w:r>
          <w:rPr>
            <w:noProof/>
          </w:rPr>
          <w:instrText>HYPERLINK \l "_Toc418672930"</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13: Arxius generats per la instrucció wsdl2java</w:t>
        </w:r>
        <w:r>
          <w:rPr>
            <w:noProof/>
            <w:webHidden/>
          </w:rPr>
          <w:tab/>
        </w:r>
        <w:r>
          <w:rPr>
            <w:noProof/>
            <w:webHidden/>
          </w:rPr>
          <w:fldChar w:fldCharType="begin"/>
        </w:r>
        <w:r>
          <w:rPr>
            <w:noProof/>
            <w:webHidden/>
          </w:rPr>
          <w:instrText xml:space="preserve"> PAGEREF _Toc418672930 \h </w:instrText>
        </w:r>
        <w:r>
          <w:rPr>
            <w:noProof/>
            <w:webHidden/>
          </w:rPr>
        </w:r>
      </w:ins>
      <w:r>
        <w:rPr>
          <w:noProof/>
          <w:webHidden/>
        </w:rPr>
        <w:fldChar w:fldCharType="separate"/>
      </w:r>
      <w:ins w:id="681" w:author="UPC" w:date="2015-05-06T10:51:00Z">
        <w:r>
          <w:rPr>
            <w:noProof/>
            <w:webHidden/>
          </w:rPr>
          <w:t>62</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82" w:author="UPC" w:date="2015-05-06T10:51:00Z"/>
          <w:rFonts w:asciiTheme="minorHAnsi" w:eastAsiaTheme="minorEastAsia" w:hAnsiTheme="minorHAnsi" w:cstheme="minorBidi"/>
          <w:noProof/>
          <w:szCs w:val="22"/>
          <w:lang w:eastAsia="ca-ES"/>
        </w:rPr>
      </w:pPr>
      <w:ins w:id="683" w:author="UPC" w:date="2015-05-06T10:51:00Z">
        <w:r w:rsidRPr="00132AE7">
          <w:rPr>
            <w:rStyle w:val="Enlla"/>
            <w:noProof/>
          </w:rPr>
          <w:fldChar w:fldCharType="begin"/>
        </w:r>
        <w:r w:rsidRPr="00132AE7">
          <w:rPr>
            <w:rStyle w:val="Enlla"/>
            <w:noProof/>
          </w:rPr>
          <w:instrText xml:space="preserve"> </w:instrText>
        </w:r>
        <w:r>
          <w:rPr>
            <w:noProof/>
          </w:rPr>
          <w:instrText>HYPERLINK \l "_Toc418672931"</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14: JRE al Project Explorer</w:t>
        </w:r>
        <w:r>
          <w:rPr>
            <w:noProof/>
            <w:webHidden/>
          </w:rPr>
          <w:tab/>
        </w:r>
        <w:r>
          <w:rPr>
            <w:noProof/>
            <w:webHidden/>
          </w:rPr>
          <w:fldChar w:fldCharType="begin"/>
        </w:r>
        <w:r>
          <w:rPr>
            <w:noProof/>
            <w:webHidden/>
          </w:rPr>
          <w:instrText xml:space="preserve"> PAGEREF _Toc418672931 \h </w:instrText>
        </w:r>
        <w:r>
          <w:rPr>
            <w:noProof/>
            <w:webHidden/>
          </w:rPr>
        </w:r>
      </w:ins>
      <w:r>
        <w:rPr>
          <w:noProof/>
          <w:webHidden/>
        </w:rPr>
        <w:fldChar w:fldCharType="separate"/>
      </w:r>
      <w:ins w:id="684" w:author="UPC" w:date="2015-05-06T10:51:00Z">
        <w:r>
          <w:rPr>
            <w:noProof/>
            <w:webHidden/>
          </w:rPr>
          <w:t>80</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85" w:author="UPC" w:date="2015-05-06T10:51:00Z"/>
          <w:rFonts w:asciiTheme="minorHAnsi" w:eastAsiaTheme="minorEastAsia" w:hAnsiTheme="minorHAnsi" w:cstheme="minorBidi"/>
          <w:noProof/>
          <w:szCs w:val="22"/>
          <w:lang w:eastAsia="ca-ES"/>
        </w:rPr>
      </w:pPr>
      <w:ins w:id="686" w:author="UPC" w:date="2015-05-06T10:51:00Z">
        <w:r w:rsidRPr="00132AE7">
          <w:rPr>
            <w:rStyle w:val="Enlla"/>
            <w:noProof/>
          </w:rPr>
          <w:fldChar w:fldCharType="begin"/>
        </w:r>
        <w:r w:rsidRPr="00132AE7">
          <w:rPr>
            <w:rStyle w:val="Enlla"/>
            <w:noProof/>
          </w:rPr>
          <w:instrText xml:space="preserve"> </w:instrText>
        </w:r>
        <w:r>
          <w:rPr>
            <w:noProof/>
          </w:rPr>
          <w:instrText>HYPERLINK \l "_Toc418672932"</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15: JRE’s instal·lats a l’entorn GGTS</w:t>
        </w:r>
        <w:r>
          <w:rPr>
            <w:noProof/>
            <w:webHidden/>
          </w:rPr>
          <w:tab/>
        </w:r>
        <w:r>
          <w:rPr>
            <w:noProof/>
            <w:webHidden/>
          </w:rPr>
          <w:fldChar w:fldCharType="begin"/>
        </w:r>
        <w:r>
          <w:rPr>
            <w:noProof/>
            <w:webHidden/>
          </w:rPr>
          <w:instrText xml:space="preserve"> PAGEREF _Toc418672932 \h </w:instrText>
        </w:r>
        <w:r>
          <w:rPr>
            <w:noProof/>
            <w:webHidden/>
          </w:rPr>
        </w:r>
      </w:ins>
      <w:r>
        <w:rPr>
          <w:noProof/>
          <w:webHidden/>
        </w:rPr>
        <w:fldChar w:fldCharType="separate"/>
      </w:r>
      <w:ins w:id="687" w:author="UPC" w:date="2015-05-06T10:51:00Z">
        <w:r>
          <w:rPr>
            <w:noProof/>
            <w:webHidden/>
          </w:rPr>
          <w:t>81</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88" w:author="UPC" w:date="2015-05-06T10:51:00Z"/>
          <w:rFonts w:asciiTheme="minorHAnsi" w:eastAsiaTheme="minorEastAsia" w:hAnsiTheme="minorHAnsi" w:cstheme="minorBidi"/>
          <w:noProof/>
          <w:szCs w:val="22"/>
          <w:lang w:eastAsia="ca-ES"/>
        </w:rPr>
      </w:pPr>
      <w:ins w:id="689" w:author="UPC" w:date="2015-05-06T10:51:00Z">
        <w:r w:rsidRPr="00132AE7">
          <w:rPr>
            <w:rStyle w:val="Enlla"/>
            <w:noProof/>
          </w:rPr>
          <w:fldChar w:fldCharType="begin"/>
        </w:r>
        <w:r w:rsidRPr="00132AE7">
          <w:rPr>
            <w:rStyle w:val="Enlla"/>
            <w:noProof/>
          </w:rPr>
          <w:instrText xml:space="preserve"> </w:instrText>
        </w:r>
        <w:r>
          <w:rPr>
            <w:noProof/>
          </w:rPr>
          <w:instrText>HYPERLINK \l "_Toc418672933"</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16: Afegir un JRE</w:t>
        </w:r>
        <w:r>
          <w:rPr>
            <w:noProof/>
            <w:webHidden/>
          </w:rPr>
          <w:tab/>
        </w:r>
        <w:r>
          <w:rPr>
            <w:noProof/>
            <w:webHidden/>
          </w:rPr>
          <w:fldChar w:fldCharType="begin"/>
        </w:r>
        <w:r>
          <w:rPr>
            <w:noProof/>
            <w:webHidden/>
          </w:rPr>
          <w:instrText xml:space="preserve"> PAGEREF _Toc418672933 \h </w:instrText>
        </w:r>
        <w:r>
          <w:rPr>
            <w:noProof/>
            <w:webHidden/>
          </w:rPr>
        </w:r>
      </w:ins>
      <w:r>
        <w:rPr>
          <w:noProof/>
          <w:webHidden/>
        </w:rPr>
        <w:fldChar w:fldCharType="separate"/>
      </w:r>
      <w:ins w:id="690" w:author="UPC" w:date="2015-05-06T10:51:00Z">
        <w:r>
          <w:rPr>
            <w:noProof/>
            <w:webHidden/>
          </w:rPr>
          <w:t>82</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91" w:author="UPC" w:date="2015-05-06T10:51:00Z"/>
          <w:rFonts w:asciiTheme="minorHAnsi" w:eastAsiaTheme="minorEastAsia" w:hAnsiTheme="minorHAnsi" w:cstheme="minorBidi"/>
          <w:noProof/>
          <w:szCs w:val="22"/>
          <w:lang w:eastAsia="ca-ES"/>
        </w:rPr>
      </w:pPr>
      <w:ins w:id="692" w:author="UPC" w:date="2015-05-06T10:51:00Z">
        <w:r w:rsidRPr="00132AE7">
          <w:rPr>
            <w:rStyle w:val="Enlla"/>
            <w:noProof/>
          </w:rPr>
          <w:fldChar w:fldCharType="begin"/>
        </w:r>
        <w:r w:rsidRPr="00132AE7">
          <w:rPr>
            <w:rStyle w:val="Enlla"/>
            <w:noProof/>
          </w:rPr>
          <w:instrText xml:space="preserve"> </w:instrText>
        </w:r>
        <w:r>
          <w:rPr>
            <w:noProof/>
          </w:rPr>
          <w:instrText>HYPERLINK \l "_Toc418672934"</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17: Definició del JRE</w:t>
        </w:r>
        <w:r>
          <w:rPr>
            <w:noProof/>
            <w:webHidden/>
          </w:rPr>
          <w:tab/>
        </w:r>
        <w:r>
          <w:rPr>
            <w:noProof/>
            <w:webHidden/>
          </w:rPr>
          <w:fldChar w:fldCharType="begin"/>
        </w:r>
        <w:r>
          <w:rPr>
            <w:noProof/>
            <w:webHidden/>
          </w:rPr>
          <w:instrText xml:space="preserve"> PAGEREF _Toc418672934 \h </w:instrText>
        </w:r>
        <w:r>
          <w:rPr>
            <w:noProof/>
            <w:webHidden/>
          </w:rPr>
        </w:r>
      </w:ins>
      <w:r>
        <w:rPr>
          <w:noProof/>
          <w:webHidden/>
        </w:rPr>
        <w:fldChar w:fldCharType="separate"/>
      </w:r>
      <w:ins w:id="693" w:author="UPC" w:date="2015-05-06T10:51:00Z">
        <w:r>
          <w:rPr>
            <w:noProof/>
            <w:webHidden/>
          </w:rPr>
          <w:t>82</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94" w:author="UPC" w:date="2015-05-06T10:51:00Z"/>
          <w:rFonts w:asciiTheme="minorHAnsi" w:eastAsiaTheme="minorEastAsia" w:hAnsiTheme="minorHAnsi" w:cstheme="minorBidi"/>
          <w:noProof/>
          <w:szCs w:val="22"/>
          <w:lang w:eastAsia="ca-ES"/>
        </w:rPr>
      </w:pPr>
      <w:ins w:id="695" w:author="UPC" w:date="2015-05-06T10:51:00Z">
        <w:r w:rsidRPr="00132AE7">
          <w:rPr>
            <w:rStyle w:val="Enlla"/>
            <w:noProof/>
          </w:rPr>
          <w:fldChar w:fldCharType="begin"/>
        </w:r>
        <w:r w:rsidRPr="00132AE7">
          <w:rPr>
            <w:rStyle w:val="Enlla"/>
            <w:noProof/>
          </w:rPr>
          <w:instrText xml:space="preserve"> </w:instrText>
        </w:r>
        <w:r>
          <w:rPr>
            <w:noProof/>
          </w:rPr>
          <w:instrText>HYPERLINK \l "_Toc418672935"</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18: JRE’s instal·lats</w:t>
        </w:r>
        <w:r>
          <w:rPr>
            <w:noProof/>
            <w:webHidden/>
          </w:rPr>
          <w:tab/>
        </w:r>
        <w:r>
          <w:rPr>
            <w:noProof/>
            <w:webHidden/>
          </w:rPr>
          <w:fldChar w:fldCharType="begin"/>
        </w:r>
        <w:r>
          <w:rPr>
            <w:noProof/>
            <w:webHidden/>
          </w:rPr>
          <w:instrText xml:space="preserve"> PAGEREF _Toc418672935 \h </w:instrText>
        </w:r>
        <w:r>
          <w:rPr>
            <w:noProof/>
            <w:webHidden/>
          </w:rPr>
        </w:r>
      </w:ins>
      <w:r>
        <w:rPr>
          <w:noProof/>
          <w:webHidden/>
        </w:rPr>
        <w:fldChar w:fldCharType="separate"/>
      </w:r>
      <w:ins w:id="696" w:author="UPC" w:date="2015-05-06T10:51:00Z">
        <w:r>
          <w:rPr>
            <w:noProof/>
            <w:webHidden/>
          </w:rPr>
          <w:t>83</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697" w:author="UPC" w:date="2015-05-06T10:51:00Z"/>
          <w:rFonts w:asciiTheme="minorHAnsi" w:eastAsiaTheme="minorEastAsia" w:hAnsiTheme="minorHAnsi" w:cstheme="minorBidi"/>
          <w:noProof/>
          <w:szCs w:val="22"/>
          <w:lang w:eastAsia="ca-ES"/>
        </w:rPr>
      </w:pPr>
      <w:ins w:id="698" w:author="UPC" w:date="2015-05-06T10:51:00Z">
        <w:r w:rsidRPr="00132AE7">
          <w:rPr>
            <w:rStyle w:val="Enlla"/>
            <w:noProof/>
          </w:rPr>
          <w:fldChar w:fldCharType="begin"/>
        </w:r>
        <w:r w:rsidRPr="00132AE7">
          <w:rPr>
            <w:rStyle w:val="Enlla"/>
            <w:noProof/>
          </w:rPr>
          <w:instrText xml:space="preserve"> </w:instrText>
        </w:r>
        <w:r>
          <w:rPr>
            <w:noProof/>
          </w:rPr>
          <w:instrText>HYPERLINK \l "_Toc418672936"</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19: Canvi de JDK a l’entorn GGTS</w:t>
        </w:r>
        <w:r>
          <w:rPr>
            <w:noProof/>
            <w:webHidden/>
          </w:rPr>
          <w:tab/>
        </w:r>
        <w:r>
          <w:rPr>
            <w:noProof/>
            <w:webHidden/>
          </w:rPr>
          <w:fldChar w:fldCharType="begin"/>
        </w:r>
        <w:r>
          <w:rPr>
            <w:noProof/>
            <w:webHidden/>
          </w:rPr>
          <w:instrText xml:space="preserve"> PAGEREF _Toc418672936 \h </w:instrText>
        </w:r>
        <w:r>
          <w:rPr>
            <w:noProof/>
            <w:webHidden/>
          </w:rPr>
        </w:r>
      </w:ins>
      <w:r>
        <w:rPr>
          <w:noProof/>
          <w:webHidden/>
        </w:rPr>
        <w:fldChar w:fldCharType="separate"/>
      </w:r>
      <w:ins w:id="699" w:author="UPC" w:date="2015-05-06T10:51:00Z">
        <w:r>
          <w:rPr>
            <w:noProof/>
            <w:webHidden/>
          </w:rPr>
          <w:t>84</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700" w:author="UPC" w:date="2015-05-06T10:51:00Z"/>
          <w:rFonts w:asciiTheme="minorHAnsi" w:eastAsiaTheme="minorEastAsia" w:hAnsiTheme="minorHAnsi" w:cstheme="minorBidi"/>
          <w:noProof/>
          <w:szCs w:val="22"/>
          <w:lang w:eastAsia="ca-ES"/>
        </w:rPr>
      </w:pPr>
      <w:ins w:id="701" w:author="UPC" w:date="2015-05-06T10:51:00Z">
        <w:r w:rsidRPr="00132AE7">
          <w:rPr>
            <w:rStyle w:val="Enlla"/>
            <w:noProof/>
          </w:rPr>
          <w:fldChar w:fldCharType="begin"/>
        </w:r>
        <w:r w:rsidRPr="00132AE7">
          <w:rPr>
            <w:rStyle w:val="Enlla"/>
            <w:noProof/>
          </w:rPr>
          <w:instrText xml:space="preserve"> </w:instrText>
        </w:r>
        <w:r>
          <w:rPr>
            <w:noProof/>
          </w:rPr>
          <w:instrText>HYPERLINK \l "_Toc418672937"</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20: Diàleg de canvi de JRE System Library</w:t>
        </w:r>
        <w:r>
          <w:rPr>
            <w:noProof/>
            <w:webHidden/>
          </w:rPr>
          <w:tab/>
        </w:r>
        <w:r>
          <w:rPr>
            <w:noProof/>
            <w:webHidden/>
          </w:rPr>
          <w:fldChar w:fldCharType="begin"/>
        </w:r>
        <w:r>
          <w:rPr>
            <w:noProof/>
            <w:webHidden/>
          </w:rPr>
          <w:instrText xml:space="preserve"> PAGEREF _Toc418672937 \h </w:instrText>
        </w:r>
        <w:r>
          <w:rPr>
            <w:noProof/>
            <w:webHidden/>
          </w:rPr>
        </w:r>
      </w:ins>
      <w:r>
        <w:rPr>
          <w:noProof/>
          <w:webHidden/>
        </w:rPr>
        <w:fldChar w:fldCharType="separate"/>
      </w:r>
      <w:ins w:id="702" w:author="UPC" w:date="2015-05-06T10:51:00Z">
        <w:r>
          <w:rPr>
            <w:noProof/>
            <w:webHidden/>
          </w:rPr>
          <w:t>85</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703" w:author="UPC" w:date="2015-05-06T10:51:00Z"/>
          <w:rFonts w:asciiTheme="minorHAnsi" w:eastAsiaTheme="minorEastAsia" w:hAnsiTheme="minorHAnsi" w:cstheme="minorBidi"/>
          <w:noProof/>
          <w:szCs w:val="22"/>
          <w:lang w:eastAsia="ca-ES"/>
        </w:rPr>
      </w:pPr>
      <w:ins w:id="704" w:author="UPC" w:date="2015-05-06T10:51:00Z">
        <w:r w:rsidRPr="00132AE7">
          <w:rPr>
            <w:rStyle w:val="Enlla"/>
            <w:noProof/>
          </w:rPr>
          <w:fldChar w:fldCharType="begin"/>
        </w:r>
        <w:r w:rsidRPr="00132AE7">
          <w:rPr>
            <w:rStyle w:val="Enlla"/>
            <w:noProof/>
          </w:rPr>
          <w:instrText xml:space="preserve"> </w:instrText>
        </w:r>
        <w:r>
          <w:rPr>
            <w:noProof/>
          </w:rPr>
          <w:instrText>HYPERLINK \l "_Toc418672938"</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21: Modificació del Java Build Path</w:t>
        </w:r>
        <w:r>
          <w:rPr>
            <w:noProof/>
            <w:webHidden/>
          </w:rPr>
          <w:tab/>
        </w:r>
        <w:r>
          <w:rPr>
            <w:noProof/>
            <w:webHidden/>
          </w:rPr>
          <w:fldChar w:fldCharType="begin"/>
        </w:r>
        <w:r>
          <w:rPr>
            <w:noProof/>
            <w:webHidden/>
          </w:rPr>
          <w:instrText xml:space="preserve"> PAGEREF _Toc418672938 \h </w:instrText>
        </w:r>
        <w:r>
          <w:rPr>
            <w:noProof/>
            <w:webHidden/>
          </w:rPr>
        </w:r>
      </w:ins>
      <w:r>
        <w:rPr>
          <w:noProof/>
          <w:webHidden/>
        </w:rPr>
        <w:fldChar w:fldCharType="separate"/>
      </w:r>
      <w:ins w:id="705" w:author="UPC" w:date="2015-05-06T10:51:00Z">
        <w:r>
          <w:rPr>
            <w:noProof/>
            <w:webHidden/>
          </w:rPr>
          <w:t>85</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706" w:author="UPC" w:date="2015-05-06T10:51:00Z"/>
          <w:rFonts w:asciiTheme="minorHAnsi" w:eastAsiaTheme="minorEastAsia" w:hAnsiTheme="minorHAnsi" w:cstheme="minorBidi"/>
          <w:noProof/>
          <w:szCs w:val="22"/>
          <w:lang w:eastAsia="ca-ES"/>
        </w:rPr>
      </w:pPr>
      <w:ins w:id="707" w:author="UPC" w:date="2015-05-06T10:51:00Z">
        <w:r w:rsidRPr="00132AE7">
          <w:rPr>
            <w:rStyle w:val="Enlla"/>
            <w:noProof/>
          </w:rPr>
          <w:fldChar w:fldCharType="begin"/>
        </w:r>
        <w:r w:rsidRPr="00132AE7">
          <w:rPr>
            <w:rStyle w:val="Enlla"/>
            <w:noProof/>
          </w:rPr>
          <w:instrText xml:space="preserve"> </w:instrText>
        </w:r>
        <w:r>
          <w:rPr>
            <w:noProof/>
          </w:rPr>
          <w:instrText>HYPERLINK \l "_Toc418672939"</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_Toc418672939 \h </w:instrText>
        </w:r>
        <w:r>
          <w:rPr>
            <w:noProof/>
            <w:webHidden/>
          </w:rPr>
        </w:r>
      </w:ins>
      <w:r>
        <w:rPr>
          <w:noProof/>
          <w:webHidden/>
        </w:rPr>
        <w:fldChar w:fldCharType="separate"/>
      </w:r>
      <w:ins w:id="708" w:author="UPC" w:date="2015-05-06T10:51:00Z">
        <w:r>
          <w:rPr>
            <w:noProof/>
            <w:webHidden/>
          </w:rPr>
          <w:t>86</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709" w:author="UPC" w:date="2015-05-06T10:51:00Z"/>
          <w:rFonts w:asciiTheme="minorHAnsi" w:eastAsiaTheme="minorEastAsia" w:hAnsiTheme="minorHAnsi" w:cstheme="minorBidi"/>
          <w:noProof/>
          <w:szCs w:val="22"/>
          <w:lang w:eastAsia="ca-ES"/>
        </w:rPr>
      </w:pPr>
      <w:ins w:id="710" w:author="UPC" w:date="2015-05-06T10:51:00Z">
        <w:r w:rsidRPr="00132AE7">
          <w:rPr>
            <w:rStyle w:val="Enlla"/>
            <w:noProof/>
          </w:rPr>
          <w:fldChar w:fldCharType="begin"/>
        </w:r>
        <w:r w:rsidRPr="00132AE7">
          <w:rPr>
            <w:rStyle w:val="Enlla"/>
            <w:noProof/>
          </w:rPr>
          <w:instrText xml:space="preserve"> </w:instrText>
        </w:r>
        <w:r>
          <w:rPr>
            <w:noProof/>
          </w:rPr>
          <w:instrText>HYPERLINK \l "_Toc418672940"</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23: Java Compiler amb error</w:t>
        </w:r>
        <w:r>
          <w:rPr>
            <w:noProof/>
            <w:webHidden/>
          </w:rPr>
          <w:tab/>
        </w:r>
        <w:r>
          <w:rPr>
            <w:noProof/>
            <w:webHidden/>
          </w:rPr>
          <w:fldChar w:fldCharType="begin"/>
        </w:r>
        <w:r>
          <w:rPr>
            <w:noProof/>
            <w:webHidden/>
          </w:rPr>
          <w:instrText xml:space="preserve"> PAGEREF _Toc418672940 \h </w:instrText>
        </w:r>
        <w:r>
          <w:rPr>
            <w:noProof/>
            <w:webHidden/>
          </w:rPr>
        </w:r>
      </w:ins>
      <w:r>
        <w:rPr>
          <w:noProof/>
          <w:webHidden/>
        </w:rPr>
        <w:fldChar w:fldCharType="separate"/>
      </w:r>
      <w:ins w:id="711" w:author="UPC" w:date="2015-05-06T10:51:00Z">
        <w:r>
          <w:rPr>
            <w:noProof/>
            <w:webHidden/>
          </w:rPr>
          <w:t>87</w:t>
        </w:r>
        <w:r>
          <w:rPr>
            <w:noProof/>
            <w:webHidden/>
          </w:rPr>
          <w:fldChar w:fldCharType="end"/>
        </w:r>
        <w:r w:rsidRPr="00132AE7">
          <w:rPr>
            <w:rStyle w:val="Enlla"/>
            <w:noProof/>
          </w:rPr>
          <w:fldChar w:fldCharType="end"/>
        </w:r>
      </w:ins>
    </w:p>
    <w:p w:rsidR="00D367B5" w:rsidRDefault="00D367B5">
      <w:pPr>
        <w:pStyle w:val="ndexdillustracions"/>
        <w:tabs>
          <w:tab w:val="right" w:leader="dot" w:pos="8495"/>
        </w:tabs>
        <w:rPr>
          <w:ins w:id="712" w:author="UPC" w:date="2015-05-06T10:51:00Z"/>
          <w:rFonts w:asciiTheme="minorHAnsi" w:eastAsiaTheme="minorEastAsia" w:hAnsiTheme="minorHAnsi" w:cstheme="minorBidi"/>
          <w:noProof/>
          <w:szCs w:val="22"/>
          <w:lang w:eastAsia="ca-ES"/>
        </w:rPr>
      </w:pPr>
      <w:ins w:id="713" w:author="UPC" w:date="2015-05-06T10:51:00Z">
        <w:r w:rsidRPr="00132AE7">
          <w:rPr>
            <w:rStyle w:val="Enlla"/>
            <w:noProof/>
          </w:rPr>
          <w:fldChar w:fldCharType="begin"/>
        </w:r>
        <w:r w:rsidRPr="00132AE7">
          <w:rPr>
            <w:rStyle w:val="Enlla"/>
            <w:noProof/>
          </w:rPr>
          <w:instrText xml:space="preserve"> </w:instrText>
        </w:r>
        <w:r>
          <w:rPr>
            <w:noProof/>
          </w:rPr>
          <w:instrText>HYPERLINK \l "_Toc418672941"</w:instrText>
        </w:r>
        <w:r w:rsidRPr="00132AE7">
          <w:rPr>
            <w:rStyle w:val="Enlla"/>
            <w:noProof/>
          </w:rPr>
          <w:instrText xml:space="preserve"> </w:instrText>
        </w:r>
        <w:r w:rsidRPr="00132AE7">
          <w:rPr>
            <w:rStyle w:val="Enlla"/>
            <w:noProof/>
          </w:rPr>
        </w:r>
        <w:r w:rsidRPr="00132AE7">
          <w:rPr>
            <w:rStyle w:val="Enlla"/>
            <w:noProof/>
          </w:rPr>
          <w:fldChar w:fldCharType="separate"/>
        </w:r>
        <w:r w:rsidRPr="00132AE7">
          <w:rPr>
            <w:rStyle w:val="Enlla"/>
            <w:noProof/>
          </w:rPr>
          <w:t>Imatge 24: Java Compiler modificat sense error</w:t>
        </w:r>
        <w:r>
          <w:rPr>
            <w:noProof/>
            <w:webHidden/>
          </w:rPr>
          <w:tab/>
        </w:r>
        <w:r>
          <w:rPr>
            <w:noProof/>
            <w:webHidden/>
          </w:rPr>
          <w:fldChar w:fldCharType="begin"/>
        </w:r>
        <w:r>
          <w:rPr>
            <w:noProof/>
            <w:webHidden/>
          </w:rPr>
          <w:instrText xml:space="preserve"> PAGEREF _Toc418672941 \h </w:instrText>
        </w:r>
        <w:r>
          <w:rPr>
            <w:noProof/>
            <w:webHidden/>
          </w:rPr>
        </w:r>
      </w:ins>
      <w:r>
        <w:rPr>
          <w:noProof/>
          <w:webHidden/>
        </w:rPr>
        <w:fldChar w:fldCharType="separate"/>
      </w:r>
      <w:ins w:id="714" w:author="UPC" w:date="2015-05-06T10:51:00Z">
        <w:r>
          <w:rPr>
            <w:noProof/>
            <w:webHidden/>
          </w:rPr>
          <w:t>87</w:t>
        </w:r>
        <w:r>
          <w:rPr>
            <w:noProof/>
            <w:webHidden/>
          </w:rPr>
          <w:fldChar w:fldCharType="end"/>
        </w:r>
        <w:r w:rsidRPr="00132AE7">
          <w:rPr>
            <w:rStyle w:val="Enlla"/>
            <w:noProof/>
          </w:rPr>
          <w:fldChar w:fldCharType="end"/>
        </w:r>
      </w:ins>
    </w:p>
    <w:p w:rsidR="006E09D1" w:rsidDel="00154CE0" w:rsidRDefault="006E09D1">
      <w:pPr>
        <w:pStyle w:val="ndexdillustracions"/>
        <w:tabs>
          <w:tab w:val="right" w:leader="dot" w:pos="8495"/>
        </w:tabs>
        <w:rPr>
          <w:del w:id="715" w:author="UPC" w:date="2015-04-29T07:58:00Z"/>
          <w:rFonts w:asciiTheme="minorHAnsi" w:eastAsiaTheme="minorEastAsia" w:hAnsiTheme="minorHAnsi" w:cstheme="minorBidi"/>
          <w:noProof/>
          <w:szCs w:val="22"/>
          <w:lang w:eastAsia="ca-ES"/>
        </w:rPr>
      </w:pPr>
      <w:del w:id="716" w:author="UPC" w:date="2015-04-29T07:58:00Z">
        <w:r w:rsidRPr="00154CE0" w:rsidDel="00154CE0">
          <w:rPr>
            <w:noProof/>
            <w:rPrChange w:id="717"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18" w:author="UPC" w:date="2015-04-29T07:58:00Z"/>
          <w:rFonts w:asciiTheme="minorHAnsi" w:eastAsiaTheme="minorEastAsia" w:hAnsiTheme="minorHAnsi" w:cstheme="minorBidi"/>
          <w:noProof/>
          <w:szCs w:val="22"/>
          <w:lang w:eastAsia="ca-ES"/>
        </w:rPr>
      </w:pPr>
      <w:del w:id="719" w:author="UPC" w:date="2015-04-29T07:58:00Z">
        <w:r w:rsidRPr="00154CE0" w:rsidDel="00154CE0">
          <w:rPr>
            <w:noProof/>
            <w:rPrChange w:id="720"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21" w:author="UPC" w:date="2015-04-29T07:58:00Z"/>
          <w:rFonts w:asciiTheme="minorHAnsi" w:eastAsiaTheme="minorEastAsia" w:hAnsiTheme="minorHAnsi" w:cstheme="minorBidi"/>
          <w:noProof/>
          <w:szCs w:val="22"/>
          <w:lang w:eastAsia="ca-ES"/>
        </w:rPr>
      </w:pPr>
      <w:del w:id="722" w:author="UPC" w:date="2015-04-29T07:58:00Z">
        <w:r w:rsidRPr="00154CE0" w:rsidDel="00154CE0">
          <w:rPr>
            <w:noProof/>
            <w:rPrChange w:id="723"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24" w:author="UPC" w:date="2015-04-29T07:58:00Z"/>
          <w:rFonts w:asciiTheme="minorHAnsi" w:eastAsiaTheme="minorEastAsia" w:hAnsiTheme="minorHAnsi" w:cstheme="minorBidi"/>
          <w:noProof/>
          <w:szCs w:val="22"/>
          <w:lang w:eastAsia="ca-ES"/>
        </w:rPr>
      </w:pPr>
      <w:del w:id="725" w:author="UPC" w:date="2015-04-29T07:58:00Z">
        <w:r w:rsidRPr="00154CE0" w:rsidDel="00154CE0">
          <w:rPr>
            <w:noProof/>
            <w:rPrChange w:id="726"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27" w:author="UPC" w:date="2015-04-29T07:58:00Z"/>
          <w:rFonts w:asciiTheme="minorHAnsi" w:eastAsiaTheme="minorEastAsia" w:hAnsiTheme="minorHAnsi" w:cstheme="minorBidi"/>
          <w:noProof/>
          <w:szCs w:val="22"/>
          <w:lang w:eastAsia="ca-ES"/>
        </w:rPr>
      </w:pPr>
      <w:del w:id="728" w:author="UPC" w:date="2015-04-29T07:58:00Z">
        <w:r w:rsidRPr="00154CE0" w:rsidDel="00154CE0">
          <w:rPr>
            <w:noProof/>
            <w:rPrChange w:id="729"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30" w:author="UPC" w:date="2015-04-29T07:58:00Z"/>
          <w:rFonts w:asciiTheme="minorHAnsi" w:eastAsiaTheme="minorEastAsia" w:hAnsiTheme="minorHAnsi" w:cstheme="minorBidi"/>
          <w:noProof/>
          <w:szCs w:val="22"/>
          <w:lang w:eastAsia="ca-ES"/>
        </w:rPr>
      </w:pPr>
      <w:del w:id="731" w:author="UPC" w:date="2015-04-29T07:58:00Z">
        <w:r w:rsidRPr="00154CE0" w:rsidDel="00154CE0">
          <w:rPr>
            <w:noProof/>
            <w:rPrChange w:id="732"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33" w:author="UPC" w:date="2015-04-29T07:58:00Z"/>
          <w:rFonts w:asciiTheme="minorHAnsi" w:eastAsiaTheme="minorEastAsia" w:hAnsiTheme="minorHAnsi" w:cstheme="minorBidi"/>
          <w:noProof/>
          <w:szCs w:val="22"/>
          <w:lang w:eastAsia="ca-ES"/>
        </w:rPr>
      </w:pPr>
      <w:del w:id="734" w:author="UPC" w:date="2015-04-29T07:58:00Z">
        <w:r w:rsidRPr="00154CE0" w:rsidDel="00154CE0">
          <w:rPr>
            <w:noProof/>
            <w:rPrChange w:id="735"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36" w:author="UPC" w:date="2015-04-29T07:58:00Z"/>
          <w:rFonts w:asciiTheme="minorHAnsi" w:eastAsiaTheme="minorEastAsia" w:hAnsiTheme="minorHAnsi" w:cstheme="minorBidi"/>
          <w:noProof/>
          <w:szCs w:val="22"/>
          <w:lang w:eastAsia="ca-ES"/>
        </w:rPr>
      </w:pPr>
      <w:del w:id="737" w:author="UPC" w:date="2015-04-29T07:58:00Z">
        <w:r w:rsidRPr="00154CE0" w:rsidDel="00154CE0">
          <w:rPr>
            <w:noProof/>
            <w:rPrChange w:id="738"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39" w:author="UPC" w:date="2015-04-29T07:58:00Z"/>
          <w:rFonts w:asciiTheme="minorHAnsi" w:eastAsiaTheme="minorEastAsia" w:hAnsiTheme="minorHAnsi" w:cstheme="minorBidi"/>
          <w:noProof/>
          <w:szCs w:val="22"/>
          <w:lang w:eastAsia="ca-ES"/>
        </w:rPr>
      </w:pPr>
      <w:del w:id="740" w:author="UPC" w:date="2015-04-29T07:58:00Z">
        <w:r w:rsidRPr="00154CE0" w:rsidDel="00154CE0">
          <w:rPr>
            <w:noProof/>
            <w:rPrChange w:id="741"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42" w:author="UPC" w:date="2015-04-29T07:58:00Z"/>
          <w:rFonts w:asciiTheme="minorHAnsi" w:eastAsiaTheme="minorEastAsia" w:hAnsiTheme="minorHAnsi" w:cstheme="minorBidi"/>
          <w:noProof/>
          <w:szCs w:val="22"/>
          <w:lang w:eastAsia="ca-ES"/>
        </w:rPr>
      </w:pPr>
      <w:del w:id="743" w:author="UPC" w:date="2015-04-29T07:58:00Z">
        <w:r w:rsidRPr="00154CE0" w:rsidDel="00154CE0">
          <w:rPr>
            <w:noProof/>
            <w:rPrChange w:id="744"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45" w:author="UPC" w:date="2015-04-29T07:58:00Z"/>
          <w:rFonts w:asciiTheme="minorHAnsi" w:eastAsiaTheme="minorEastAsia" w:hAnsiTheme="minorHAnsi" w:cstheme="minorBidi"/>
          <w:noProof/>
          <w:szCs w:val="22"/>
          <w:lang w:eastAsia="ca-ES"/>
        </w:rPr>
      </w:pPr>
      <w:del w:id="746" w:author="UPC" w:date="2015-04-29T07:58:00Z">
        <w:r w:rsidRPr="00154CE0" w:rsidDel="00154CE0">
          <w:rPr>
            <w:noProof/>
            <w:rPrChange w:id="747"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48" w:author="UPC" w:date="2015-04-29T07:58:00Z"/>
          <w:rFonts w:asciiTheme="minorHAnsi" w:eastAsiaTheme="minorEastAsia" w:hAnsiTheme="minorHAnsi" w:cstheme="minorBidi"/>
          <w:noProof/>
          <w:szCs w:val="22"/>
          <w:lang w:eastAsia="ca-ES"/>
        </w:rPr>
      </w:pPr>
      <w:del w:id="749" w:author="UPC" w:date="2015-04-29T07:58:00Z">
        <w:r w:rsidRPr="00154CE0" w:rsidDel="00154CE0">
          <w:rPr>
            <w:noProof/>
            <w:rPrChange w:id="750"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51" w:author="UPC" w:date="2015-04-29T07:58:00Z"/>
          <w:rFonts w:asciiTheme="minorHAnsi" w:eastAsiaTheme="minorEastAsia" w:hAnsiTheme="minorHAnsi" w:cstheme="minorBidi"/>
          <w:noProof/>
          <w:szCs w:val="22"/>
          <w:lang w:eastAsia="ca-ES"/>
        </w:rPr>
      </w:pPr>
      <w:del w:id="752" w:author="UPC" w:date="2015-04-29T07:58:00Z">
        <w:r w:rsidRPr="00154CE0" w:rsidDel="00154CE0">
          <w:rPr>
            <w:noProof/>
            <w:rPrChange w:id="753"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54" w:author="UPC" w:date="2015-04-29T07:58:00Z"/>
          <w:rFonts w:asciiTheme="minorHAnsi" w:eastAsiaTheme="minorEastAsia" w:hAnsiTheme="minorHAnsi" w:cstheme="minorBidi"/>
          <w:noProof/>
          <w:szCs w:val="22"/>
          <w:lang w:eastAsia="ca-ES"/>
        </w:rPr>
      </w:pPr>
      <w:del w:id="755" w:author="UPC" w:date="2015-04-29T07:58:00Z">
        <w:r w:rsidRPr="00154CE0" w:rsidDel="00154CE0">
          <w:rPr>
            <w:noProof/>
            <w:rPrChange w:id="756"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57" w:author="UPC" w:date="2015-04-29T07:58:00Z"/>
          <w:rFonts w:asciiTheme="minorHAnsi" w:eastAsiaTheme="minorEastAsia" w:hAnsiTheme="minorHAnsi" w:cstheme="minorBidi"/>
          <w:noProof/>
          <w:szCs w:val="22"/>
          <w:lang w:eastAsia="ca-ES"/>
        </w:rPr>
      </w:pPr>
      <w:del w:id="758" w:author="UPC" w:date="2015-04-29T07:58:00Z">
        <w:r w:rsidRPr="00154CE0" w:rsidDel="00154CE0">
          <w:rPr>
            <w:noProof/>
            <w:rPrChange w:id="759"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60" w:author="UPC" w:date="2015-04-29T07:58:00Z"/>
          <w:rFonts w:asciiTheme="minorHAnsi" w:eastAsiaTheme="minorEastAsia" w:hAnsiTheme="minorHAnsi" w:cstheme="minorBidi"/>
          <w:noProof/>
          <w:szCs w:val="22"/>
          <w:lang w:eastAsia="ca-ES"/>
        </w:rPr>
      </w:pPr>
      <w:del w:id="761" w:author="UPC" w:date="2015-04-29T07:58:00Z">
        <w:r w:rsidRPr="00154CE0" w:rsidDel="00154CE0">
          <w:rPr>
            <w:noProof/>
            <w:rPrChange w:id="762"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63" w:author="UPC" w:date="2015-04-29T07:58:00Z"/>
          <w:rFonts w:asciiTheme="minorHAnsi" w:eastAsiaTheme="minorEastAsia" w:hAnsiTheme="minorHAnsi" w:cstheme="minorBidi"/>
          <w:noProof/>
          <w:szCs w:val="22"/>
          <w:lang w:eastAsia="ca-ES"/>
        </w:rPr>
      </w:pPr>
      <w:del w:id="764" w:author="UPC" w:date="2015-04-29T07:58:00Z">
        <w:r w:rsidRPr="00154CE0" w:rsidDel="00154CE0">
          <w:rPr>
            <w:noProof/>
            <w:rPrChange w:id="765"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66" w:author="UPC" w:date="2015-04-29T07:58:00Z"/>
          <w:rFonts w:asciiTheme="minorHAnsi" w:eastAsiaTheme="minorEastAsia" w:hAnsiTheme="minorHAnsi" w:cstheme="minorBidi"/>
          <w:noProof/>
          <w:szCs w:val="22"/>
          <w:lang w:eastAsia="ca-ES"/>
        </w:rPr>
      </w:pPr>
      <w:del w:id="767" w:author="UPC" w:date="2015-04-29T07:58:00Z">
        <w:r w:rsidRPr="00154CE0" w:rsidDel="00154CE0">
          <w:rPr>
            <w:noProof/>
            <w:rPrChange w:id="768"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69" w:author="UPC" w:date="2015-04-29T07:58:00Z"/>
          <w:rFonts w:asciiTheme="minorHAnsi" w:eastAsiaTheme="minorEastAsia" w:hAnsiTheme="minorHAnsi" w:cstheme="minorBidi"/>
          <w:noProof/>
          <w:szCs w:val="22"/>
          <w:lang w:eastAsia="ca-ES"/>
        </w:rPr>
      </w:pPr>
      <w:del w:id="770" w:author="UPC" w:date="2015-04-29T07:58:00Z">
        <w:r w:rsidRPr="00154CE0" w:rsidDel="00154CE0">
          <w:rPr>
            <w:noProof/>
            <w:rPrChange w:id="771"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772" w:author="UPC" w:date="2015-04-29T07:58:00Z"/>
          <w:rFonts w:asciiTheme="minorHAnsi" w:eastAsiaTheme="minorEastAsia" w:hAnsiTheme="minorHAnsi" w:cstheme="minorBidi"/>
          <w:noProof/>
          <w:szCs w:val="22"/>
          <w:lang w:eastAsia="ca-ES"/>
        </w:rPr>
      </w:pPr>
      <w:del w:id="773" w:author="UPC" w:date="2015-04-29T07:58:00Z">
        <w:r w:rsidRPr="00154CE0" w:rsidDel="00154CE0">
          <w:rPr>
            <w:noProof/>
            <w:rPrChange w:id="774"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775" w:author="UPC" w:date="2015-04-29T07:58:00Z"/>
          <w:rFonts w:asciiTheme="minorHAnsi" w:eastAsiaTheme="minorEastAsia" w:hAnsiTheme="minorHAnsi" w:cstheme="minorBidi"/>
          <w:noProof/>
          <w:szCs w:val="22"/>
          <w:lang w:eastAsia="ca-ES"/>
        </w:rPr>
      </w:pPr>
      <w:del w:id="776" w:author="UPC" w:date="2015-04-29T07:58:00Z">
        <w:r w:rsidRPr="00154CE0" w:rsidDel="00154CE0">
          <w:rPr>
            <w:noProof/>
            <w:rPrChange w:id="777"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778" w:author="UPC" w:date="2015-04-29T07:58:00Z"/>
          <w:rFonts w:asciiTheme="minorHAnsi" w:eastAsiaTheme="minorEastAsia" w:hAnsiTheme="minorHAnsi" w:cstheme="minorBidi"/>
          <w:noProof/>
          <w:szCs w:val="22"/>
          <w:lang w:eastAsia="ca-ES"/>
        </w:rPr>
      </w:pPr>
      <w:del w:id="779" w:author="UPC" w:date="2015-04-29T07:58:00Z">
        <w:r w:rsidRPr="00154CE0" w:rsidDel="00154CE0">
          <w:rPr>
            <w:noProof/>
            <w:rPrChange w:id="780"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781" w:author="UPC" w:date="2015-04-29T07:58:00Z"/>
          <w:rFonts w:asciiTheme="minorHAnsi" w:eastAsiaTheme="minorEastAsia" w:hAnsiTheme="minorHAnsi" w:cstheme="minorBidi"/>
          <w:noProof/>
          <w:szCs w:val="22"/>
          <w:lang w:eastAsia="ca-ES"/>
        </w:rPr>
      </w:pPr>
      <w:del w:id="782" w:author="UPC" w:date="2015-04-29T07:58:00Z">
        <w:r w:rsidRPr="00154CE0" w:rsidDel="00154CE0">
          <w:rPr>
            <w:noProof/>
            <w:rPrChange w:id="783"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D367B5" w:rsidRDefault="00E05685">
      <w:pPr>
        <w:pStyle w:val="ndexdillustracions"/>
        <w:tabs>
          <w:tab w:val="right" w:leader="dot" w:pos="8495"/>
        </w:tabs>
        <w:rPr>
          <w:ins w:id="784" w:author="UPC" w:date="2015-05-06T10:51: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785" w:author="UPC" w:date="2015-05-06T10:51:00Z">
        <w:r w:rsidR="00D367B5" w:rsidRPr="00063A85">
          <w:rPr>
            <w:rStyle w:val="Enlla"/>
            <w:noProof/>
          </w:rPr>
          <w:fldChar w:fldCharType="begin"/>
        </w:r>
        <w:r w:rsidR="00D367B5" w:rsidRPr="00063A85">
          <w:rPr>
            <w:rStyle w:val="Enlla"/>
            <w:noProof/>
          </w:rPr>
          <w:instrText xml:space="preserve"> </w:instrText>
        </w:r>
        <w:r w:rsidR="00D367B5">
          <w:rPr>
            <w:noProof/>
          </w:rPr>
          <w:instrText>HYPERLINK \l "_Toc418672942"</w:instrText>
        </w:r>
        <w:r w:rsidR="00D367B5" w:rsidRPr="00063A85">
          <w:rPr>
            <w:rStyle w:val="Enlla"/>
            <w:noProof/>
          </w:rPr>
          <w:instrText xml:space="preserve"> </w:instrText>
        </w:r>
        <w:r w:rsidR="00D367B5" w:rsidRPr="00063A85">
          <w:rPr>
            <w:rStyle w:val="Enlla"/>
            <w:noProof/>
          </w:rPr>
        </w:r>
        <w:r w:rsidR="00D367B5" w:rsidRPr="00063A85">
          <w:rPr>
            <w:rStyle w:val="Enlla"/>
            <w:noProof/>
          </w:rPr>
          <w:fldChar w:fldCharType="separate"/>
        </w:r>
        <w:r w:rsidR="00D367B5" w:rsidRPr="00063A85">
          <w:rPr>
            <w:rStyle w:val="Enlla"/>
            <w:noProof/>
          </w:rPr>
          <w:t>Figura 1: Referenciar Bootstrap en una aplicació Grails</w:t>
        </w:r>
        <w:r w:rsidR="00D367B5">
          <w:rPr>
            <w:noProof/>
            <w:webHidden/>
          </w:rPr>
          <w:tab/>
        </w:r>
        <w:r w:rsidR="00D367B5">
          <w:rPr>
            <w:noProof/>
            <w:webHidden/>
          </w:rPr>
          <w:fldChar w:fldCharType="begin"/>
        </w:r>
        <w:r w:rsidR="00D367B5">
          <w:rPr>
            <w:noProof/>
            <w:webHidden/>
          </w:rPr>
          <w:instrText xml:space="preserve"> PAGEREF _Toc418672942 \h </w:instrText>
        </w:r>
        <w:r w:rsidR="00D367B5">
          <w:rPr>
            <w:noProof/>
            <w:webHidden/>
          </w:rPr>
        </w:r>
      </w:ins>
      <w:r w:rsidR="00D367B5">
        <w:rPr>
          <w:noProof/>
          <w:webHidden/>
        </w:rPr>
        <w:fldChar w:fldCharType="separate"/>
      </w:r>
      <w:ins w:id="786" w:author="UPC" w:date="2015-05-06T10:51:00Z">
        <w:r w:rsidR="00D367B5">
          <w:rPr>
            <w:noProof/>
            <w:webHidden/>
          </w:rPr>
          <w:t>14</w:t>
        </w:r>
        <w:r w:rsidR="00D367B5">
          <w:rPr>
            <w:noProof/>
            <w:webHidden/>
          </w:rPr>
          <w:fldChar w:fldCharType="end"/>
        </w:r>
        <w:r w:rsidR="00D367B5" w:rsidRPr="00063A85">
          <w:rPr>
            <w:rStyle w:val="Enlla"/>
            <w:noProof/>
          </w:rPr>
          <w:fldChar w:fldCharType="end"/>
        </w:r>
      </w:ins>
    </w:p>
    <w:p w:rsidR="00D367B5" w:rsidRDefault="00D367B5">
      <w:pPr>
        <w:pStyle w:val="ndexdillustracions"/>
        <w:tabs>
          <w:tab w:val="right" w:leader="dot" w:pos="8495"/>
        </w:tabs>
        <w:rPr>
          <w:ins w:id="787" w:author="UPC" w:date="2015-05-06T10:51:00Z"/>
          <w:rFonts w:asciiTheme="minorHAnsi" w:eastAsiaTheme="minorEastAsia" w:hAnsiTheme="minorHAnsi" w:cstheme="minorBidi"/>
          <w:noProof/>
          <w:szCs w:val="22"/>
          <w:lang w:eastAsia="ca-ES"/>
        </w:rPr>
      </w:pPr>
      <w:ins w:id="788" w:author="UPC" w:date="2015-05-06T10:51:00Z">
        <w:r w:rsidRPr="00063A85">
          <w:rPr>
            <w:rStyle w:val="Enlla"/>
            <w:noProof/>
          </w:rPr>
          <w:fldChar w:fldCharType="begin"/>
        </w:r>
        <w:r w:rsidRPr="00063A85">
          <w:rPr>
            <w:rStyle w:val="Enlla"/>
            <w:noProof/>
          </w:rPr>
          <w:instrText xml:space="preserve"> </w:instrText>
        </w:r>
        <w:r>
          <w:rPr>
            <w:noProof/>
          </w:rPr>
          <w:instrText>HYPERLINK \l "_Toc418672943"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 Codi d'exemple d'ús de Bootstrap</w:t>
        </w:r>
        <w:r>
          <w:rPr>
            <w:noProof/>
            <w:webHidden/>
          </w:rPr>
          <w:tab/>
        </w:r>
        <w:r>
          <w:rPr>
            <w:noProof/>
            <w:webHidden/>
          </w:rPr>
          <w:fldChar w:fldCharType="begin"/>
        </w:r>
        <w:r>
          <w:rPr>
            <w:noProof/>
            <w:webHidden/>
          </w:rPr>
          <w:instrText xml:space="preserve"> PAGEREF _Toc418672943 \h </w:instrText>
        </w:r>
        <w:r>
          <w:rPr>
            <w:noProof/>
            <w:webHidden/>
          </w:rPr>
        </w:r>
      </w:ins>
      <w:r>
        <w:rPr>
          <w:noProof/>
          <w:webHidden/>
        </w:rPr>
        <w:fldChar w:fldCharType="separate"/>
      </w:r>
      <w:ins w:id="789" w:author="UPC" w:date="2015-05-06T10:51:00Z">
        <w:r>
          <w:rPr>
            <w:noProof/>
            <w:webHidden/>
          </w:rPr>
          <w:t>15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790" w:author="UPC" w:date="2015-05-06T10:51:00Z"/>
          <w:rFonts w:asciiTheme="minorHAnsi" w:eastAsiaTheme="minorEastAsia" w:hAnsiTheme="minorHAnsi" w:cstheme="minorBidi"/>
          <w:noProof/>
          <w:szCs w:val="22"/>
          <w:lang w:eastAsia="ca-ES"/>
        </w:rPr>
      </w:pPr>
      <w:ins w:id="791" w:author="UPC" w:date="2015-05-06T10:51:00Z">
        <w:r w:rsidRPr="00063A85">
          <w:rPr>
            <w:rStyle w:val="Enlla"/>
            <w:noProof/>
          </w:rPr>
          <w:lastRenderedPageBreak/>
          <w:fldChar w:fldCharType="begin"/>
        </w:r>
        <w:r w:rsidRPr="00063A85">
          <w:rPr>
            <w:rStyle w:val="Enlla"/>
            <w:noProof/>
          </w:rPr>
          <w:instrText xml:space="preserve"> </w:instrText>
        </w:r>
        <w:r>
          <w:rPr>
            <w:noProof/>
          </w:rPr>
          <w:instrText>HYPERLINK \l "_Toc418672944"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3: Instal·lació del plugin Spring Security Core</w:t>
        </w:r>
        <w:r>
          <w:rPr>
            <w:noProof/>
            <w:webHidden/>
          </w:rPr>
          <w:tab/>
        </w:r>
        <w:r>
          <w:rPr>
            <w:noProof/>
            <w:webHidden/>
          </w:rPr>
          <w:fldChar w:fldCharType="begin"/>
        </w:r>
        <w:r>
          <w:rPr>
            <w:noProof/>
            <w:webHidden/>
          </w:rPr>
          <w:instrText xml:space="preserve"> PAGEREF _Toc418672944 \h </w:instrText>
        </w:r>
        <w:r>
          <w:rPr>
            <w:noProof/>
            <w:webHidden/>
          </w:rPr>
        </w:r>
      </w:ins>
      <w:r>
        <w:rPr>
          <w:noProof/>
          <w:webHidden/>
        </w:rPr>
        <w:fldChar w:fldCharType="separate"/>
      </w:r>
      <w:ins w:id="792" w:author="UPC" w:date="2015-05-06T10:51:00Z">
        <w:r>
          <w:rPr>
            <w:noProof/>
            <w:webHidden/>
          </w:rPr>
          <w:t>16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793" w:author="UPC" w:date="2015-05-06T10:51:00Z"/>
          <w:rFonts w:asciiTheme="minorHAnsi" w:eastAsiaTheme="minorEastAsia" w:hAnsiTheme="minorHAnsi" w:cstheme="minorBidi"/>
          <w:noProof/>
          <w:szCs w:val="22"/>
          <w:lang w:eastAsia="ca-ES"/>
        </w:rPr>
      </w:pPr>
      <w:ins w:id="794" w:author="UPC" w:date="2015-05-06T10:51:00Z">
        <w:r w:rsidRPr="00063A85">
          <w:rPr>
            <w:rStyle w:val="Enlla"/>
            <w:noProof/>
          </w:rPr>
          <w:fldChar w:fldCharType="begin"/>
        </w:r>
        <w:r w:rsidRPr="00063A85">
          <w:rPr>
            <w:rStyle w:val="Enlla"/>
            <w:noProof/>
          </w:rPr>
          <w:instrText xml:space="preserve"> </w:instrText>
        </w:r>
        <w:r>
          <w:rPr>
            <w:noProof/>
          </w:rPr>
          <w:instrText>HYPERLINK \l "_Toc418672945"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4: Instal·lació del plugin Spring Security CAS</w:t>
        </w:r>
        <w:r>
          <w:rPr>
            <w:noProof/>
            <w:webHidden/>
          </w:rPr>
          <w:tab/>
        </w:r>
        <w:r>
          <w:rPr>
            <w:noProof/>
            <w:webHidden/>
          </w:rPr>
          <w:fldChar w:fldCharType="begin"/>
        </w:r>
        <w:r>
          <w:rPr>
            <w:noProof/>
            <w:webHidden/>
          </w:rPr>
          <w:instrText xml:space="preserve"> PAGEREF _Toc418672945 \h </w:instrText>
        </w:r>
        <w:r>
          <w:rPr>
            <w:noProof/>
            <w:webHidden/>
          </w:rPr>
        </w:r>
      </w:ins>
      <w:r>
        <w:rPr>
          <w:noProof/>
          <w:webHidden/>
        </w:rPr>
        <w:fldChar w:fldCharType="separate"/>
      </w:r>
      <w:ins w:id="795" w:author="UPC" w:date="2015-05-06T10:51:00Z">
        <w:r>
          <w:rPr>
            <w:noProof/>
            <w:webHidden/>
          </w:rPr>
          <w:t>16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796" w:author="UPC" w:date="2015-05-06T10:51:00Z"/>
          <w:rFonts w:asciiTheme="minorHAnsi" w:eastAsiaTheme="minorEastAsia" w:hAnsiTheme="minorHAnsi" w:cstheme="minorBidi"/>
          <w:noProof/>
          <w:szCs w:val="22"/>
          <w:lang w:eastAsia="ca-ES"/>
        </w:rPr>
      </w:pPr>
      <w:ins w:id="797" w:author="UPC" w:date="2015-05-06T10:51:00Z">
        <w:r w:rsidRPr="00063A85">
          <w:rPr>
            <w:rStyle w:val="Enlla"/>
            <w:noProof/>
          </w:rPr>
          <w:fldChar w:fldCharType="begin"/>
        </w:r>
        <w:r w:rsidRPr="00063A85">
          <w:rPr>
            <w:rStyle w:val="Enlla"/>
            <w:noProof/>
          </w:rPr>
          <w:instrText xml:space="preserve"> </w:instrText>
        </w:r>
        <w:r>
          <w:rPr>
            <w:noProof/>
          </w:rPr>
          <w:instrText>HYPERLINK \l "_Toc418672946"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5: Ruta de </w:t>
        </w:r>
        <w:r w:rsidRPr="00063A85">
          <w:rPr>
            <w:rStyle w:val="Enlla"/>
            <w:i/>
            <w:noProof/>
          </w:rPr>
          <w:t>ReflectionsUtils.groovy</w:t>
        </w:r>
        <w:r w:rsidRPr="00063A85">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_Toc418672946 \h </w:instrText>
        </w:r>
        <w:r>
          <w:rPr>
            <w:noProof/>
            <w:webHidden/>
          </w:rPr>
        </w:r>
      </w:ins>
      <w:r>
        <w:rPr>
          <w:noProof/>
          <w:webHidden/>
        </w:rPr>
        <w:fldChar w:fldCharType="separate"/>
      </w:r>
      <w:ins w:id="798"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799" w:author="UPC" w:date="2015-05-06T10:51:00Z"/>
          <w:rFonts w:asciiTheme="minorHAnsi" w:eastAsiaTheme="minorEastAsia" w:hAnsiTheme="minorHAnsi" w:cstheme="minorBidi"/>
          <w:noProof/>
          <w:szCs w:val="22"/>
          <w:lang w:eastAsia="ca-ES"/>
        </w:rPr>
      </w:pPr>
      <w:ins w:id="800" w:author="UPC" w:date="2015-05-06T10:51:00Z">
        <w:r w:rsidRPr="00063A85">
          <w:rPr>
            <w:rStyle w:val="Enlla"/>
            <w:noProof/>
          </w:rPr>
          <w:fldChar w:fldCharType="begin"/>
        </w:r>
        <w:r w:rsidRPr="00063A85">
          <w:rPr>
            <w:rStyle w:val="Enlla"/>
            <w:noProof/>
          </w:rPr>
          <w:instrText xml:space="preserve"> </w:instrText>
        </w:r>
        <w:r>
          <w:rPr>
            <w:noProof/>
          </w:rPr>
          <w:instrText>HYPERLINK \l "_Toc418672947"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6: Ruta de </w:t>
        </w:r>
        <w:r w:rsidRPr="00063A85">
          <w:rPr>
            <w:rStyle w:val="Enlla"/>
            <w:i/>
            <w:noProof/>
          </w:rPr>
          <w:t>ReflectionsUtils.groovy</w:t>
        </w:r>
        <w:r w:rsidRPr="00063A85">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_Toc418672947 \h </w:instrText>
        </w:r>
        <w:r>
          <w:rPr>
            <w:noProof/>
            <w:webHidden/>
          </w:rPr>
        </w:r>
      </w:ins>
      <w:r>
        <w:rPr>
          <w:noProof/>
          <w:webHidden/>
        </w:rPr>
        <w:fldChar w:fldCharType="separate"/>
      </w:r>
      <w:ins w:id="801"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02" w:author="UPC" w:date="2015-05-06T10:51:00Z"/>
          <w:rFonts w:asciiTheme="minorHAnsi" w:eastAsiaTheme="minorEastAsia" w:hAnsiTheme="minorHAnsi" w:cstheme="minorBidi"/>
          <w:noProof/>
          <w:szCs w:val="22"/>
          <w:lang w:eastAsia="ca-ES"/>
        </w:rPr>
      </w:pPr>
      <w:ins w:id="803" w:author="UPC" w:date="2015-05-06T10:51:00Z">
        <w:r w:rsidRPr="00063A85">
          <w:rPr>
            <w:rStyle w:val="Enlla"/>
            <w:noProof/>
          </w:rPr>
          <w:fldChar w:fldCharType="begin"/>
        </w:r>
        <w:r w:rsidRPr="00063A85">
          <w:rPr>
            <w:rStyle w:val="Enlla"/>
            <w:noProof/>
          </w:rPr>
          <w:instrText xml:space="preserve"> </w:instrText>
        </w:r>
        <w:r>
          <w:rPr>
            <w:noProof/>
          </w:rPr>
          <w:instrText>HYPERLINK \l "_Toc418672948"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7: Import erroni a </w:t>
        </w:r>
        <w:r w:rsidRPr="00063A85">
          <w:rPr>
            <w:rStyle w:val="Enlla"/>
            <w:i/>
            <w:noProof/>
          </w:rPr>
          <w:t>ReflectionsUtils.groovy</w:t>
        </w:r>
        <w:r>
          <w:rPr>
            <w:noProof/>
            <w:webHidden/>
          </w:rPr>
          <w:tab/>
        </w:r>
        <w:r>
          <w:rPr>
            <w:noProof/>
            <w:webHidden/>
          </w:rPr>
          <w:fldChar w:fldCharType="begin"/>
        </w:r>
        <w:r>
          <w:rPr>
            <w:noProof/>
            <w:webHidden/>
          </w:rPr>
          <w:instrText xml:space="preserve"> PAGEREF _Toc418672948 \h </w:instrText>
        </w:r>
        <w:r>
          <w:rPr>
            <w:noProof/>
            <w:webHidden/>
          </w:rPr>
        </w:r>
      </w:ins>
      <w:r>
        <w:rPr>
          <w:noProof/>
          <w:webHidden/>
        </w:rPr>
        <w:fldChar w:fldCharType="separate"/>
      </w:r>
      <w:ins w:id="804"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05" w:author="UPC" w:date="2015-05-06T10:51:00Z"/>
          <w:rFonts w:asciiTheme="minorHAnsi" w:eastAsiaTheme="minorEastAsia" w:hAnsiTheme="minorHAnsi" w:cstheme="minorBidi"/>
          <w:noProof/>
          <w:szCs w:val="22"/>
          <w:lang w:eastAsia="ca-ES"/>
        </w:rPr>
      </w:pPr>
      <w:ins w:id="806" w:author="UPC" w:date="2015-05-06T10:51:00Z">
        <w:r w:rsidRPr="00063A85">
          <w:rPr>
            <w:rStyle w:val="Enlla"/>
            <w:noProof/>
          </w:rPr>
          <w:fldChar w:fldCharType="begin"/>
        </w:r>
        <w:r w:rsidRPr="00063A85">
          <w:rPr>
            <w:rStyle w:val="Enlla"/>
            <w:noProof/>
          </w:rPr>
          <w:instrText xml:space="preserve"> </w:instrText>
        </w:r>
        <w:r>
          <w:rPr>
            <w:noProof/>
          </w:rPr>
          <w:instrText>HYPERLINK \l "_Toc418672949"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8: Import correcte a </w:t>
        </w:r>
        <w:r w:rsidRPr="00063A85">
          <w:rPr>
            <w:rStyle w:val="Enlla"/>
            <w:i/>
            <w:noProof/>
          </w:rPr>
          <w:t>ReflectionsUtils.groovy</w:t>
        </w:r>
        <w:r>
          <w:rPr>
            <w:noProof/>
            <w:webHidden/>
          </w:rPr>
          <w:tab/>
        </w:r>
        <w:r>
          <w:rPr>
            <w:noProof/>
            <w:webHidden/>
          </w:rPr>
          <w:fldChar w:fldCharType="begin"/>
        </w:r>
        <w:r>
          <w:rPr>
            <w:noProof/>
            <w:webHidden/>
          </w:rPr>
          <w:instrText xml:space="preserve"> PAGEREF _Toc418672949 \h </w:instrText>
        </w:r>
        <w:r>
          <w:rPr>
            <w:noProof/>
            <w:webHidden/>
          </w:rPr>
        </w:r>
      </w:ins>
      <w:r>
        <w:rPr>
          <w:noProof/>
          <w:webHidden/>
        </w:rPr>
        <w:fldChar w:fldCharType="separate"/>
      </w:r>
      <w:ins w:id="807"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08" w:author="UPC" w:date="2015-05-06T10:51:00Z"/>
          <w:rFonts w:asciiTheme="minorHAnsi" w:eastAsiaTheme="minorEastAsia" w:hAnsiTheme="minorHAnsi" w:cstheme="minorBidi"/>
          <w:noProof/>
          <w:szCs w:val="22"/>
          <w:lang w:eastAsia="ca-ES"/>
        </w:rPr>
      </w:pPr>
      <w:ins w:id="809" w:author="UPC" w:date="2015-05-06T10:51:00Z">
        <w:r w:rsidRPr="00063A85">
          <w:rPr>
            <w:rStyle w:val="Enlla"/>
            <w:noProof/>
          </w:rPr>
          <w:fldChar w:fldCharType="begin"/>
        </w:r>
        <w:r w:rsidRPr="00063A85">
          <w:rPr>
            <w:rStyle w:val="Enlla"/>
            <w:noProof/>
          </w:rPr>
          <w:instrText xml:space="preserve"> </w:instrText>
        </w:r>
        <w:r>
          <w:rPr>
            <w:noProof/>
          </w:rPr>
          <w:instrText>HYPERLINK \l "_Toc418672950"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9: Instrucció incorrecta a </w:t>
        </w:r>
        <w:r w:rsidRPr="00063A85">
          <w:rPr>
            <w:rStyle w:val="Enlla"/>
            <w:i/>
            <w:noProof/>
          </w:rPr>
          <w:t>ReflectionsUtils.groovy</w:t>
        </w:r>
        <w:r>
          <w:rPr>
            <w:noProof/>
            <w:webHidden/>
          </w:rPr>
          <w:tab/>
        </w:r>
        <w:r>
          <w:rPr>
            <w:noProof/>
            <w:webHidden/>
          </w:rPr>
          <w:fldChar w:fldCharType="begin"/>
        </w:r>
        <w:r>
          <w:rPr>
            <w:noProof/>
            <w:webHidden/>
          </w:rPr>
          <w:instrText xml:space="preserve"> PAGEREF _Toc418672950 \h </w:instrText>
        </w:r>
        <w:r>
          <w:rPr>
            <w:noProof/>
            <w:webHidden/>
          </w:rPr>
        </w:r>
      </w:ins>
      <w:r>
        <w:rPr>
          <w:noProof/>
          <w:webHidden/>
        </w:rPr>
        <w:fldChar w:fldCharType="separate"/>
      </w:r>
      <w:ins w:id="810"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11" w:author="UPC" w:date="2015-05-06T10:51:00Z"/>
          <w:rFonts w:asciiTheme="minorHAnsi" w:eastAsiaTheme="minorEastAsia" w:hAnsiTheme="minorHAnsi" w:cstheme="minorBidi"/>
          <w:noProof/>
          <w:szCs w:val="22"/>
          <w:lang w:eastAsia="ca-ES"/>
        </w:rPr>
      </w:pPr>
      <w:ins w:id="812" w:author="UPC" w:date="2015-05-06T10:51:00Z">
        <w:r w:rsidRPr="00063A85">
          <w:rPr>
            <w:rStyle w:val="Enlla"/>
            <w:noProof/>
          </w:rPr>
          <w:fldChar w:fldCharType="begin"/>
        </w:r>
        <w:r w:rsidRPr="00063A85">
          <w:rPr>
            <w:rStyle w:val="Enlla"/>
            <w:noProof/>
          </w:rPr>
          <w:instrText xml:space="preserve"> </w:instrText>
        </w:r>
        <w:r>
          <w:rPr>
            <w:noProof/>
          </w:rPr>
          <w:instrText>HYPERLINK \l "_Toc418672951"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10: Instrucció correcta a </w:t>
        </w:r>
        <w:r w:rsidRPr="00063A85">
          <w:rPr>
            <w:rStyle w:val="Enlla"/>
            <w:i/>
            <w:noProof/>
          </w:rPr>
          <w:t>ReflectionsUtils.groovy</w:t>
        </w:r>
        <w:r>
          <w:rPr>
            <w:noProof/>
            <w:webHidden/>
          </w:rPr>
          <w:tab/>
        </w:r>
        <w:r>
          <w:rPr>
            <w:noProof/>
            <w:webHidden/>
          </w:rPr>
          <w:fldChar w:fldCharType="begin"/>
        </w:r>
        <w:r>
          <w:rPr>
            <w:noProof/>
            <w:webHidden/>
          </w:rPr>
          <w:instrText xml:space="preserve"> PAGEREF _Toc418672951 \h </w:instrText>
        </w:r>
        <w:r>
          <w:rPr>
            <w:noProof/>
            <w:webHidden/>
          </w:rPr>
        </w:r>
      </w:ins>
      <w:r>
        <w:rPr>
          <w:noProof/>
          <w:webHidden/>
        </w:rPr>
        <w:fldChar w:fldCharType="separate"/>
      </w:r>
      <w:ins w:id="813"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14" w:author="UPC" w:date="2015-05-06T10:51:00Z"/>
          <w:rFonts w:asciiTheme="minorHAnsi" w:eastAsiaTheme="minorEastAsia" w:hAnsiTheme="minorHAnsi" w:cstheme="minorBidi"/>
          <w:noProof/>
          <w:szCs w:val="22"/>
          <w:lang w:eastAsia="ca-ES"/>
        </w:rPr>
      </w:pPr>
      <w:ins w:id="815" w:author="UPC" w:date="2015-05-06T10:51:00Z">
        <w:r w:rsidRPr="00063A85">
          <w:rPr>
            <w:rStyle w:val="Enlla"/>
            <w:noProof/>
          </w:rPr>
          <w:fldChar w:fldCharType="begin"/>
        </w:r>
        <w:r w:rsidRPr="00063A85">
          <w:rPr>
            <w:rStyle w:val="Enlla"/>
            <w:noProof/>
          </w:rPr>
          <w:instrText xml:space="preserve"> </w:instrText>
        </w:r>
        <w:r>
          <w:rPr>
            <w:noProof/>
          </w:rPr>
          <w:instrText>HYPERLINK \l "_Toc418672952"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_Toc418672952 \h </w:instrText>
        </w:r>
        <w:r>
          <w:rPr>
            <w:noProof/>
            <w:webHidden/>
          </w:rPr>
        </w:r>
      </w:ins>
      <w:r>
        <w:rPr>
          <w:noProof/>
          <w:webHidden/>
        </w:rPr>
        <w:fldChar w:fldCharType="separate"/>
      </w:r>
      <w:ins w:id="816" w:author="UPC" w:date="2015-05-06T10:51:00Z">
        <w:r>
          <w:rPr>
            <w:noProof/>
            <w:webHidden/>
          </w:rPr>
          <w:t>17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17" w:author="UPC" w:date="2015-05-06T10:51:00Z"/>
          <w:rFonts w:asciiTheme="minorHAnsi" w:eastAsiaTheme="minorEastAsia" w:hAnsiTheme="minorHAnsi" w:cstheme="minorBidi"/>
          <w:noProof/>
          <w:szCs w:val="22"/>
          <w:lang w:eastAsia="ca-ES"/>
        </w:rPr>
      </w:pPr>
      <w:ins w:id="818" w:author="UPC" w:date="2015-05-06T10:51:00Z">
        <w:r w:rsidRPr="00063A85">
          <w:rPr>
            <w:rStyle w:val="Enlla"/>
            <w:noProof/>
          </w:rPr>
          <w:fldChar w:fldCharType="begin"/>
        </w:r>
        <w:r w:rsidRPr="00063A85">
          <w:rPr>
            <w:rStyle w:val="Enlla"/>
            <w:noProof/>
          </w:rPr>
          <w:instrText xml:space="preserve"> </w:instrText>
        </w:r>
        <w:r>
          <w:rPr>
            <w:noProof/>
          </w:rPr>
          <w:instrText>HYPERLINK \l "_Toc418672953"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_Toc418672953 \h </w:instrText>
        </w:r>
        <w:r>
          <w:rPr>
            <w:noProof/>
            <w:webHidden/>
          </w:rPr>
        </w:r>
      </w:ins>
      <w:r>
        <w:rPr>
          <w:noProof/>
          <w:webHidden/>
        </w:rPr>
        <w:fldChar w:fldCharType="separate"/>
      </w:r>
      <w:ins w:id="819" w:author="UPC" w:date="2015-05-06T10:51:00Z">
        <w:r>
          <w:rPr>
            <w:noProof/>
            <w:webHidden/>
          </w:rPr>
          <w:t>18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20" w:author="UPC" w:date="2015-05-06T10:51:00Z"/>
          <w:rFonts w:asciiTheme="minorHAnsi" w:eastAsiaTheme="minorEastAsia" w:hAnsiTheme="minorHAnsi" w:cstheme="minorBidi"/>
          <w:noProof/>
          <w:szCs w:val="22"/>
          <w:lang w:eastAsia="ca-ES"/>
        </w:rPr>
      </w:pPr>
      <w:ins w:id="821" w:author="UPC" w:date="2015-05-06T10:51:00Z">
        <w:r w:rsidRPr="00063A85">
          <w:rPr>
            <w:rStyle w:val="Enlla"/>
            <w:noProof/>
          </w:rPr>
          <w:fldChar w:fldCharType="begin"/>
        </w:r>
        <w:r w:rsidRPr="00063A85">
          <w:rPr>
            <w:rStyle w:val="Enlla"/>
            <w:noProof/>
          </w:rPr>
          <w:instrText xml:space="preserve"> </w:instrText>
        </w:r>
        <w:r>
          <w:rPr>
            <w:noProof/>
          </w:rPr>
          <w:instrText>HYPERLINK \l "_Toc418672954"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13: Configuració de seguretat adicional en l'entorn de desenvolupament</w:t>
        </w:r>
        <w:r>
          <w:rPr>
            <w:noProof/>
            <w:webHidden/>
          </w:rPr>
          <w:tab/>
        </w:r>
        <w:r>
          <w:rPr>
            <w:noProof/>
            <w:webHidden/>
          </w:rPr>
          <w:fldChar w:fldCharType="begin"/>
        </w:r>
        <w:r>
          <w:rPr>
            <w:noProof/>
            <w:webHidden/>
          </w:rPr>
          <w:instrText xml:space="preserve"> PAGEREF _Toc418672954 \h </w:instrText>
        </w:r>
        <w:r>
          <w:rPr>
            <w:noProof/>
            <w:webHidden/>
          </w:rPr>
        </w:r>
      </w:ins>
      <w:r>
        <w:rPr>
          <w:noProof/>
          <w:webHidden/>
        </w:rPr>
        <w:fldChar w:fldCharType="separate"/>
      </w:r>
      <w:ins w:id="822" w:author="UPC" w:date="2015-05-06T10:51:00Z">
        <w:r>
          <w:rPr>
            <w:noProof/>
            <w:webHidden/>
          </w:rPr>
          <w:t>18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23" w:author="UPC" w:date="2015-05-06T10:51:00Z"/>
          <w:rFonts w:asciiTheme="minorHAnsi" w:eastAsiaTheme="minorEastAsia" w:hAnsiTheme="minorHAnsi" w:cstheme="minorBidi"/>
          <w:noProof/>
          <w:szCs w:val="22"/>
          <w:lang w:eastAsia="ca-ES"/>
        </w:rPr>
      </w:pPr>
      <w:ins w:id="824" w:author="UPC" w:date="2015-05-06T10:51:00Z">
        <w:r w:rsidRPr="00063A85">
          <w:rPr>
            <w:rStyle w:val="Enlla"/>
            <w:noProof/>
          </w:rPr>
          <w:fldChar w:fldCharType="begin"/>
        </w:r>
        <w:r w:rsidRPr="00063A85">
          <w:rPr>
            <w:rStyle w:val="Enlla"/>
            <w:noProof/>
          </w:rPr>
          <w:instrText xml:space="preserve"> </w:instrText>
        </w:r>
        <w:r>
          <w:rPr>
            <w:noProof/>
          </w:rPr>
          <w:instrText>HYPERLINK \l "_Toc418672955"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14: Nom del servidor d'exemple</w:t>
        </w:r>
        <w:r>
          <w:rPr>
            <w:noProof/>
            <w:webHidden/>
          </w:rPr>
          <w:tab/>
        </w:r>
        <w:r>
          <w:rPr>
            <w:noProof/>
            <w:webHidden/>
          </w:rPr>
          <w:fldChar w:fldCharType="begin"/>
        </w:r>
        <w:r>
          <w:rPr>
            <w:noProof/>
            <w:webHidden/>
          </w:rPr>
          <w:instrText xml:space="preserve"> PAGEREF _Toc418672955 \h </w:instrText>
        </w:r>
        <w:r>
          <w:rPr>
            <w:noProof/>
            <w:webHidden/>
          </w:rPr>
        </w:r>
      </w:ins>
      <w:r>
        <w:rPr>
          <w:noProof/>
          <w:webHidden/>
        </w:rPr>
        <w:fldChar w:fldCharType="separate"/>
      </w:r>
      <w:ins w:id="825" w:author="UPC" w:date="2015-05-06T10:51:00Z">
        <w:r>
          <w:rPr>
            <w:noProof/>
            <w:webHidden/>
          </w:rPr>
          <w:t>18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26" w:author="UPC" w:date="2015-05-06T10:51:00Z"/>
          <w:rFonts w:asciiTheme="minorHAnsi" w:eastAsiaTheme="minorEastAsia" w:hAnsiTheme="minorHAnsi" w:cstheme="minorBidi"/>
          <w:noProof/>
          <w:szCs w:val="22"/>
          <w:lang w:eastAsia="ca-ES"/>
        </w:rPr>
      </w:pPr>
      <w:ins w:id="827" w:author="UPC" w:date="2015-05-06T10:51:00Z">
        <w:r w:rsidRPr="00063A85">
          <w:rPr>
            <w:rStyle w:val="Enlla"/>
            <w:noProof/>
          </w:rPr>
          <w:fldChar w:fldCharType="begin"/>
        </w:r>
        <w:r w:rsidRPr="00063A85">
          <w:rPr>
            <w:rStyle w:val="Enlla"/>
            <w:noProof/>
          </w:rPr>
          <w:instrText xml:space="preserve"> </w:instrText>
        </w:r>
        <w:r>
          <w:rPr>
            <w:noProof/>
          </w:rPr>
          <w:instrText>HYPERLINK \l "_Toc418672956"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15: Possible error al configurar Spring Security</w:t>
        </w:r>
        <w:r>
          <w:rPr>
            <w:noProof/>
            <w:webHidden/>
          </w:rPr>
          <w:tab/>
        </w:r>
        <w:r>
          <w:rPr>
            <w:noProof/>
            <w:webHidden/>
          </w:rPr>
          <w:fldChar w:fldCharType="begin"/>
        </w:r>
        <w:r>
          <w:rPr>
            <w:noProof/>
            <w:webHidden/>
          </w:rPr>
          <w:instrText xml:space="preserve"> PAGEREF _Toc418672956 \h </w:instrText>
        </w:r>
        <w:r>
          <w:rPr>
            <w:noProof/>
            <w:webHidden/>
          </w:rPr>
        </w:r>
      </w:ins>
      <w:r>
        <w:rPr>
          <w:noProof/>
          <w:webHidden/>
        </w:rPr>
        <w:fldChar w:fldCharType="separate"/>
      </w:r>
      <w:ins w:id="828" w:author="UPC" w:date="2015-05-06T10:51:00Z">
        <w:r>
          <w:rPr>
            <w:noProof/>
            <w:webHidden/>
          </w:rPr>
          <w:t>19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29" w:author="UPC" w:date="2015-05-06T10:51:00Z"/>
          <w:rFonts w:asciiTheme="minorHAnsi" w:eastAsiaTheme="minorEastAsia" w:hAnsiTheme="minorHAnsi" w:cstheme="minorBidi"/>
          <w:noProof/>
          <w:szCs w:val="22"/>
          <w:lang w:eastAsia="ca-ES"/>
        </w:rPr>
      </w:pPr>
      <w:ins w:id="830" w:author="UPC" w:date="2015-05-06T10:51:00Z">
        <w:r w:rsidRPr="00063A85">
          <w:rPr>
            <w:rStyle w:val="Enlla"/>
            <w:noProof/>
          </w:rPr>
          <w:fldChar w:fldCharType="begin"/>
        </w:r>
        <w:r w:rsidRPr="00063A85">
          <w:rPr>
            <w:rStyle w:val="Enlla"/>
            <w:noProof/>
          </w:rPr>
          <w:instrText xml:space="preserve"> </w:instrText>
        </w:r>
        <w:r>
          <w:rPr>
            <w:noProof/>
          </w:rPr>
          <w:instrText>HYPERLINK \l "_Toc418672957"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16: </w:t>
        </w:r>
        <w:r w:rsidRPr="00063A85">
          <w:rPr>
            <w:rStyle w:val="Enlla"/>
            <w:i/>
            <w:noProof/>
          </w:rPr>
          <w:t>Config.grrovy</w:t>
        </w:r>
        <w:r w:rsidRPr="00063A85">
          <w:rPr>
            <w:rStyle w:val="Enlla"/>
            <w:noProof/>
          </w:rPr>
          <w:t xml:space="preserve"> eliminar plugins de seguretat</w:t>
        </w:r>
        <w:r>
          <w:rPr>
            <w:noProof/>
            <w:webHidden/>
          </w:rPr>
          <w:tab/>
        </w:r>
        <w:r>
          <w:rPr>
            <w:noProof/>
            <w:webHidden/>
          </w:rPr>
          <w:fldChar w:fldCharType="begin"/>
        </w:r>
        <w:r>
          <w:rPr>
            <w:noProof/>
            <w:webHidden/>
          </w:rPr>
          <w:instrText xml:space="preserve"> PAGEREF _Toc418672957 \h </w:instrText>
        </w:r>
        <w:r>
          <w:rPr>
            <w:noProof/>
            <w:webHidden/>
          </w:rPr>
        </w:r>
      </w:ins>
      <w:r>
        <w:rPr>
          <w:noProof/>
          <w:webHidden/>
        </w:rPr>
        <w:fldChar w:fldCharType="separate"/>
      </w:r>
      <w:ins w:id="831" w:author="UPC" w:date="2015-05-06T10:51:00Z">
        <w:r>
          <w:rPr>
            <w:noProof/>
            <w:webHidden/>
          </w:rPr>
          <w:t>21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32" w:author="UPC" w:date="2015-05-06T10:51:00Z"/>
          <w:rFonts w:asciiTheme="minorHAnsi" w:eastAsiaTheme="minorEastAsia" w:hAnsiTheme="minorHAnsi" w:cstheme="minorBidi"/>
          <w:noProof/>
          <w:szCs w:val="22"/>
          <w:lang w:eastAsia="ca-ES"/>
        </w:rPr>
      </w:pPr>
      <w:ins w:id="833" w:author="UPC" w:date="2015-05-06T10:51:00Z">
        <w:r w:rsidRPr="00063A85">
          <w:rPr>
            <w:rStyle w:val="Enlla"/>
            <w:noProof/>
          </w:rPr>
          <w:fldChar w:fldCharType="begin"/>
        </w:r>
        <w:r w:rsidRPr="00063A85">
          <w:rPr>
            <w:rStyle w:val="Enlla"/>
            <w:noProof/>
          </w:rPr>
          <w:instrText xml:space="preserve"> </w:instrText>
        </w:r>
        <w:r>
          <w:rPr>
            <w:noProof/>
          </w:rPr>
          <w:instrText>HYPERLINK \l "_Toc418672958"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17: </w:t>
        </w:r>
        <w:r w:rsidRPr="00063A85">
          <w:rPr>
            <w:rStyle w:val="Enlla"/>
            <w:i/>
            <w:noProof/>
          </w:rPr>
          <w:t>BuildConfig.grrovy</w:t>
        </w:r>
        <w:r w:rsidRPr="00063A85">
          <w:rPr>
            <w:rStyle w:val="Enlla"/>
            <w:noProof/>
          </w:rPr>
          <w:t xml:space="preserve"> eliminar plugins de seguretat</w:t>
        </w:r>
        <w:r>
          <w:rPr>
            <w:noProof/>
            <w:webHidden/>
          </w:rPr>
          <w:tab/>
        </w:r>
        <w:r>
          <w:rPr>
            <w:noProof/>
            <w:webHidden/>
          </w:rPr>
          <w:fldChar w:fldCharType="begin"/>
        </w:r>
        <w:r>
          <w:rPr>
            <w:noProof/>
            <w:webHidden/>
          </w:rPr>
          <w:instrText xml:space="preserve"> PAGEREF _Toc418672958 \h </w:instrText>
        </w:r>
        <w:r>
          <w:rPr>
            <w:noProof/>
            <w:webHidden/>
          </w:rPr>
        </w:r>
      </w:ins>
      <w:r>
        <w:rPr>
          <w:noProof/>
          <w:webHidden/>
        </w:rPr>
        <w:fldChar w:fldCharType="separate"/>
      </w:r>
      <w:ins w:id="834" w:author="UPC" w:date="2015-05-06T10:51:00Z">
        <w:r>
          <w:rPr>
            <w:noProof/>
            <w:webHidden/>
          </w:rPr>
          <w:t>21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35" w:author="UPC" w:date="2015-05-06T10:51:00Z"/>
          <w:rFonts w:asciiTheme="minorHAnsi" w:eastAsiaTheme="minorEastAsia" w:hAnsiTheme="minorHAnsi" w:cstheme="minorBidi"/>
          <w:noProof/>
          <w:szCs w:val="22"/>
          <w:lang w:eastAsia="ca-ES"/>
        </w:rPr>
      </w:pPr>
      <w:ins w:id="836" w:author="UPC" w:date="2015-05-06T10:51:00Z">
        <w:r w:rsidRPr="00063A85">
          <w:rPr>
            <w:rStyle w:val="Enlla"/>
            <w:noProof/>
          </w:rPr>
          <w:fldChar w:fldCharType="begin"/>
        </w:r>
        <w:r w:rsidRPr="00063A85">
          <w:rPr>
            <w:rStyle w:val="Enlla"/>
            <w:noProof/>
          </w:rPr>
          <w:instrText xml:space="preserve"> </w:instrText>
        </w:r>
        <w:r>
          <w:rPr>
            <w:noProof/>
          </w:rPr>
          <w:instrText>HYPERLINK \l "_Toc418672959"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18: </w:t>
        </w:r>
        <w:r w:rsidRPr="00063A85">
          <w:rPr>
            <w:rStyle w:val="Enlla"/>
            <w:i/>
            <w:noProof/>
          </w:rPr>
          <w:t>aplication.properties</w:t>
        </w:r>
        <w:r w:rsidRPr="00063A85">
          <w:rPr>
            <w:rStyle w:val="Enlla"/>
            <w:noProof/>
          </w:rPr>
          <w:t xml:space="preserve"> eliminar plugins de seguretat</w:t>
        </w:r>
        <w:r>
          <w:rPr>
            <w:noProof/>
            <w:webHidden/>
          </w:rPr>
          <w:tab/>
        </w:r>
        <w:r>
          <w:rPr>
            <w:noProof/>
            <w:webHidden/>
          </w:rPr>
          <w:fldChar w:fldCharType="begin"/>
        </w:r>
        <w:r>
          <w:rPr>
            <w:noProof/>
            <w:webHidden/>
          </w:rPr>
          <w:instrText xml:space="preserve"> PAGEREF _Toc418672959 \h </w:instrText>
        </w:r>
        <w:r>
          <w:rPr>
            <w:noProof/>
            <w:webHidden/>
          </w:rPr>
        </w:r>
      </w:ins>
      <w:r>
        <w:rPr>
          <w:noProof/>
          <w:webHidden/>
        </w:rPr>
        <w:fldChar w:fldCharType="separate"/>
      </w:r>
      <w:ins w:id="837" w:author="UPC" w:date="2015-05-06T10:51:00Z">
        <w:r>
          <w:rPr>
            <w:noProof/>
            <w:webHidden/>
          </w:rPr>
          <w:t>21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38" w:author="UPC" w:date="2015-05-06T10:51:00Z"/>
          <w:rFonts w:asciiTheme="minorHAnsi" w:eastAsiaTheme="minorEastAsia" w:hAnsiTheme="minorHAnsi" w:cstheme="minorBidi"/>
          <w:noProof/>
          <w:szCs w:val="22"/>
          <w:lang w:eastAsia="ca-ES"/>
        </w:rPr>
      </w:pPr>
      <w:ins w:id="839" w:author="UPC" w:date="2015-05-06T10:51:00Z">
        <w:r w:rsidRPr="00063A85">
          <w:rPr>
            <w:rStyle w:val="Enlla"/>
            <w:noProof/>
          </w:rPr>
          <w:fldChar w:fldCharType="begin"/>
        </w:r>
        <w:r w:rsidRPr="00063A85">
          <w:rPr>
            <w:rStyle w:val="Enlla"/>
            <w:noProof/>
          </w:rPr>
          <w:instrText xml:space="preserve"> </w:instrText>
        </w:r>
        <w:r>
          <w:rPr>
            <w:noProof/>
          </w:rPr>
          <w:instrText>HYPERLINK \l "_Toc418672960"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19: Modificació de l'arxiu </w:t>
        </w:r>
        <w:r w:rsidRPr="00063A85">
          <w:rPr>
            <w:rStyle w:val="Enlla"/>
            <w:i/>
            <w:noProof/>
          </w:rPr>
          <w:t>BaseControler.groovy</w:t>
        </w:r>
        <w:r w:rsidRPr="00063A85">
          <w:rPr>
            <w:rStyle w:val="Enlla"/>
            <w:noProof/>
          </w:rPr>
          <w:t xml:space="preserve"> per desactivar el CAS</w:t>
        </w:r>
        <w:r>
          <w:rPr>
            <w:noProof/>
            <w:webHidden/>
          </w:rPr>
          <w:tab/>
        </w:r>
        <w:r>
          <w:rPr>
            <w:noProof/>
            <w:webHidden/>
          </w:rPr>
          <w:fldChar w:fldCharType="begin"/>
        </w:r>
        <w:r>
          <w:rPr>
            <w:noProof/>
            <w:webHidden/>
          </w:rPr>
          <w:instrText xml:space="preserve"> PAGEREF _Toc418672960 \h </w:instrText>
        </w:r>
        <w:r>
          <w:rPr>
            <w:noProof/>
            <w:webHidden/>
          </w:rPr>
        </w:r>
      </w:ins>
      <w:r>
        <w:rPr>
          <w:noProof/>
          <w:webHidden/>
        </w:rPr>
        <w:fldChar w:fldCharType="separate"/>
      </w:r>
      <w:ins w:id="840" w:author="UPC" w:date="2015-05-06T10:51:00Z">
        <w:r>
          <w:rPr>
            <w:noProof/>
            <w:webHidden/>
          </w:rPr>
          <w:t>22</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41" w:author="UPC" w:date="2015-05-06T10:51:00Z"/>
          <w:rFonts w:asciiTheme="minorHAnsi" w:eastAsiaTheme="minorEastAsia" w:hAnsiTheme="minorHAnsi" w:cstheme="minorBidi"/>
          <w:noProof/>
          <w:szCs w:val="22"/>
          <w:lang w:eastAsia="ca-ES"/>
        </w:rPr>
      </w:pPr>
      <w:ins w:id="842" w:author="UPC" w:date="2015-05-06T10:51:00Z">
        <w:r w:rsidRPr="00063A85">
          <w:rPr>
            <w:rStyle w:val="Enlla"/>
            <w:noProof/>
          </w:rPr>
          <w:fldChar w:fldCharType="begin"/>
        </w:r>
        <w:r w:rsidRPr="00063A85">
          <w:rPr>
            <w:rStyle w:val="Enlla"/>
            <w:noProof/>
          </w:rPr>
          <w:instrText xml:space="preserve"> </w:instrText>
        </w:r>
        <w:r>
          <w:rPr>
            <w:noProof/>
          </w:rPr>
          <w:instrText>HYPERLINK \l "_Toc418672961"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20: Re-instal·lació del plugin Spring Security CAS i Spring Security Core</w:t>
        </w:r>
        <w:r>
          <w:rPr>
            <w:noProof/>
            <w:webHidden/>
          </w:rPr>
          <w:tab/>
        </w:r>
        <w:r>
          <w:rPr>
            <w:noProof/>
            <w:webHidden/>
          </w:rPr>
          <w:fldChar w:fldCharType="begin"/>
        </w:r>
        <w:r>
          <w:rPr>
            <w:noProof/>
            <w:webHidden/>
          </w:rPr>
          <w:instrText xml:space="preserve"> PAGEREF _Toc418672961 \h </w:instrText>
        </w:r>
        <w:r>
          <w:rPr>
            <w:noProof/>
            <w:webHidden/>
          </w:rPr>
        </w:r>
      </w:ins>
      <w:r>
        <w:rPr>
          <w:noProof/>
          <w:webHidden/>
        </w:rPr>
        <w:fldChar w:fldCharType="separate"/>
      </w:r>
      <w:ins w:id="843" w:author="UPC" w:date="2015-05-06T10:51:00Z">
        <w:r>
          <w:rPr>
            <w:noProof/>
            <w:webHidden/>
          </w:rPr>
          <w:t>22</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44" w:author="UPC" w:date="2015-05-06T10:51:00Z"/>
          <w:rFonts w:asciiTheme="minorHAnsi" w:eastAsiaTheme="minorEastAsia" w:hAnsiTheme="minorHAnsi" w:cstheme="minorBidi"/>
          <w:noProof/>
          <w:szCs w:val="22"/>
          <w:lang w:eastAsia="ca-ES"/>
        </w:rPr>
      </w:pPr>
      <w:ins w:id="845" w:author="UPC" w:date="2015-05-06T10:51:00Z">
        <w:r w:rsidRPr="00063A85">
          <w:rPr>
            <w:rStyle w:val="Enlla"/>
            <w:noProof/>
          </w:rPr>
          <w:fldChar w:fldCharType="begin"/>
        </w:r>
        <w:r w:rsidRPr="00063A85">
          <w:rPr>
            <w:rStyle w:val="Enlla"/>
            <w:noProof/>
          </w:rPr>
          <w:instrText xml:space="preserve"> </w:instrText>
        </w:r>
        <w:r>
          <w:rPr>
            <w:noProof/>
          </w:rPr>
          <w:instrText>HYPERLINK \l "_Toc418672962"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21: Canviar el nom del servidor</w:t>
        </w:r>
        <w:r>
          <w:rPr>
            <w:noProof/>
            <w:webHidden/>
          </w:rPr>
          <w:tab/>
        </w:r>
        <w:r>
          <w:rPr>
            <w:noProof/>
            <w:webHidden/>
          </w:rPr>
          <w:fldChar w:fldCharType="begin"/>
        </w:r>
        <w:r>
          <w:rPr>
            <w:noProof/>
            <w:webHidden/>
          </w:rPr>
          <w:instrText xml:space="preserve"> PAGEREF _Toc418672962 \h </w:instrText>
        </w:r>
        <w:r>
          <w:rPr>
            <w:noProof/>
            <w:webHidden/>
          </w:rPr>
        </w:r>
      </w:ins>
      <w:r>
        <w:rPr>
          <w:noProof/>
          <w:webHidden/>
        </w:rPr>
        <w:fldChar w:fldCharType="separate"/>
      </w:r>
      <w:ins w:id="846" w:author="UPC" w:date="2015-05-06T10:51:00Z">
        <w:r>
          <w:rPr>
            <w:noProof/>
            <w:webHidden/>
          </w:rPr>
          <w:t>23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47" w:author="UPC" w:date="2015-05-06T10:51:00Z"/>
          <w:rFonts w:asciiTheme="minorHAnsi" w:eastAsiaTheme="minorEastAsia" w:hAnsiTheme="minorHAnsi" w:cstheme="minorBidi"/>
          <w:noProof/>
          <w:szCs w:val="22"/>
          <w:lang w:eastAsia="ca-ES"/>
        </w:rPr>
      </w:pPr>
      <w:ins w:id="848" w:author="UPC" w:date="2015-05-06T10:51:00Z">
        <w:r w:rsidRPr="00063A85">
          <w:rPr>
            <w:rStyle w:val="Enlla"/>
            <w:noProof/>
          </w:rPr>
          <w:fldChar w:fldCharType="begin"/>
        </w:r>
        <w:r w:rsidRPr="00063A85">
          <w:rPr>
            <w:rStyle w:val="Enlla"/>
            <w:noProof/>
          </w:rPr>
          <w:instrText xml:space="preserve"> </w:instrText>
        </w:r>
        <w:r>
          <w:rPr>
            <w:noProof/>
          </w:rPr>
          <w:instrText>HYPERLINK \l "_Toc418672963"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22: Canviar el nom del servidor a Grails 2.4.3</w:t>
        </w:r>
        <w:r>
          <w:rPr>
            <w:noProof/>
            <w:webHidden/>
          </w:rPr>
          <w:tab/>
        </w:r>
        <w:r>
          <w:rPr>
            <w:noProof/>
            <w:webHidden/>
          </w:rPr>
          <w:fldChar w:fldCharType="begin"/>
        </w:r>
        <w:r>
          <w:rPr>
            <w:noProof/>
            <w:webHidden/>
          </w:rPr>
          <w:instrText xml:space="preserve"> PAGEREF _Toc418672963 \h </w:instrText>
        </w:r>
        <w:r>
          <w:rPr>
            <w:noProof/>
            <w:webHidden/>
          </w:rPr>
        </w:r>
      </w:ins>
      <w:r>
        <w:rPr>
          <w:noProof/>
          <w:webHidden/>
        </w:rPr>
        <w:fldChar w:fldCharType="separate"/>
      </w:r>
      <w:ins w:id="849" w:author="UPC" w:date="2015-05-06T10:51:00Z">
        <w:r>
          <w:rPr>
            <w:noProof/>
            <w:webHidden/>
          </w:rPr>
          <w:t>23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50" w:author="UPC" w:date="2015-05-06T10:51:00Z"/>
          <w:rFonts w:asciiTheme="minorHAnsi" w:eastAsiaTheme="minorEastAsia" w:hAnsiTheme="minorHAnsi" w:cstheme="minorBidi"/>
          <w:noProof/>
          <w:szCs w:val="22"/>
          <w:lang w:eastAsia="ca-ES"/>
        </w:rPr>
      </w:pPr>
      <w:ins w:id="851" w:author="UPC" w:date="2015-05-06T10:51:00Z">
        <w:r w:rsidRPr="00063A85">
          <w:rPr>
            <w:rStyle w:val="Enlla"/>
            <w:noProof/>
          </w:rPr>
          <w:fldChar w:fldCharType="begin"/>
        </w:r>
        <w:r w:rsidRPr="00063A85">
          <w:rPr>
            <w:rStyle w:val="Enlla"/>
            <w:noProof/>
          </w:rPr>
          <w:instrText xml:space="preserve"> </w:instrText>
        </w:r>
        <w:r>
          <w:rPr>
            <w:noProof/>
          </w:rPr>
          <w:instrText>HYPERLINK \l "_Toc418672964"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23: Referenciar TreeTable en una aplicació Grails</w:t>
        </w:r>
        <w:r>
          <w:rPr>
            <w:noProof/>
            <w:webHidden/>
          </w:rPr>
          <w:tab/>
        </w:r>
        <w:r>
          <w:rPr>
            <w:noProof/>
            <w:webHidden/>
          </w:rPr>
          <w:fldChar w:fldCharType="begin"/>
        </w:r>
        <w:r>
          <w:rPr>
            <w:noProof/>
            <w:webHidden/>
          </w:rPr>
          <w:instrText xml:space="preserve"> PAGEREF _Toc418672964 \h </w:instrText>
        </w:r>
        <w:r>
          <w:rPr>
            <w:noProof/>
            <w:webHidden/>
          </w:rPr>
        </w:r>
      </w:ins>
      <w:r>
        <w:rPr>
          <w:noProof/>
          <w:webHidden/>
        </w:rPr>
        <w:fldChar w:fldCharType="separate"/>
      </w:r>
      <w:ins w:id="852" w:author="UPC" w:date="2015-05-06T10:51:00Z">
        <w:r>
          <w:rPr>
            <w:noProof/>
            <w:webHidden/>
          </w:rPr>
          <w:t>25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53" w:author="UPC" w:date="2015-05-06T10:51:00Z"/>
          <w:rFonts w:asciiTheme="minorHAnsi" w:eastAsiaTheme="minorEastAsia" w:hAnsiTheme="minorHAnsi" w:cstheme="minorBidi"/>
          <w:noProof/>
          <w:szCs w:val="22"/>
          <w:lang w:eastAsia="ca-ES"/>
        </w:rPr>
      </w:pPr>
      <w:ins w:id="854" w:author="UPC" w:date="2015-05-06T10:51:00Z">
        <w:r w:rsidRPr="00063A85">
          <w:rPr>
            <w:rStyle w:val="Enlla"/>
            <w:noProof/>
          </w:rPr>
          <w:fldChar w:fldCharType="begin"/>
        </w:r>
        <w:r w:rsidRPr="00063A85">
          <w:rPr>
            <w:rStyle w:val="Enlla"/>
            <w:noProof/>
          </w:rPr>
          <w:instrText xml:space="preserve"> </w:instrText>
        </w:r>
        <w:r>
          <w:rPr>
            <w:noProof/>
          </w:rPr>
          <w:instrText>HYPERLINK \l "_Toc418672965"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24: Codi exemple senzill amb TreeTable</w:t>
        </w:r>
        <w:r>
          <w:rPr>
            <w:noProof/>
            <w:webHidden/>
          </w:rPr>
          <w:tab/>
        </w:r>
        <w:r>
          <w:rPr>
            <w:noProof/>
            <w:webHidden/>
          </w:rPr>
          <w:fldChar w:fldCharType="begin"/>
        </w:r>
        <w:r>
          <w:rPr>
            <w:noProof/>
            <w:webHidden/>
          </w:rPr>
          <w:instrText xml:space="preserve"> PAGEREF _Toc418672965 \h </w:instrText>
        </w:r>
        <w:r>
          <w:rPr>
            <w:noProof/>
            <w:webHidden/>
          </w:rPr>
        </w:r>
      </w:ins>
      <w:r>
        <w:rPr>
          <w:noProof/>
          <w:webHidden/>
        </w:rPr>
        <w:fldChar w:fldCharType="separate"/>
      </w:r>
      <w:ins w:id="855" w:author="UPC" w:date="2015-05-06T10:51:00Z">
        <w:r>
          <w:rPr>
            <w:noProof/>
            <w:webHidden/>
          </w:rPr>
          <w:t>26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56" w:author="UPC" w:date="2015-05-06T10:51:00Z"/>
          <w:rFonts w:asciiTheme="minorHAnsi" w:eastAsiaTheme="minorEastAsia" w:hAnsiTheme="minorHAnsi" w:cstheme="minorBidi"/>
          <w:noProof/>
          <w:szCs w:val="22"/>
          <w:lang w:eastAsia="ca-ES"/>
        </w:rPr>
      </w:pPr>
      <w:ins w:id="857" w:author="UPC" w:date="2015-05-06T10:51:00Z">
        <w:r w:rsidRPr="00063A85">
          <w:rPr>
            <w:rStyle w:val="Enlla"/>
            <w:noProof/>
          </w:rPr>
          <w:fldChar w:fldCharType="begin"/>
        </w:r>
        <w:r w:rsidRPr="00063A85">
          <w:rPr>
            <w:rStyle w:val="Enlla"/>
            <w:noProof/>
          </w:rPr>
          <w:instrText xml:space="preserve"> </w:instrText>
        </w:r>
        <w:r>
          <w:rPr>
            <w:noProof/>
          </w:rPr>
          <w:instrText>HYPERLINK \l "_Toc418672966"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25: Crida al template que construeix el TreeTable</w:t>
        </w:r>
        <w:r>
          <w:rPr>
            <w:noProof/>
            <w:webHidden/>
          </w:rPr>
          <w:tab/>
        </w:r>
        <w:r>
          <w:rPr>
            <w:noProof/>
            <w:webHidden/>
          </w:rPr>
          <w:fldChar w:fldCharType="begin"/>
        </w:r>
        <w:r>
          <w:rPr>
            <w:noProof/>
            <w:webHidden/>
          </w:rPr>
          <w:instrText xml:space="preserve"> PAGEREF _Toc418672966 \h </w:instrText>
        </w:r>
        <w:r>
          <w:rPr>
            <w:noProof/>
            <w:webHidden/>
          </w:rPr>
        </w:r>
      </w:ins>
      <w:r>
        <w:rPr>
          <w:noProof/>
          <w:webHidden/>
        </w:rPr>
        <w:fldChar w:fldCharType="separate"/>
      </w:r>
      <w:ins w:id="858" w:author="UPC" w:date="2015-05-06T10:51:00Z">
        <w:r>
          <w:rPr>
            <w:noProof/>
            <w:webHidden/>
          </w:rPr>
          <w:t>28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59" w:author="UPC" w:date="2015-05-06T10:51:00Z"/>
          <w:rFonts w:asciiTheme="minorHAnsi" w:eastAsiaTheme="minorEastAsia" w:hAnsiTheme="minorHAnsi" w:cstheme="minorBidi"/>
          <w:noProof/>
          <w:szCs w:val="22"/>
          <w:lang w:eastAsia="ca-ES"/>
        </w:rPr>
      </w:pPr>
      <w:ins w:id="860" w:author="UPC" w:date="2015-05-06T10:51:00Z">
        <w:r w:rsidRPr="00063A85">
          <w:rPr>
            <w:rStyle w:val="Enlla"/>
            <w:noProof/>
          </w:rPr>
          <w:fldChar w:fldCharType="begin"/>
        </w:r>
        <w:r w:rsidRPr="00063A85">
          <w:rPr>
            <w:rStyle w:val="Enlla"/>
            <w:noProof/>
          </w:rPr>
          <w:instrText xml:space="preserve"> </w:instrText>
        </w:r>
        <w:r>
          <w:rPr>
            <w:noProof/>
          </w:rPr>
          <w:instrText>HYPERLINK \l "_Toc418672967"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26: Codi Javascript per executar TreeTable</w:t>
        </w:r>
        <w:r>
          <w:rPr>
            <w:noProof/>
            <w:webHidden/>
          </w:rPr>
          <w:tab/>
        </w:r>
        <w:r>
          <w:rPr>
            <w:noProof/>
            <w:webHidden/>
          </w:rPr>
          <w:fldChar w:fldCharType="begin"/>
        </w:r>
        <w:r>
          <w:rPr>
            <w:noProof/>
            <w:webHidden/>
          </w:rPr>
          <w:instrText xml:space="preserve"> PAGEREF _Toc418672967 \h </w:instrText>
        </w:r>
        <w:r>
          <w:rPr>
            <w:noProof/>
            <w:webHidden/>
          </w:rPr>
        </w:r>
      </w:ins>
      <w:r>
        <w:rPr>
          <w:noProof/>
          <w:webHidden/>
        </w:rPr>
        <w:fldChar w:fldCharType="separate"/>
      </w:r>
      <w:ins w:id="861" w:author="UPC" w:date="2015-05-06T10:51:00Z">
        <w:r>
          <w:rPr>
            <w:noProof/>
            <w:webHidden/>
          </w:rPr>
          <w:t>28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62" w:author="UPC" w:date="2015-05-06T10:51:00Z"/>
          <w:rFonts w:asciiTheme="minorHAnsi" w:eastAsiaTheme="minorEastAsia" w:hAnsiTheme="minorHAnsi" w:cstheme="minorBidi"/>
          <w:noProof/>
          <w:szCs w:val="22"/>
          <w:lang w:eastAsia="ca-ES"/>
        </w:rPr>
      </w:pPr>
      <w:ins w:id="863" w:author="UPC" w:date="2015-05-06T10:51:00Z">
        <w:r w:rsidRPr="00063A85">
          <w:rPr>
            <w:rStyle w:val="Enlla"/>
            <w:noProof/>
          </w:rPr>
          <w:fldChar w:fldCharType="begin"/>
        </w:r>
        <w:r w:rsidRPr="00063A85">
          <w:rPr>
            <w:rStyle w:val="Enlla"/>
            <w:noProof/>
          </w:rPr>
          <w:instrText xml:space="preserve"> </w:instrText>
        </w:r>
        <w:r>
          <w:rPr>
            <w:noProof/>
          </w:rPr>
          <w:instrText>HYPERLINK \l "_Toc418672968"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27: Instal·lació del plugin CKEditor</w:t>
        </w:r>
        <w:r>
          <w:rPr>
            <w:noProof/>
            <w:webHidden/>
          </w:rPr>
          <w:tab/>
        </w:r>
        <w:r>
          <w:rPr>
            <w:noProof/>
            <w:webHidden/>
          </w:rPr>
          <w:fldChar w:fldCharType="begin"/>
        </w:r>
        <w:r>
          <w:rPr>
            <w:noProof/>
            <w:webHidden/>
          </w:rPr>
          <w:instrText xml:space="preserve"> PAGEREF _Toc418672968 \h </w:instrText>
        </w:r>
        <w:r>
          <w:rPr>
            <w:noProof/>
            <w:webHidden/>
          </w:rPr>
        </w:r>
      </w:ins>
      <w:r>
        <w:rPr>
          <w:noProof/>
          <w:webHidden/>
        </w:rPr>
        <w:fldChar w:fldCharType="separate"/>
      </w:r>
      <w:ins w:id="864" w:author="UPC" w:date="2015-05-06T10:51:00Z">
        <w:r>
          <w:rPr>
            <w:noProof/>
            <w:webHidden/>
          </w:rPr>
          <w:t>29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65" w:author="UPC" w:date="2015-05-06T10:51:00Z"/>
          <w:rFonts w:asciiTheme="minorHAnsi" w:eastAsiaTheme="minorEastAsia" w:hAnsiTheme="minorHAnsi" w:cstheme="minorBidi"/>
          <w:noProof/>
          <w:szCs w:val="22"/>
          <w:lang w:eastAsia="ca-ES"/>
        </w:rPr>
      </w:pPr>
      <w:ins w:id="866" w:author="UPC" w:date="2015-05-06T10:51:00Z">
        <w:r w:rsidRPr="00063A85">
          <w:rPr>
            <w:rStyle w:val="Enlla"/>
            <w:noProof/>
          </w:rPr>
          <w:fldChar w:fldCharType="begin"/>
        </w:r>
        <w:r w:rsidRPr="00063A85">
          <w:rPr>
            <w:rStyle w:val="Enlla"/>
            <w:noProof/>
          </w:rPr>
          <w:instrText xml:space="preserve"> </w:instrText>
        </w:r>
        <w:r>
          <w:rPr>
            <w:noProof/>
          </w:rPr>
          <w:instrText>HYPERLINK \l "_Toc418672969"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28: Codi GSP per incloure CKEditor</w:t>
        </w:r>
        <w:r>
          <w:rPr>
            <w:noProof/>
            <w:webHidden/>
          </w:rPr>
          <w:tab/>
        </w:r>
        <w:r>
          <w:rPr>
            <w:noProof/>
            <w:webHidden/>
          </w:rPr>
          <w:fldChar w:fldCharType="begin"/>
        </w:r>
        <w:r>
          <w:rPr>
            <w:noProof/>
            <w:webHidden/>
          </w:rPr>
          <w:instrText xml:space="preserve"> PAGEREF _Toc418672969 \h </w:instrText>
        </w:r>
        <w:r>
          <w:rPr>
            <w:noProof/>
            <w:webHidden/>
          </w:rPr>
        </w:r>
      </w:ins>
      <w:r>
        <w:rPr>
          <w:noProof/>
          <w:webHidden/>
        </w:rPr>
        <w:fldChar w:fldCharType="separate"/>
      </w:r>
      <w:ins w:id="867" w:author="UPC" w:date="2015-05-06T10:51:00Z">
        <w:r>
          <w:rPr>
            <w:noProof/>
            <w:webHidden/>
          </w:rPr>
          <w:t>30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68" w:author="UPC" w:date="2015-05-06T10:51:00Z"/>
          <w:rFonts w:asciiTheme="minorHAnsi" w:eastAsiaTheme="minorEastAsia" w:hAnsiTheme="minorHAnsi" w:cstheme="minorBidi"/>
          <w:noProof/>
          <w:szCs w:val="22"/>
          <w:lang w:eastAsia="ca-ES"/>
        </w:rPr>
      </w:pPr>
      <w:ins w:id="869" w:author="UPC" w:date="2015-05-06T10:51:00Z">
        <w:r w:rsidRPr="00063A85">
          <w:rPr>
            <w:rStyle w:val="Enlla"/>
            <w:noProof/>
          </w:rPr>
          <w:fldChar w:fldCharType="begin"/>
        </w:r>
        <w:r w:rsidRPr="00063A85">
          <w:rPr>
            <w:rStyle w:val="Enlla"/>
            <w:noProof/>
          </w:rPr>
          <w:instrText xml:space="preserve"> </w:instrText>
        </w:r>
        <w:r>
          <w:rPr>
            <w:noProof/>
          </w:rPr>
          <w:instrText>HYPERLINK \l "_Toc418672970"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29: Tractar el text escrit al CKEditor</w:t>
        </w:r>
        <w:r>
          <w:rPr>
            <w:noProof/>
            <w:webHidden/>
          </w:rPr>
          <w:tab/>
        </w:r>
        <w:r>
          <w:rPr>
            <w:noProof/>
            <w:webHidden/>
          </w:rPr>
          <w:fldChar w:fldCharType="begin"/>
        </w:r>
        <w:r>
          <w:rPr>
            <w:noProof/>
            <w:webHidden/>
          </w:rPr>
          <w:instrText xml:space="preserve"> PAGEREF _Toc418672970 \h </w:instrText>
        </w:r>
        <w:r>
          <w:rPr>
            <w:noProof/>
            <w:webHidden/>
          </w:rPr>
        </w:r>
      </w:ins>
      <w:r>
        <w:rPr>
          <w:noProof/>
          <w:webHidden/>
        </w:rPr>
        <w:fldChar w:fldCharType="separate"/>
      </w:r>
      <w:ins w:id="870" w:author="UPC" w:date="2015-05-06T10:51:00Z">
        <w:r>
          <w:rPr>
            <w:noProof/>
            <w:webHidden/>
          </w:rPr>
          <w:t>30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71" w:author="UPC" w:date="2015-05-06T10:51:00Z"/>
          <w:rFonts w:asciiTheme="minorHAnsi" w:eastAsiaTheme="minorEastAsia" w:hAnsiTheme="minorHAnsi" w:cstheme="minorBidi"/>
          <w:noProof/>
          <w:szCs w:val="22"/>
          <w:lang w:eastAsia="ca-ES"/>
        </w:rPr>
      </w:pPr>
      <w:ins w:id="872" w:author="UPC" w:date="2015-05-06T10:51:00Z">
        <w:r w:rsidRPr="00063A85">
          <w:rPr>
            <w:rStyle w:val="Enlla"/>
            <w:noProof/>
          </w:rPr>
          <w:fldChar w:fldCharType="begin"/>
        </w:r>
        <w:r w:rsidRPr="00063A85">
          <w:rPr>
            <w:rStyle w:val="Enlla"/>
            <w:noProof/>
          </w:rPr>
          <w:instrText xml:space="preserve"> </w:instrText>
        </w:r>
        <w:r>
          <w:rPr>
            <w:noProof/>
          </w:rPr>
          <w:instrText>HYPERLINK \l "_Toc418672971"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30: Ruta arxiu de configuració config.js del CKEditor a la pestanya Navigator</w:t>
        </w:r>
        <w:r>
          <w:rPr>
            <w:noProof/>
            <w:webHidden/>
          </w:rPr>
          <w:tab/>
        </w:r>
        <w:r>
          <w:rPr>
            <w:noProof/>
            <w:webHidden/>
          </w:rPr>
          <w:fldChar w:fldCharType="begin"/>
        </w:r>
        <w:r>
          <w:rPr>
            <w:noProof/>
            <w:webHidden/>
          </w:rPr>
          <w:instrText xml:space="preserve"> PAGEREF _Toc418672971 \h </w:instrText>
        </w:r>
        <w:r>
          <w:rPr>
            <w:noProof/>
            <w:webHidden/>
          </w:rPr>
        </w:r>
      </w:ins>
      <w:r>
        <w:rPr>
          <w:noProof/>
          <w:webHidden/>
        </w:rPr>
        <w:fldChar w:fldCharType="separate"/>
      </w:r>
      <w:ins w:id="873" w:author="UPC" w:date="2015-05-06T10:51:00Z">
        <w:r>
          <w:rPr>
            <w:noProof/>
            <w:webHidden/>
          </w:rPr>
          <w:t>31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74" w:author="UPC" w:date="2015-05-06T10:51:00Z"/>
          <w:rFonts w:asciiTheme="minorHAnsi" w:eastAsiaTheme="minorEastAsia" w:hAnsiTheme="minorHAnsi" w:cstheme="minorBidi"/>
          <w:noProof/>
          <w:szCs w:val="22"/>
          <w:lang w:eastAsia="ca-ES"/>
        </w:rPr>
      </w:pPr>
      <w:ins w:id="875" w:author="UPC" w:date="2015-05-06T10:51:00Z">
        <w:r w:rsidRPr="00063A85">
          <w:rPr>
            <w:rStyle w:val="Enlla"/>
            <w:noProof/>
          </w:rPr>
          <w:fldChar w:fldCharType="begin"/>
        </w:r>
        <w:r w:rsidRPr="00063A85">
          <w:rPr>
            <w:rStyle w:val="Enlla"/>
            <w:noProof/>
          </w:rPr>
          <w:instrText xml:space="preserve"> </w:instrText>
        </w:r>
        <w:r>
          <w:rPr>
            <w:noProof/>
          </w:rPr>
          <w:instrText>HYPERLINK \l "_Toc418672972"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31: Ruta arxiu de configuració </w:t>
        </w:r>
        <w:r w:rsidRPr="00063A85">
          <w:rPr>
            <w:rStyle w:val="Enlla"/>
            <w:i/>
            <w:noProof/>
          </w:rPr>
          <w:t>config.js</w:t>
        </w:r>
        <w:r w:rsidRPr="00063A85">
          <w:rPr>
            <w:rStyle w:val="Enlla"/>
            <w:noProof/>
          </w:rPr>
          <w:t xml:space="preserve"> del CKEditor al sistema de fitxers</w:t>
        </w:r>
        <w:r>
          <w:rPr>
            <w:noProof/>
            <w:webHidden/>
          </w:rPr>
          <w:tab/>
        </w:r>
        <w:r>
          <w:rPr>
            <w:noProof/>
            <w:webHidden/>
          </w:rPr>
          <w:fldChar w:fldCharType="begin"/>
        </w:r>
        <w:r>
          <w:rPr>
            <w:noProof/>
            <w:webHidden/>
          </w:rPr>
          <w:instrText xml:space="preserve"> PAGEREF _Toc418672972 \h </w:instrText>
        </w:r>
        <w:r>
          <w:rPr>
            <w:noProof/>
            <w:webHidden/>
          </w:rPr>
        </w:r>
      </w:ins>
      <w:r>
        <w:rPr>
          <w:noProof/>
          <w:webHidden/>
        </w:rPr>
        <w:fldChar w:fldCharType="separate"/>
      </w:r>
      <w:ins w:id="876" w:author="UPC" w:date="2015-05-06T10:51:00Z">
        <w:r>
          <w:rPr>
            <w:noProof/>
            <w:webHidden/>
          </w:rPr>
          <w:t>31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77" w:author="UPC" w:date="2015-05-06T10:51:00Z"/>
          <w:rFonts w:asciiTheme="minorHAnsi" w:eastAsiaTheme="minorEastAsia" w:hAnsiTheme="minorHAnsi" w:cstheme="minorBidi"/>
          <w:noProof/>
          <w:szCs w:val="22"/>
          <w:lang w:eastAsia="ca-ES"/>
        </w:rPr>
      </w:pPr>
      <w:ins w:id="878" w:author="UPC" w:date="2015-05-06T10:51:00Z">
        <w:r w:rsidRPr="00063A85">
          <w:rPr>
            <w:rStyle w:val="Enlla"/>
            <w:noProof/>
          </w:rPr>
          <w:lastRenderedPageBreak/>
          <w:fldChar w:fldCharType="begin"/>
        </w:r>
        <w:r w:rsidRPr="00063A85">
          <w:rPr>
            <w:rStyle w:val="Enlla"/>
            <w:noProof/>
          </w:rPr>
          <w:instrText xml:space="preserve"> </w:instrText>
        </w:r>
        <w:r>
          <w:rPr>
            <w:noProof/>
          </w:rPr>
          <w:instrText>HYPERLINK \l "_Toc418672973"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32: Ruta arxiu </w:t>
        </w:r>
        <w:r w:rsidRPr="00063A85">
          <w:rPr>
            <w:rStyle w:val="Enlla"/>
            <w:i/>
            <w:noProof/>
          </w:rPr>
          <w:t>config.js</w:t>
        </w:r>
        <w:r w:rsidRPr="00063A85">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_Toc418672973 \h </w:instrText>
        </w:r>
        <w:r>
          <w:rPr>
            <w:noProof/>
            <w:webHidden/>
          </w:rPr>
        </w:r>
      </w:ins>
      <w:r>
        <w:rPr>
          <w:noProof/>
          <w:webHidden/>
        </w:rPr>
        <w:fldChar w:fldCharType="separate"/>
      </w:r>
      <w:ins w:id="879" w:author="UPC" w:date="2015-05-06T10:51:00Z">
        <w:r>
          <w:rPr>
            <w:noProof/>
            <w:webHidden/>
          </w:rPr>
          <w:t>31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80" w:author="UPC" w:date="2015-05-06T10:51:00Z"/>
          <w:rFonts w:asciiTheme="minorHAnsi" w:eastAsiaTheme="minorEastAsia" w:hAnsiTheme="minorHAnsi" w:cstheme="minorBidi"/>
          <w:noProof/>
          <w:szCs w:val="22"/>
          <w:lang w:eastAsia="ca-ES"/>
        </w:rPr>
      </w:pPr>
      <w:ins w:id="881" w:author="UPC" w:date="2015-05-06T10:51:00Z">
        <w:r w:rsidRPr="00063A85">
          <w:rPr>
            <w:rStyle w:val="Enlla"/>
            <w:noProof/>
          </w:rPr>
          <w:fldChar w:fldCharType="begin"/>
        </w:r>
        <w:r w:rsidRPr="00063A85">
          <w:rPr>
            <w:rStyle w:val="Enlla"/>
            <w:noProof/>
          </w:rPr>
          <w:instrText xml:space="preserve"> </w:instrText>
        </w:r>
        <w:r>
          <w:rPr>
            <w:noProof/>
          </w:rPr>
          <w:instrText>HYPERLINK \l "_Toc418672974"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33: Arxiu </w:t>
        </w:r>
        <w:r w:rsidRPr="00063A85">
          <w:rPr>
            <w:rStyle w:val="Enlla"/>
            <w:i/>
            <w:noProof/>
          </w:rPr>
          <w:t>config.js</w:t>
        </w:r>
        <w:r w:rsidRPr="00063A85">
          <w:rPr>
            <w:rStyle w:val="Enlla"/>
            <w:noProof/>
          </w:rPr>
          <w:t xml:space="preserve"> original</w:t>
        </w:r>
        <w:r>
          <w:rPr>
            <w:noProof/>
            <w:webHidden/>
          </w:rPr>
          <w:tab/>
        </w:r>
        <w:r>
          <w:rPr>
            <w:noProof/>
            <w:webHidden/>
          </w:rPr>
          <w:fldChar w:fldCharType="begin"/>
        </w:r>
        <w:r>
          <w:rPr>
            <w:noProof/>
            <w:webHidden/>
          </w:rPr>
          <w:instrText xml:space="preserve"> PAGEREF _Toc418672974 \h </w:instrText>
        </w:r>
        <w:r>
          <w:rPr>
            <w:noProof/>
            <w:webHidden/>
          </w:rPr>
        </w:r>
      </w:ins>
      <w:r>
        <w:rPr>
          <w:noProof/>
          <w:webHidden/>
        </w:rPr>
        <w:fldChar w:fldCharType="separate"/>
      </w:r>
      <w:ins w:id="882" w:author="UPC" w:date="2015-05-06T10:51:00Z">
        <w:r>
          <w:rPr>
            <w:noProof/>
            <w:webHidden/>
          </w:rPr>
          <w:t>31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83" w:author="UPC" w:date="2015-05-06T10:51:00Z"/>
          <w:rFonts w:asciiTheme="minorHAnsi" w:eastAsiaTheme="minorEastAsia" w:hAnsiTheme="minorHAnsi" w:cstheme="minorBidi"/>
          <w:noProof/>
          <w:szCs w:val="22"/>
          <w:lang w:eastAsia="ca-ES"/>
        </w:rPr>
      </w:pPr>
      <w:ins w:id="884" w:author="UPC" w:date="2015-05-06T10:51:00Z">
        <w:r w:rsidRPr="00063A85">
          <w:rPr>
            <w:rStyle w:val="Enlla"/>
            <w:noProof/>
          </w:rPr>
          <w:fldChar w:fldCharType="begin"/>
        </w:r>
        <w:r w:rsidRPr="00063A85">
          <w:rPr>
            <w:rStyle w:val="Enlla"/>
            <w:noProof/>
          </w:rPr>
          <w:instrText xml:space="preserve"> </w:instrText>
        </w:r>
        <w:r>
          <w:rPr>
            <w:noProof/>
          </w:rPr>
          <w:instrText>HYPERLINK \l "_Toc418672975"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34: Arxiu </w:t>
        </w:r>
        <w:r w:rsidRPr="00063A85">
          <w:rPr>
            <w:rStyle w:val="Enlla"/>
            <w:i/>
            <w:noProof/>
          </w:rPr>
          <w:t>config.js</w:t>
        </w:r>
        <w:r w:rsidRPr="00063A85">
          <w:rPr>
            <w:rStyle w:val="Enlla"/>
            <w:noProof/>
          </w:rPr>
          <w:t xml:space="preserve"> modificat</w:t>
        </w:r>
        <w:r>
          <w:rPr>
            <w:noProof/>
            <w:webHidden/>
          </w:rPr>
          <w:tab/>
        </w:r>
        <w:r>
          <w:rPr>
            <w:noProof/>
            <w:webHidden/>
          </w:rPr>
          <w:fldChar w:fldCharType="begin"/>
        </w:r>
        <w:r>
          <w:rPr>
            <w:noProof/>
            <w:webHidden/>
          </w:rPr>
          <w:instrText xml:space="preserve"> PAGEREF _Toc418672975 \h </w:instrText>
        </w:r>
        <w:r>
          <w:rPr>
            <w:noProof/>
            <w:webHidden/>
          </w:rPr>
        </w:r>
      </w:ins>
      <w:r>
        <w:rPr>
          <w:noProof/>
          <w:webHidden/>
        </w:rPr>
        <w:fldChar w:fldCharType="separate"/>
      </w:r>
      <w:ins w:id="885" w:author="UPC" w:date="2015-05-06T10:51:00Z">
        <w:r>
          <w:rPr>
            <w:noProof/>
            <w:webHidden/>
          </w:rPr>
          <w:t>32</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86" w:author="UPC" w:date="2015-05-06T10:51:00Z"/>
          <w:rFonts w:asciiTheme="minorHAnsi" w:eastAsiaTheme="minorEastAsia" w:hAnsiTheme="minorHAnsi" w:cstheme="minorBidi"/>
          <w:noProof/>
          <w:szCs w:val="22"/>
          <w:lang w:eastAsia="ca-ES"/>
        </w:rPr>
      </w:pPr>
      <w:ins w:id="887" w:author="UPC" w:date="2015-05-06T10:51:00Z">
        <w:r w:rsidRPr="00063A85">
          <w:rPr>
            <w:rStyle w:val="Enlla"/>
            <w:noProof/>
          </w:rPr>
          <w:fldChar w:fldCharType="begin"/>
        </w:r>
        <w:r w:rsidRPr="00063A85">
          <w:rPr>
            <w:rStyle w:val="Enlla"/>
            <w:noProof/>
          </w:rPr>
          <w:instrText xml:space="preserve"> </w:instrText>
        </w:r>
        <w:r>
          <w:rPr>
            <w:noProof/>
          </w:rPr>
          <w:instrText>HYPERLINK \l "_Toc418672976"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35: Aparença del CKEditor amb l’arxiu </w:t>
        </w:r>
        <w:r w:rsidRPr="00063A85">
          <w:rPr>
            <w:rStyle w:val="Enlla"/>
            <w:i/>
            <w:noProof/>
          </w:rPr>
          <w:t>config.js</w:t>
        </w:r>
        <w:r w:rsidRPr="00063A85">
          <w:rPr>
            <w:rStyle w:val="Enlla"/>
            <w:noProof/>
          </w:rPr>
          <w:t xml:space="preserve"> modificat</w:t>
        </w:r>
        <w:r>
          <w:rPr>
            <w:noProof/>
            <w:webHidden/>
          </w:rPr>
          <w:tab/>
        </w:r>
        <w:r>
          <w:rPr>
            <w:noProof/>
            <w:webHidden/>
          </w:rPr>
          <w:fldChar w:fldCharType="begin"/>
        </w:r>
        <w:r>
          <w:rPr>
            <w:noProof/>
            <w:webHidden/>
          </w:rPr>
          <w:instrText xml:space="preserve"> PAGEREF _Toc418672976 \h </w:instrText>
        </w:r>
        <w:r>
          <w:rPr>
            <w:noProof/>
            <w:webHidden/>
          </w:rPr>
        </w:r>
      </w:ins>
      <w:r>
        <w:rPr>
          <w:noProof/>
          <w:webHidden/>
        </w:rPr>
        <w:fldChar w:fldCharType="separate"/>
      </w:r>
      <w:ins w:id="888" w:author="UPC" w:date="2015-05-06T10:51:00Z">
        <w:r>
          <w:rPr>
            <w:noProof/>
            <w:webHidden/>
          </w:rPr>
          <w:t>32</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89" w:author="UPC" w:date="2015-05-06T10:51:00Z"/>
          <w:rFonts w:asciiTheme="minorHAnsi" w:eastAsiaTheme="minorEastAsia" w:hAnsiTheme="minorHAnsi" w:cstheme="minorBidi"/>
          <w:noProof/>
          <w:szCs w:val="22"/>
          <w:lang w:eastAsia="ca-ES"/>
        </w:rPr>
      </w:pPr>
      <w:ins w:id="890" w:author="UPC" w:date="2015-05-06T10:51:00Z">
        <w:r w:rsidRPr="00063A85">
          <w:rPr>
            <w:rStyle w:val="Enlla"/>
            <w:noProof/>
          </w:rPr>
          <w:fldChar w:fldCharType="begin"/>
        </w:r>
        <w:r w:rsidRPr="00063A85">
          <w:rPr>
            <w:rStyle w:val="Enlla"/>
            <w:noProof/>
          </w:rPr>
          <w:instrText xml:space="preserve"> </w:instrText>
        </w:r>
        <w:r>
          <w:rPr>
            <w:noProof/>
          </w:rPr>
          <w:instrText>HYPERLINK \l "_Toc418672977"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36: Reubicació de l'arxiu </w:t>
        </w:r>
        <w:r w:rsidRPr="00063A85">
          <w:rPr>
            <w:rStyle w:val="Enlla"/>
            <w:i/>
            <w:noProof/>
          </w:rPr>
          <w:t>config.js</w:t>
        </w:r>
        <w:r>
          <w:rPr>
            <w:noProof/>
            <w:webHidden/>
          </w:rPr>
          <w:tab/>
        </w:r>
        <w:r>
          <w:rPr>
            <w:noProof/>
            <w:webHidden/>
          </w:rPr>
          <w:fldChar w:fldCharType="begin"/>
        </w:r>
        <w:r>
          <w:rPr>
            <w:noProof/>
            <w:webHidden/>
          </w:rPr>
          <w:instrText xml:space="preserve"> PAGEREF _Toc418672977 \h </w:instrText>
        </w:r>
        <w:r>
          <w:rPr>
            <w:noProof/>
            <w:webHidden/>
          </w:rPr>
        </w:r>
      </w:ins>
      <w:r>
        <w:rPr>
          <w:noProof/>
          <w:webHidden/>
        </w:rPr>
        <w:fldChar w:fldCharType="separate"/>
      </w:r>
      <w:ins w:id="891" w:author="UPC" w:date="2015-05-06T10:51:00Z">
        <w:r>
          <w:rPr>
            <w:noProof/>
            <w:webHidden/>
          </w:rPr>
          <w:t>33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92" w:author="UPC" w:date="2015-05-06T10:51:00Z"/>
          <w:rFonts w:asciiTheme="minorHAnsi" w:eastAsiaTheme="minorEastAsia" w:hAnsiTheme="minorHAnsi" w:cstheme="minorBidi"/>
          <w:noProof/>
          <w:szCs w:val="22"/>
          <w:lang w:eastAsia="ca-ES"/>
        </w:rPr>
      </w:pPr>
      <w:ins w:id="893" w:author="UPC" w:date="2015-05-06T10:51:00Z">
        <w:r w:rsidRPr="00063A85">
          <w:rPr>
            <w:rStyle w:val="Enlla"/>
            <w:noProof/>
          </w:rPr>
          <w:fldChar w:fldCharType="begin"/>
        </w:r>
        <w:r w:rsidRPr="00063A85">
          <w:rPr>
            <w:rStyle w:val="Enlla"/>
            <w:noProof/>
          </w:rPr>
          <w:instrText xml:space="preserve"> </w:instrText>
        </w:r>
        <w:r>
          <w:rPr>
            <w:noProof/>
          </w:rPr>
          <w:instrText>HYPERLINK \l "_Toc418672978"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37: Canviar idioma CKEditor a l'arxiu </w:t>
        </w:r>
        <w:r w:rsidRPr="00063A85">
          <w:rPr>
            <w:rStyle w:val="Enlla"/>
            <w:i/>
            <w:noProof/>
          </w:rPr>
          <w:t>config.js</w:t>
        </w:r>
        <w:r>
          <w:rPr>
            <w:noProof/>
            <w:webHidden/>
          </w:rPr>
          <w:tab/>
        </w:r>
        <w:r>
          <w:rPr>
            <w:noProof/>
            <w:webHidden/>
          </w:rPr>
          <w:fldChar w:fldCharType="begin"/>
        </w:r>
        <w:r>
          <w:rPr>
            <w:noProof/>
            <w:webHidden/>
          </w:rPr>
          <w:instrText xml:space="preserve"> PAGEREF _Toc418672978 \h </w:instrText>
        </w:r>
        <w:r>
          <w:rPr>
            <w:noProof/>
            <w:webHidden/>
          </w:rPr>
        </w:r>
      </w:ins>
      <w:r>
        <w:rPr>
          <w:noProof/>
          <w:webHidden/>
        </w:rPr>
        <w:fldChar w:fldCharType="separate"/>
      </w:r>
      <w:ins w:id="894" w:author="UPC" w:date="2015-05-06T10:51:00Z">
        <w:r>
          <w:rPr>
            <w:noProof/>
            <w:webHidden/>
          </w:rPr>
          <w:t>33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95" w:author="UPC" w:date="2015-05-06T10:51:00Z"/>
          <w:rFonts w:asciiTheme="minorHAnsi" w:eastAsiaTheme="minorEastAsia" w:hAnsiTheme="minorHAnsi" w:cstheme="minorBidi"/>
          <w:noProof/>
          <w:szCs w:val="22"/>
          <w:lang w:eastAsia="ca-ES"/>
        </w:rPr>
      </w:pPr>
      <w:ins w:id="896" w:author="UPC" w:date="2015-05-06T10:51:00Z">
        <w:r w:rsidRPr="00063A85">
          <w:rPr>
            <w:rStyle w:val="Enlla"/>
            <w:noProof/>
          </w:rPr>
          <w:fldChar w:fldCharType="begin"/>
        </w:r>
        <w:r w:rsidRPr="00063A85">
          <w:rPr>
            <w:rStyle w:val="Enlla"/>
            <w:noProof/>
          </w:rPr>
          <w:instrText xml:space="preserve"> </w:instrText>
        </w:r>
        <w:r>
          <w:rPr>
            <w:noProof/>
          </w:rPr>
          <w:instrText>HYPERLINK \l "_Toc418672979"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38: Personalitzar la barra d’eines de CKEditor a l'arxiu </w:t>
        </w:r>
        <w:r w:rsidRPr="00063A85">
          <w:rPr>
            <w:rStyle w:val="Enlla"/>
            <w:i/>
            <w:noProof/>
          </w:rPr>
          <w:t>config.js</w:t>
        </w:r>
        <w:r>
          <w:rPr>
            <w:noProof/>
            <w:webHidden/>
          </w:rPr>
          <w:tab/>
        </w:r>
        <w:r>
          <w:rPr>
            <w:noProof/>
            <w:webHidden/>
          </w:rPr>
          <w:fldChar w:fldCharType="begin"/>
        </w:r>
        <w:r>
          <w:rPr>
            <w:noProof/>
            <w:webHidden/>
          </w:rPr>
          <w:instrText xml:space="preserve"> PAGEREF _Toc418672979 \h </w:instrText>
        </w:r>
        <w:r>
          <w:rPr>
            <w:noProof/>
            <w:webHidden/>
          </w:rPr>
        </w:r>
      </w:ins>
      <w:r>
        <w:rPr>
          <w:noProof/>
          <w:webHidden/>
        </w:rPr>
        <w:fldChar w:fldCharType="separate"/>
      </w:r>
      <w:ins w:id="897" w:author="UPC" w:date="2015-05-06T10:51:00Z">
        <w:r>
          <w:rPr>
            <w:noProof/>
            <w:webHidden/>
          </w:rPr>
          <w:t>34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898" w:author="UPC" w:date="2015-05-06T10:51:00Z"/>
          <w:rFonts w:asciiTheme="minorHAnsi" w:eastAsiaTheme="minorEastAsia" w:hAnsiTheme="minorHAnsi" w:cstheme="minorBidi"/>
          <w:noProof/>
          <w:szCs w:val="22"/>
          <w:lang w:eastAsia="ca-ES"/>
        </w:rPr>
      </w:pPr>
      <w:ins w:id="899" w:author="UPC" w:date="2015-05-06T10:51:00Z">
        <w:r w:rsidRPr="00063A85">
          <w:rPr>
            <w:rStyle w:val="Enlla"/>
            <w:noProof/>
          </w:rPr>
          <w:fldChar w:fldCharType="begin"/>
        </w:r>
        <w:r w:rsidRPr="00063A85">
          <w:rPr>
            <w:rStyle w:val="Enlla"/>
            <w:noProof/>
          </w:rPr>
          <w:instrText xml:space="preserve"> </w:instrText>
        </w:r>
        <w:r>
          <w:rPr>
            <w:noProof/>
          </w:rPr>
          <w:instrText>HYPERLINK \l "_Toc418672980"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39: Canviar idioma CKEditor a l'arxiu </w:t>
        </w:r>
        <w:r w:rsidRPr="00063A85">
          <w:rPr>
            <w:rStyle w:val="Enlla"/>
            <w:i/>
            <w:noProof/>
          </w:rPr>
          <w:t>config.js</w:t>
        </w:r>
        <w:r>
          <w:rPr>
            <w:noProof/>
            <w:webHidden/>
          </w:rPr>
          <w:tab/>
        </w:r>
        <w:r>
          <w:rPr>
            <w:noProof/>
            <w:webHidden/>
          </w:rPr>
          <w:fldChar w:fldCharType="begin"/>
        </w:r>
        <w:r>
          <w:rPr>
            <w:noProof/>
            <w:webHidden/>
          </w:rPr>
          <w:instrText xml:space="preserve"> PAGEREF _Toc418672980 \h </w:instrText>
        </w:r>
        <w:r>
          <w:rPr>
            <w:noProof/>
            <w:webHidden/>
          </w:rPr>
        </w:r>
      </w:ins>
      <w:r>
        <w:rPr>
          <w:noProof/>
          <w:webHidden/>
        </w:rPr>
        <w:fldChar w:fldCharType="separate"/>
      </w:r>
      <w:ins w:id="900" w:author="UPC" w:date="2015-05-06T10:51:00Z">
        <w:r>
          <w:rPr>
            <w:noProof/>
            <w:webHidden/>
          </w:rPr>
          <w:t>34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01" w:author="UPC" w:date="2015-05-06T10:51:00Z"/>
          <w:rFonts w:asciiTheme="minorHAnsi" w:eastAsiaTheme="minorEastAsia" w:hAnsiTheme="minorHAnsi" w:cstheme="minorBidi"/>
          <w:noProof/>
          <w:szCs w:val="22"/>
          <w:lang w:eastAsia="ca-ES"/>
        </w:rPr>
      </w:pPr>
      <w:ins w:id="902" w:author="UPC" w:date="2015-05-06T10:51:00Z">
        <w:r w:rsidRPr="00063A85">
          <w:rPr>
            <w:rStyle w:val="Enlla"/>
            <w:noProof/>
          </w:rPr>
          <w:fldChar w:fldCharType="begin"/>
        </w:r>
        <w:r w:rsidRPr="00063A85">
          <w:rPr>
            <w:rStyle w:val="Enlla"/>
            <w:noProof/>
          </w:rPr>
          <w:instrText xml:space="preserve"> </w:instrText>
        </w:r>
        <w:r>
          <w:rPr>
            <w:noProof/>
          </w:rPr>
          <w:instrText>HYPERLINK \l "_Toc418672981"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40: Canviar idioma CKEditor a l'arxiu </w:t>
        </w:r>
        <w:r w:rsidRPr="00063A85">
          <w:rPr>
            <w:rStyle w:val="Enlla"/>
            <w:i/>
            <w:noProof/>
          </w:rPr>
          <w:t>config.js</w:t>
        </w:r>
        <w:r>
          <w:rPr>
            <w:noProof/>
            <w:webHidden/>
          </w:rPr>
          <w:tab/>
        </w:r>
        <w:r>
          <w:rPr>
            <w:noProof/>
            <w:webHidden/>
          </w:rPr>
          <w:fldChar w:fldCharType="begin"/>
        </w:r>
        <w:r>
          <w:rPr>
            <w:noProof/>
            <w:webHidden/>
          </w:rPr>
          <w:instrText xml:space="preserve"> PAGEREF _Toc418672981 \h </w:instrText>
        </w:r>
        <w:r>
          <w:rPr>
            <w:noProof/>
            <w:webHidden/>
          </w:rPr>
        </w:r>
      </w:ins>
      <w:r>
        <w:rPr>
          <w:noProof/>
          <w:webHidden/>
        </w:rPr>
        <w:fldChar w:fldCharType="separate"/>
      </w:r>
      <w:ins w:id="903" w:author="UPC" w:date="2015-05-06T10:51:00Z">
        <w:r>
          <w:rPr>
            <w:noProof/>
            <w:webHidden/>
          </w:rPr>
          <w:t>35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04" w:author="UPC" w:date="2015-05-06T10:51:00Z"/>
          <w:rFonts w:asciiTheme="minorHAnsi" w:eastAsiaTheme="minorEastAsia" w:hAnsiTheme="minorHAnsi" w:cstheme="minorBidi"/>
          <w:noProof/>
          <w:szCs w:val="22"/>
          <w:lang w:eastAsia="ca-ES"/>
        </w:rPr>
      </w:pPr>
      <w:ins w:id="905" w:author="UPC" w:date="2015-05-06T10:51:00Z">
        <w:r w:rsidRPr="00063A85">
          <w:rPr>
            <w:rStyle w:val="Enlla"/>
            <w:noProof/>
          </w:rPr>
          <w:fldChar w:fldCharType="begin"/>
        </w:r>
        <w:r w:rsidRPr="00063A85">
          <w:rPr>
            <w:rStyle w:val="Enlla"/>
            <w:noProof/>
          </w:rPr>
          <w:instrText xml:space="preserve"> </w:instrText>
        </w:r>
        <w:r>
          <w:rPr>
            <w:noProof/>
          </w:rPr>
          <w:instrText>HYPERLINK \l "_Toc418672982"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41: Canviar idioma CKEditor a l'arxiu </w:t>
        </w:r>
        <w:r w:rsidRPr="00063A85">
          <w:rPr>
            <w:rStyle w:val="Enlla"/>
            <w:i/>
            <w:noProof/>
          </w:rPr>
          <w:t>config.js</w:t>
        </w:r>
        <w:r>
          <w:rPr>
            <w:noProof/>
            <w:webHidden/>
          </w:rPr>
          <w:tab/>
        </w:r>
        <w:r>
          <w:rPr>
            <w:noProof/>
            <w:webHidden/>
          </w:rPr>
          <w:fldChar w:fldCharType="begin"/>
        </w:r>
        <w:r>
          <w:rPr>
            <w:noProof/>
            <w:webHidden/>
          </w:rPr>
          <w:instrText xml:space="preserve"> PAGEREF _Toc418672982 \h </w:instrText>
        </w:r>
        <w:r>
          <w:rPr>
            <w:noProof/>
            <w:webHidden/>
          </w:rPr>
        </w:r>
      </w:ins>
      <w:r>
        <w:rPr>
          <w:noProof/>
          <w:webHidden/>
        </w:rPr>
        <w:fldChar w:fldCharType="separate"/>
      </w:r>
      <w:ins w:id="906" w:author="UPC" w:date="2015-05-06T10:51:00Z">
        <w:r>
          <w:rPr>
            <w:noProof/>
            <w:webHidden/>
          </w:rPr>
          <w:t>36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07" w:author="UPC" w:date="2015-05-06T10:51:00Z"/>
          <w:rFonts w:asciiTheme="minorHAnsi" w:eastAsiaTheme="minorEastAsia" w:hAnsiTheme="minorHAnsi" w:cstheme="minorBidi"/>
          <w:noProof/>
          <w:szCs w:val="22"/>
          <w:lang w:eastAsia="ca-ES"/>
        </w:rPr>
      </w:pPr>
      <w:ins w:id="908" w:author="UPC" w:date="2015-05-06T10:51:00Z">
        <w:r w:rsidRPr="00063A85">
          <w:rPr>
            <w:rStyle w:val="Enlla"/>
            <w:noProof/>
          </w:rPr>
          <w:fldChar w:fldCharType="begin"/>
        </w:r>
        <w:r w:rsidRPr="00063A85">
          <w:rPr>
            <w:rStyle w:val="Enlla"/>
            <w:noProof/>
          </w:rPr>
          <w:instrText xml:space="preserve"> </w:instrText>
        </w:r>
        <w:r>
          <w:rPr>
            <w:noProof/>
          </w:rPr>
          <w:instrText>HYPERLINK \l "_Toc418672983"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42: Formatat de les dades per defecte de la versió 4.4.1.0 del CKEditor</w:t>
        </w:r>
        <w:r>
          <w:rPr>
            <w:noProof/>
            <w:webHidden/>
          </w:rPr>
          <w:tab/>
        </w:r>
        <w:r>
          <w:rPr>
            <w:noProof/>
            <w:webHidden/>
          </w:rPr>
          <w:fldChar w:fldCharType="begin"/>
        </w:r>
        <w:r>
          <w:rPr>
            <w:noProof/>
            <w:webHidden/>
          </w:rPr>
          <w:instrText xml:space="preserve"> PAGEREF _Toc418672983 \h </w:instrText>
        </w:r>
        <w:r>
          <w:rPr>
            <w:noProof/>
            <w:webHidden/>
          </w:rPr>
        </w:r>
      </w:ins>
      <w:r>
        <w:rPr>
          <w:noProof/>
          <w:webHidden/>
        </w:rPr>
        <w:fldChar w:fldCharType="separate"/>
      </w:r>
      <w:ins w:id="909" w:author="UPC" w:date="2015-05-06T10:51:00Z">
        <w:r>
          <w:rPr>
            <w:noProof/>
            <w:webHidden/>
          </w:rPr>
          <w:t>36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10" w:author="UPC" w:date="2015-05-06T10:51:00Z"/>
          <w:rFonts w:asciiTheme="minorHAnsi" w:eastAsiaTheme="minorEastAsia" w:hAnsiTheme="minorHAnsi" w:cstheme="minorBidi"/>
          <w:noProof/>
          <w:szCs w:val="22"/>
          <w:lang w:eastAsia="ca-ES"/>
        </w:rPr>
      </w:pPr>
      <w:ins w:id="911" w:author="UPC" w:date="2015-05-06T10:51:00Z">
        <w:r w:rsidRPr="00063A85">
          <w:rPr>
            <w:rStyle w:val="Enlla"/>
            <w:noProof/>
          </w:rPr>
          <w:fldChar w:fldCharType="begin"/>
        </w:r>
        <w:r w:rsidRPr="00063A85">
          <w:rPr>
            <w:rStyle w:val="Enlla"/>
            <w:noProof/>
          </w:rPr>
          <w:instrText xml:space="preserve"> </w:instrText>
        </w:r>
        <w:r>
          <w:rPr>
            <w:noProof/>
          </w:rPr>
          <w:instrText>HYPERLINK \l "_Toc418672984"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43: Formatat de les dades per defecte de la versió 3.6.6.1.0 del CKEditor</w:t>
        </w:r>
        <w:r>
          <w:rPr>
            <w:noProof/>
            <w:webHidden/>
          </w:rPr>
          <w:tab/>
        </w:r>
        <w:r>
          <w:rPr>
            <w:noProof/>
            <w:webHidden/>
          </w:rPr>
          <w:fldChar w:fldCharType="begin"/>
        </w:r>
        <w:r>
          <w:rPr>
            <w:noProof/>
            <w:webHidden/>
          </w:rPr>
          <w:instrText xml:space="preserve"> PAGEREF _Toc418672984 \h </w:instrText>
        </w:r>
        <w:r>
          <w:rPr>
            <w:noProof/>
            <w:webHidden/>
          </w:rPr>
        </w:r>
      </w:ins>
      <w:r>
        <w:rPr>
          <w:noProof/>
          <w:webHidden/>
        </w:rPr>
        <w:fldChar w:fldCharType="separate"/>
      </w:r>
      <w:ins w:id="912" w:author="UPC" w:date="2015-05-06T10:51:00Z">
        <w:r>
          <w:rPr>
            <w:noProof/>
            <w:webHidden/>
          </w:rPr>
          <w:t>37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13" w:author="UPC" w:date="2015-05-06T10:51:00Z"/>
          <w:rFonts w:asciiTheme="minorHAnsi" w:eastAsiaTheme="minorEastAsia" w:hAnsiTheme="minorHAnsi" w:cstheme="minorBidi"/>
          <w:noProof/>
          <w:szCs w:val="22"/>
          <w:lang w:eastAsia="ca-ES"/>
        </w:rPr>
      </w:pPr>
      <w:ins w:id="914" w:author="UPC" w:date="2015-05-06T10:51:00Z">
        <w:r w:rsidRPr="00063A85">
          <w:rPr>
            <w:rStyle w:val="Enlla"/>
            <w:noProof/>
          </w:rPr>
          <w:fldChar w:fldCharType="begin"/>
        </w:r>
        <w:r w:rsidRPr="00063A85">
          <w:rPr>
            <w:rStyle w:val="Enlla"/>
            <w:noProof/>
          </w:rPr>
          <w:instrText xml:space="preserve"> </w:instrText>
        </w:r>
        <w:r>
          <w:rPr>
            <w:noProof/>
          </w:rPr>
          <w:instrText>HYPERLINK \l "_Toc418672985"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44: Canviar el format de tractament del text HTML del CKEditor a l'arxiu </w:t>
        </w:r>
        <w:r w:rsidRPr="00063A85">
          <w:rPr>
            <w:rStyle w:val="Enlla"/>
            <w:i/>
            <w:noProof/>
          </w:rPr>
          <w:t>config.js</w:t>
        </w:r>
        <w:r>
          <w:rPr>
            <w:noProof/>
            <w:webHidden/>
          </w:rPr>
          <w:tab/>
        </w:r>
        <w:r>
          <w:rPr>
            <w:noProof/>
            <w:webHidden/>
          </w:rPr>
          <w:fldChar w:fldCharType="begin"/>
        </w:r>
        <w:r>
          <w:rPr>
            <w:noProof/>
            <w:webHidden/>
          </w:rPr>
          <w:instrText xml:space="preserve"> PAGEREF _Toc418672985 \h </w:instrText>
        </w:r>
        <w:r>
          <w:rPr>
            <w:noProof/>
            <w:webHidden/>
          </w:rPr>
        </w:r>
      </w:ins>
      <w:r>
        <w:rPr>
          <w:noProof/>
          <w:webHidden/>
        </w:rPr>
        <w:fldChar w:fldCharType="separate"/>
      </w:r>
      <w:ins w:id="915" w:author="UPC" w:date="2015-05-06T10:51:00Z">
        <w:r>
          <w:rPr>
            <w:noProof/>
            <w:webHidden/>
          </w:rPr>
          <w:t>38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16" w:author="UPC" w:date="2015-05-06T10:51:00Z"/>
          <w:rFonts w:asciiTheme="minorHAnsi" w:eastAsiaTheme="minorEastAsia" w:hAnsiTheme="minorHAnsi" w:cstheme="minorBidi"/>
          <w:noProof/>
          <w:szCs w:val="22"/>
          <w:lang w:eastAsia="ca-ES"/>
        </w:rPr>
      </w:pPr>
      <w:ins w:id="917" w:author="UPC" w:date="2015-05-06T10:51:00Z">
        <w:r w:rsidRPr="00063A85">
          <w:rPr>
            <w:rStyle w:val="Enlla"/>
            <w:noProof/>
          </w:rPr>
          <w:fldChar w:fldCharType="begin"/>
        </w:r>
        <w:r w:rsidRPr="00063A85">
          <w:rPr>
            <w:rStyle w:val="Enlla"/>
            <w:noProof/>
          </w:rPr>
          <w:instrText xml:space="preserve"> </w:instrText>
        </w:r>
        <w:r>
          <w:rPr>
            <w:noProof/>
          </w:rPr>
          <w:instrText>HYPERLINK \l "_Toc418672986"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45: Configuració del CKEditor a l'arxiu </w:t>
        </w:r>
        <w:r w:rsidRPr="00063A85">
          <w:rPr>
            <w:rStyle w:val="Enlla"/>
            <w:i/>
            <w:noProof/>
          </w:rPr>
          <w:t>Config.groovy</w:t>
        </w:r>
        <w:r>
          <w:rPr>
            <w:noProof/>
            <w:webHidden/>
          </w:rPr>
          <w:tab/>
        </w:r>
        <w:r>
          <w:rPr>
            <w:noProof/>
            <w:webHidden/>
          </w:rPr>
          <w:fldChar w:fldCharType="begin"/>
        </w:r>
        <w:r>
          <w:rPr>
            <w:noProof/>
            <w:webHidden/>
          </w:rPr>
          <w:instrText xml:space="preserve"> PAGEREF _Toc418672986 \h </w:instrText>
        </w:r>
        <w:r>
          <w:rPr>
            <w:noProof/>
            <w:webHidden/>
          </w:rPr>
        </w:r>
      </w:ins>
      <w:r>
        <w:rPr>
          <w:noProof/>
          <w:webHidden/>
        </w:rPr>
        <w:fldChar w:fldCharType="separate"/>
      </w:r>
      <w:ins w:id="918" w:author="UPC" w:date="2015-05-06T10:51:00Z">
        <w:r>
          <w:rPr>
            <w:noProof/>
            <w:webHidden/>
          </w:rPr>
          <w:t>39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19" w:author="UPC" w:date="2015-05-06T10:51:00Z"/>
          <w:rFonts w:asciiTheme="minorHAnsi" w:eastAsiaTheme="minorEastAsia" w:hAnsiTheme="minorHAnsi" w:cstheme="minorBidi"/>
          <w:noProof/>
          <w:szCs w:val="22"/>
          <w:lang w:eastAsia="ca-ES"/>
        </w:rPr>
      </w:pPr>
      <w:ins w:id="920" w:author="UPC" w:date="2015-05-06T10:51:00Z">
        <w:r w:rsidRPr="00063A85">
          <w:rPr>
            <w:rStyle w:val="Enlla"/>
            <w:noProof/>
          </w:rPr>
          <w:fldChar w:fldCharType="begin"/>
        </w:r>
        <w:r w:rsidRPr="00063A85">
          <w:rPr>
            <w:rStyle w:val="Enlla"/>
            <w:noProof/>
          </w:rPr>
          <w:instrText xml:space="preserve"> </w:instrText>
        </w:r>
        <w:r>
          <w:rPr>
            <w:noProof/>
          </w:rPr>
          <w:instrText>HYPERLINK \l "_Toc418672987"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46: </w:t>
        </w:r>
        <w:r w:rsidRPr="00063A85">
          <w:rPr>
            <w:rStyle w:val="Enlla"/>
            <w:i/>
            <w:noProof/>
          </w:rPr>
          <w:t>Config.groovy</w:t>
        </w:r>
        <w:r w:rsidRPr="00063A85">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_Toc418672987 \h </w:instrText>
        </w:r>
        <w:r>
          <w:rPr>
            <w:noProof/>
            <w:webHidden/>
          </w:rPr>
        </w:r>
      </w:ins>
      <w:r>
        <w:rPr>
          <w:noProof/>
          <w:webHidden/>
        </w:rPr>
        <w:fldChar w:fldCharType="separate"/>
      </w:r>
      <w:ins w:id="921" w:author="UPC" w:date="2015-05-06T10:51:00Z">
        <w:r>
          <w:rPr>
            <w:noProof/>
            <w:webHidden/>
          </w:rPr>
          <w:t>40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22" w:author="UPC" w:date="2015-05-06T10:51:00Z"/>
          <w:rFonts w:asciiTheme="minorHAnsi" w:eastAsiaTheme="minorEastAsia" w:hAnsiTheme="minorHAnsi" w:cstheme="minorBidi"/>
          <w:noProof/>
          <w:szCs w:val="22"/>
          <w:lang w:eastAsia="ca-ES"/>
        </w:rPr>
      </w:pPr>
      <w:ins w:id="923" w:author="UPC" w:date="2015-05-06T10:51:00Z">
        <w:r w:rsidRPr="00063A85">
          <w:rPr>
            <w:rStyle w:val="Enlla"/>
            <w:noProof/>
          </w:rPr>
          <w:fldChar w:fldCharType="begin"/>
        </w:r>
        <w:r w:rsidRPr="00063A85">
          <w:rPr>
            <w:rStyle w:val="Enlla"/>
            <w:noProof/>
          </w:rPr>
          <w:instrText xml:space="preserve"> </w:instrText>
        </w:r>
        <w:r>
          <w:rPr>
            <w:noProof/>
          </w:rPr>
          <w:instrText>HYPERLINK \l "_Toc418672988"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46: Arxiu </w:t>
        </w:r>
        <w:r w:rsidRPr="00063A85">
          <w:rPr>
            <w:rStyle w:val="Enlla"/>
            <w:i/>
            <w:noProof/>
          </w:rPr>
          <w:t>Config.groovy</w:t>
        </w:r>
        <w:r w:rsidRPr="00063A85">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_Toc418672988 \h </w:instrText>
        </w:r>
        <w:r>
          <w:rPr>
            <w:noProof/>
            <w:webHidden/>
          </w:rPr>
        </w:r>
      </w:ins>
      <w:r>
        <w:rPr>
          <w:noProof/>
          <w:webHidden/>
        </w:rPr>
        <w:fldChar w:fldCharType="separate"/>
      </w:r>
      <w:ins w:id="924" w:author="UPC" w:date="2015-05-06T10:51:00Z">
        <w:r>
          <w:rPr>
            <w:noProof/>
            <w:webHidden/>
          </w:rPr>
          <w:t>42</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25" w:author="UPC" w:date="2015-05-06T10:51:00Z"/>
          <w:rFonts w:asciiTheme="minorHAnsi" w:eastAsiaTheme="minorEastAsia" w:hAnsiTheme="minorHAnsi" w:cstheme="minorBidi"/>
          <w:noProof/>
          <w:szCs w:val="22"/>
          <w:lang w:eastAsia="ca-ES"/>
        </w:rPr>
      </w:pPr>
      <w:ins w:id="926" w:author="UPC" w:date="2015-05-06T10:51:00Z">
        <w:r w:rsidRPr="00063A85">
          <w:rPr>
            <w:rStyle w:val="Enlla"/>
            <w:noProof/>
          </w:rPr>
          <w:fldChar w:fldCharType="begin"/>
        </w:r>
        <w:r w:rsidRPr="00063A85">
          <w:rPr>
            <w:rStyle w:val="Enlla"/>
            <w:noProof/>
          </w:rPr>
          <w:instrText xml:space="preserve"> </w:instrText>
        </w:r>
        <w:r>
          <w:rPr>
            <w:noProof/>
          </w:rPr>
          <w:instrText>HYPERLINK \l "_Toc418672989"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47: Codi GSP per incloure l'espai en la ruta del servidor</w:t>
        </w:r>
        <w:r>
          <w:rPr>
            <w:noProof/>
            <w:webHidden/>
          </w:rPr>
          <w:tab/>
        </w:r>
        <w:r>
          <w:rPr>
            <w:noProof/>
            <w:webHidden/>
          </w:rPr>
          <w:fldChar w:fldCharType="begin"/>
        </w:r>
        <w:r>
          <w:rPr>
            <w:noProof/>
            <w:webHidden/>
          </w:rPr>
          <w:instrText xml:space="preserve"> PAGEREF _Toc418672989 \h </w:instrText>
        </w:r>
        <w:r>
          <w:rPr>
            <w:noProof/>
            <w:webHidden/>
          </w:rPr>
        </w:r>
      </w:ins>
      <w:r>
        <w:rPr>
          <w:noProof/>
          <w:webHidden/>
        </w:rPr>
        <w:fldChar w:fldCharType="separate"/>
      </w:r>
      <w:ins w:id="927" w:author="UPC" w:date="2015-05-06T10:51:00Z">
        <w:r>
          <w:rPr>
            <w:noProof/>
            <w:webHidden/>
          </w:rPr>
          <w:t>42</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28" w:author="UPC" w:date="2015-05-06T10:51:00Z"/>
          <w:rFonts w:asciiTheme="minorHAnsi" w:eastAsiaTheme="minorEastAsia" w:hAnsiTheme="minorHAnsi" w:cstheme="minorBidi"/>
          <w:noProof/>
          <w:szCs w:val="22"/>
          <w:lang w:eastAsia="ca-ES"/>
        </w:rPr>
      </w:pPr>
      <w:ins w:id="929" w:author="UPC" w:date="2015-05-06T10:51:00Z">
        <w:r w:rsidRPr="00063A85">
          <w:rPr>
            <w:rStyle w:val="Enlla"/>
            <w:noProof/>
          </w:rPr>
          <w:fldChar w:fldCharType="begin"/>
        </w:r>
        <w:r w:rsidRPr="00063A85">
          <w:rPr>
            <w:rStyle w:val="Enlla"/>
            <w:noProof/>
          </w:rPr>
          <w:instrText xml:space="preserve"> </w:instrText>
        </w:r>
        <w:r>
          <w:rPr>
            <w:noProof/>
          </w:rPr>
          <w:instrText>HYPERLINK \l "_Toc418672990"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48: Ubicació </w:t>
        </w:r>
        <w:r w:rsidRPr="00063A85">
          <w:rPr>
            <w:rStyle w:val="Enlla"/>
            <w:i/>
            <w:noProof/>
          </w:rPr>
          <w:t>PathUtils.groovy</w:t>
        </w:r>
        <w:r w:rsidRPr="00063A85">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_Toc418672990 \h </w:instrText>
        </w:r>
        <w:r>
          <w:rPr>
            <w:noProof/>
            <w:webHidden/>
          </w:rPr>
        </w:r>
      </w:ins>
      <w:r>
        <w:rPr>
          <w:noProof/>
          <w:webHidden/>
        </w:rPr>
        <w:fldChar w:fldCharType="separate"/>
      </w:r>
      <w:ins w:id="930" w:author="UPC" w:date="2015-05-06T10:51:00Z">
        <w:r>
          <w:rPr>
            <w:noProof/>
            <w:webHidden/>
          </w:rPr>
          <w:t>43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31" w:author="UPC" w:date="2015-05-06T10:51:00Z"/>
          <w:rFonts w:asciiTheme="minorHAnsi" w:eastAsiaTheme="minorEastAsia" w:hAnsiTheme="minorHAnsi" w:cstheme="minorBidi"/>
          <w:noProof/>
          <w:szCs w:val="22"/>
          <w:lang w:eastAsia="ca-ES"/>
        </w:rPr>
      </w:pPr>
      <w:ins w:id="932" w:author="UPC" w:date="2015-05-06T10:51:00Z">
        <w:r w:rsidRPr="00063A85">
          <w:rPr>
            <w:rStyle w:val="Enlla"/>
            <w:noProof/>
          </w:rPr>
          <w:fldChar w:fldCharType="begin"/>
        </w:r>
        <w:r w:rsidRPr="00063A85">
          <w:rPr>
            <w:rStyle w:val="Enlla"/>
            <w:noProof/>
          </w:rPr>
          <w:instrText xml:space="preserve"> </w:instrText>
        </w:r>
        <w:r>
          <w:rPr>
            <w:noProof/>
          </w:rPr>
          <w:instrText>HYPERLINK \l "_Toc418672991"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49: Ubicació </w:t>
        </w:r>
        <w:r w:rsidRPr="00063A85">
          <w:rPr>
            <w:rStyle w:val="Enlla"/>
            <w:i/>
            <w:noProof/>
          </w:rPr>
          <w:t>PathUtils.groovy</w:t>
        </w:r>
        <w:r w:rsidRPr="00063A85">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_Toc418672991 \h </w:instrText>
        </w:r>
        <w:r>
          <w:rPr>
            <w:noProof/>
            <w:webHidden/>
          </w:rPr>
        </w:r>
      </w:ins>
      <w:r>
        <w:rPr>
          <w:noProof/>
          <w:webHidden/>
        </w:rPr>
        <w:fldChar w:fldCharType="separate"/>
      </w:r>
      <w:ins w:id="933" w:author="UPC" w:date="2015-05-06T10:51:00Z">
        <w:r>
          <w:rPr>
            <w:noProof/>
            <w:webHidden/>
          </w:rPr>
          <w:t>43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34" w:author="UPC" w:date="2015-05-06T10:51:00Z"/>
          <w:rFonts w:asciiTheme="minorHAnsi" w:eastAsiaTheme="minorEastAsia" w:hAnsiTheme="minorHAnsi" w:cstheme="minorBidi"/>
          <w:noProof/>
          <w:szCs w:val="22"/>
          <w:lang w:eastAsia="ca-ES"/>
        </w:rPr>
      </w:pPr>
      <w:ins w:id="935" w:author="UPC" w:date="2015-05-06T10:51:00Z">
        <w:r w:rsidRPr="00063A85">
          <w:rPr>
            <w:rStyle w:val="Enlla"/>
            <w:noProof/>
          </w:rPr>
          <w:fldChar w:fldCharType="begin"/>
        </w:r>
        <w:r w:rsidRPr="00063A85">
          <w:rPr>
            <w:rStyle w:val="Enlla"/>
            <w:noProof/>
          </w:rPr>
          <w:instrText xml:space="preserve"> </w:instrText>
        </w:r>
        <w:r>
          <w:rPr>
            <w:noProof/>
          </w:rPr>
          <w:instrText>HYPERLINK \l "_Toc418672992"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50: Modificació al fitxer </w:t>
        </w:r>
        <w:r w:rsidRPr="00063A85">
          <w:rPr>
            <w:rStyle w:val="Enlla"/>
            <w:i/>
            <w:noProof/>
          </w:rPr>
          <w:t>PathUtils.groovy</w:t>
        </w:r>
        <w:r w:rsidRPr="00063A85">
          <w:rPr>
            <w:rStyle w:val="Enlla"/>
            <w:noProof/>
          </w:rPr>
          <w:t xml:space="preserve"> per eliminar la capeta </w:t>
        </w:r>
        <w:r w:rsidRPr="00063A85">
          <w:rPr>
            <w:rStyle w:val="Enlla"/>
            <w:i/>
            <w:noProof/>
          </w:rPr>
          <w:t>File/Image</w:t>
        </w:r>
        <w:r>
          <w:rPr>
            <w:noProof/>
            <w:webHidden/>
          </w:rPr>
          <w:tab/>
        </w:r>
        <w:r>
          <w:rPr>
            <w:noProof/>
            <w:webHidden/>
          </w:rPr>
          <w:fldChar w:fldCharType="begin"/>
        </w:r>
        <w:r>
          <w:rPr>
            <w:noProof/>
            <w:webHidden/>
          </w:rPr>
          <w:instrText xml:space="preserve"> PAGEREF _Toc418672992 \h </w:instrText>
        </w:r>
        <w:r>
          <w:rPr>
            <w:noProof/>
            <w:webHidden/>
          </w:rPr>
        </w:r>
      </w:ins>
      <w:r>
        <w:rPr>
          <w:noProof/>
          <w:webHidden/>
        </w:rPr>
        <w:fldChar w:fldCharType="separate"/>
      </w:r>
      <w:ins w:id="936" w:author="UPC" w:date="2015-05-06T10:51:00Z">
        <w:r>
          <w:rPr>
            <w:noProof/>
            <w:webHidden/>
          </w:rPr>
          <w:t>43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37" w:author="UPC" w:date="2015-05-06T10:51:00Z"/>
          <w:rFonts w:asciiTheme="minorHAnsi" w:eastAsiaTheme="minorEastAsia" w:hAnsiTheme="minorHAnsi" w:cstheme="minorBidi"/>
          <w:noProof/>
          <w:szCs w:val="22"/>
          <w:lang w:eastAsia="ca-ES"/>
        </w:rPr>
      </w:pPr>
      <w:ins w:id="938" w:author="UPC" w:date="2015-05-06T10:51:00Z">
        <w:r w:rsidRPr="00063A85">
          <w:rPr>
            <w:rStyle w:val="Enlla"/>
            <w:noProof/>
          </w:rPr>
          <w:fldChar w:fldCharType="begin"/>
        </w:r>
        <w:r w:rsidRPr="00063A85">
          <w:rPr>
            <w:rStyle w:val="Enlla"/>
            <w:noProof/>
          </w:rPr>
          <w:instrText xml:space="preserve"> </w:instrText>
        </w:r>
        <w:r>
          <w:rPr>
            <w:noProof/>
          </w:rPr>
          <w:instrText>HYPERLINK \l "_Toc418672993"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51: Arxiu config.js per fer servir Codemirror al CKEditor</w:t>
        </w:r>
        <w:r>
          <w:rPr>
            <w:noProof/>
            <w:webHidden/>
          </w:rPr>
          <w:tab/>
        </w:r>
        <w:r>
          <w:rPr>
            <w:noProof/>
            <w:webHidden/>
          </w:rPr>
          <w:fldChar w:fldCharType="begin"/>
        </w:r>
        <w:r>
          <w:rPr>
            <w:noProof/>
            <w:webHidden/>
          </w:rPr>
          <w:instrText xml:space="preserve"> PAGEREF _Toc418672993 \h </w:instrText>
        </w:r>
        <w:r>
          <w:rPr>
            <w:noProof/>
            <w:webHidden/>
          </w:rPr>
        </w:r>
      </w:ins>
      <w:r>
        <w:rPr>
          <w:noProof/>
          <w:webHidden/>
        </w:rPr>
        <w:fldChar w:fldCharType="separate"/>
      </w:r>
      <w:ins w:id="939" w:author="UPC" w:date="2015-05-06T10:51:00Z">
        <w:r>
          <w:rPr>
            <w:noProof/>
            <w:webHidden/>
          </w:rPr>
          <w:t>44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40" w:author="UPC" w:date="2015-05-06T10:51:00Z"/>
          <w:rFonts w:asciiTheme="minorHAnsi" w:eastAsiaTheme="minorEastAsia" w:hAnsiTheme="minorHAnsi" w:cstheme="minorBidi"/>
          <w:noProof/>
          <w:szCs w:val="22"/>
          <w:lang w:eastAsia="ca-ES"/>
        </w:rPr>
      </w:pPr>
      <w:ins w:id="941" w:author="UPC" w:date="2015-05-06T10:51:00Z">
        <w:r w:rsidRPr="00063A85">
          <w:rPr>
            <w:rStyle w:val="Enlla"/>
            <w:noProof/>
          </w:rPr>
          <w:fldChar w:fldCharType="begin"/>
        </w:r>
        <w:r w:rsidRPr="00063A85">
          <w:rPr>
            <w:rStyle w:val="Enlla"/>
            <w:noProof/>
          </w:rPr>
          <w:instrText xml:space="preserve"> </w:instrText>
        </w:r>
        <w:r>
          <w:rPr>
            <w:noProof/>
          </w:rPr>
          <w:instrText>HYPERLINK \l "_Toc418672994"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52: Botons adicionals a CKEditor deguts a Codemirror</w:t>
        </w:r>
        <w:r>
          <w:rPr>
            <w:noProof/>
            <w:webHidden/>
          </w:rPr>
          <w:tab/>
        </w:r>
        <w:r>
          <w:rPr>
            <w:noProof/>
            <w:webHidden/>
          </w:rPr>
          <w:fldChar w:fldCharType="begin"/>
        </w:r>
        <w:r>
          <w:rPr>
            <w:noProof/>
            <w:webHidden/>
          </w:rPr>
          <w:instrText xml:space="preserve"> PAGEREF _Toc418672994 \h </w:instrText>
        </w:r>
        <w:r>
          <w:rPr>
            <w:noProof/>
            <w:webHidden/>
          </w:rPr>
        </w:r>
      </w:ins>
      <w:r>
        <w:rPr>
          <w:noProof/>
          <w:webHidden/>
        </w:rPr>
        <w:fldChar w:fldCharType="separate"/>
      </w:r>
      <w:ins w:id="942" w:author="UPC" w:date="2015-05-06T10:51:00Z">
        <w:r>
          <w:rPr>
            <w:noProof/>
            <w:webHidden/>
          </w:rPr>
          <w:t>45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43" w:author="UPC" w:date="2015-05-06T10:51:00Z"/>
          <w:rFonts w:asciiTheme="minorHAnsi" w:eastAsiaTheme="minorEastAsia" w:hAnsiTheme="minorHAnsi" w:cstheme="minorBidi"/>
          <w:noProof/>
          <w:szCs w:val="22"/>
          <w:lang w:eastAsia="ca-ES"/>
        </w:rPr>
      </w:pPr>
      <w:ins w:id="944" w:author="UPC" w:date="2015-05-06T10:51:00Z">
        <w:r w:rsidRPr="00063A85">
          <w:rPr>
            <w:rStyle w:val="Enlla"/>
            <w:noProof/>
          </w:rPr>
          <w:fldChar w:fldCharType="begin"/>
        </w:r>
        <w:r w:rsidRPr="00063A85">
          <w:rPr>
            <w:rStyle w:val="Enlla"/>
            <w:noProof/>
          </w:rPr>
          <w:instrText xml:space="preserve"> </w:instrText>
        </w:r>
        <w:r>
          <w:rPr>
            <w:noProof/>
          </w:rPr>
          <w:instrText>HYPERLINK \l "_Toc418672995"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53: Afegir llibreries Codemirror non-rich editor</w:t>
        </w:r>
        <w:r>
          <w:rPr>
            <w:noProof/>
            <w:webHidden/>
          </w:rPr>
          <w:tab/>
        </w:r>
        <w:r>
          <w:rPr>
            <w:noProof/>
            <w:webHidden/>
          </w:rPr>
          <w:fldChar w:fldCharType="begin"/>
        </w:r>
        <w:r>
          <w:rPr>
            <w:noProof/>
            <w:webHidden/>
          </w:rPr>
          <w:instrText xml:space="preserve"> PAGEREF _Toc418672995 \h </w:instrText>
        </w:r>
        <w:r>
          <w:rPr>
            <w:noProof/>
            <w:webHidden/>
          </w:rPr>
        </w:r>
      </w:ins>
      <w:r>
        <w:rPr>
          <w:noProof/>
          <w:webHidden/>
        </w:rPr>
        <w:fldChar w:fldCharType="separate"/>
      </w:r>
      <w:ins w:id="945" w:author="UPC" w:date="2015-05-06T10:51:00Z">
        <w:r>
          <w:rPr>
            <w:noProof/>
            <w:webHidden/>
          </w:rPr>
          <w:t>45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46" w:author="UPC" w:date="2015-05-06T10:51:00Z"/>
          <w:rFonts w:asciiTheme="minorHAnsi" w:eastAsiaTheme="minorEastAsia" w:hAnsiTheme="minorHAnsi" w:cstheme="minorBidi"/>
          <w:noProof/>
          <w:szCs w:val="22"/>
          <w:lang w:eastAsia="ca-ES"/>
        </w:rPr>
      </w:pPr>
      <w:ins w:id="947" w:author="UPC" w:date="2015-05-06T10:51:00Z">
        <w:r w:rsidRPr="00063A85">
          <w:rPr>
            <w:rStyle w:val="Enlla"/>
            <w:noProof/>
          </w:rPr>
          <w:fldChar w:fldCharType="begin"/>
        </w:r>
        <w:r w:rsidRPr="00063A85">
          <w:rPr>
            <w:rStyle w:val="Enlla"/>
            <w:noProof/>
          </w:rPr>
          <w:instrText xml:space="preserve"> </w:instrText>
        </w:r>
        <w:r>
          <w:rPr>
            <w:noProof/>
          </w:rPr>
          <w:instrText>HYPERLINK \l "_Toc418672996"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54: Codi Javascript per a Codemirror non-rich editor</w:t>
        </w:r>
        <w:r>
          <w:rPr>
            <w:noProof/>
            <w:webHidden/>
          </w:rPr>
          <w:tab/>
        </w:r>
        <w:r>
          <w:rPr>
            <w:noProof/>
            <w:webHidden/>
          </w:rPr>
          <w:fldChar w:fldCharType="begin"/>
        </w:r>
        <w:r>
          <w:rPr>
            <w:noProof/>
            <w:webHidden/>
          </w:rPr>
          <w:instrText xml:space="preserve"> PAGEREF _Toc418672996 \h </w:instrText>
        </w:r>
        <w:r>
          <w:rPr>
            <w:noProof/>
            <w:webHidden/>
          </w:rPr>
        </w:r>
      </w:ins>
      <w:r>
        <w:rPr>
          <w:noProof/>
          <w:webHidden/>
        </w:rPr>
        <w:fldChar w:fldCharType="separate"/>
      </w:r>
      <w:ins w:id="948" w:author="UPC" w:date="2015-05-06T10:51:00Z">
        <w:r>
          <w:rPr>
            <w:noProof/>
            <w:webHidden/>
          </w:rPr>
          <w:t>46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49" w:author="UPC" w:date="2015-05-06T10:51:00Z"/>
          <w:rFonts w:asciiTheme="minorHAnsi" w:eastAsiaTheme="minorEastAsia" w:hAnsiTheme="minorHAnsi" w:cstheme="minorBidi"/>
          <w:noProof/>
          <w:szCs w:val="22"/>
          <w:lang w:eastAsia="ca-ES"/>
        </w:rPr>
      </w:pPr>
      <w:ins w:id="950" w:author="UPC" w:date="2015-05-06T10:51:00Z">
        <w:r w:rsidRPr="00063A85">
          <w:rPr>
            <w:rStyle w:val="Enlla"/>
            <w:noProof/>
          </w:rPr>
          <w:fldChar w:fldCharType="begin"/>
        </w:r>
        <w:r w:rsidRPr="00063A85">
          <w:rPr>
            <w:rStyle w:val="Enlla"/>
            <w:noProof/>
          </w:rPr>
          <w:instrText xml:space="preserve"> </w:instrText>
        </w:r>
        <w:r>
          <w:rPr>
            <w:noProof/>
          </w:rPr>
          <w:instrText>HYPERLINK \l "_Toc418672997"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55: Afegir un </w:t>
        </w:r>
        <w:r w:rsidRPr="00063A85">
          <w:rPr>
            <w:rStyle w:val="Enlla"/>
            <w:i/>
            <w:noProof/>
          </w:rPr>
          <w:t>theme</w:t>
        </w:r>
        <w:r w:rsidRPr="00063A85">
          <w:rPr>
            <w:rStyle w:val="Enlla"/>
            <w:noProof/>
          </w:rPr>
          <w:t xml:space="preserve"> a Codemirror non-rich editor</w:t>
        </w:r>
        <w:r>
          <w:rPr>
            <w:noProof/>
            <w:webHidden/>
          </w:rPr>
          <w:tab/>
        </w:r>
        <w:r>
          <w:rPr>
            <w:noProof/>
            <w:webHidden/>
          </w:rPr>
          <w:fldChar w:fldCharType="begin"/>
        </w:r>
        <w:r>
          <w:rPr>
            <w:noProof/>
            <w:webHidden/>
          </w:rPr>
          <w:instrText xml:space="preserve"> PAGEREF _Toc418672997 \h </w:instrText>
        </w:r>
        <w:r>
          <w:rPr>
            <w:noProof/>
            <w:webHidden/>
          </w:rPr>
        </w:r>
      </w:ins>
      <w:r>
        <w:rPr>
          <w:noProof/>
          <w:webHidden/>
        </w:rPr>
        <w:fldChar w:fldCharType="separate"/>
      </w:r>
      <w:ins w:id="951" w:author="UPC" w:date="2015-05-06T10:51:00Z">
        <w:r>
          <w:rPr>
            <w:noProof/>
            <w:webHidden/>
          </w:rPr>
          <w:t>46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52" w:author="UPC" w:date="2015-05-06T10:51:00Z"/>
          <w:rFonts w:asciiTheme="minorHAnsi" w:eastAsiaTheme="minorEastAsia" w:hAnsiTheme="minorHAnsi" w:cstheme="minorBidi"/>
          <w:noProof/>
          <w:szCs w:val="22"/>
          <w:lang w:eastAsia="ca-ES"/>
        </w:rPr>
      </w:pPr>
      <w:ins w:id="953" w:author="UPC" w:date="2015-05-06T10:51:00Z">
        <w:r w:rsidRPr="00063A85">
          <w:rPr>
            <w:rStyle w:val="Enlla"/>
            <w:noProof/>
          </w:rPr>
          <w:fldChar w:fldCharType="begin"/>
        </w:r>
        <w:r w:rsidRPr="00063A85">
          <w:rPr>
            <w:rStyle w:val="Enlla"/>
            <w:noProof/>
          </w:rPr>
          <w:instrText xml:space="preserve"> </w:instrText>
        </w:r>
        <w:r>
          <w:rPr>
            <w:noProof/>
          </w:rPr>
          <w:instrText>HYPERLINK \l "_Toc418672998"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56: Exemple bàsic de Codemirror per a non-rich editor</w:t>
        </w:r>
        <w:r>
          <w:rPr>
            <w:noProof/>
            <w:webHidden/>
          </w:rPr>
          <w:tab/>
        </w:r>
        <w:r>
          <w:rPr>
            <w:noProof/>
            <w:webHidden/>
          </w:rPr>
          <w:fldChar w:fldCharType="begin"/>
        </w:r>
        <w:r>
          <w:rPr>
            <w:noProof/>
            <w:webHidden/>
          </w:rPr>
          <w:instrText xml:space="preserve"> PAGEREF _Toc418672998 \h </w:instrText>
        </w:r>
        <w:r>
          <w:rPr>
            <w:noProof/>
            <w:webHidden/>
          </w:rPr>
        </w:r>
      </w:ins>
      <w:r>
        <w:rPr>
          <w:noProof/>
          <w:webHidden/>
        </w:rPr>
        <w:fldChar w:fldCharType="separate"/>
      </w:r>
      <w:ins w:id="954" w:author="UPC" w:date="2015-05-06T10:51:00Z">
        <w:r>
          <w:rPr>
            <w:noProof/>
            <w:webHidden/>
          </w:rPr>
          <w:t>47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55" w:author="UPC" w:date="2015-05-06T10:51:00Z"/>
          <w:rFonts w:asciiTheme="minorHAnsi" w:eastAsiaTheme="minorEastAsia" w:hAnsiTheme="minorHAnsi" w:cstheme="minorBidi"/>
          <w:noProof/>
          <w:szCs w:val="22"/>
          <w:lang w:eastAsia="ca-ES"/>
        </w:rPr>
      </w:pPr>
      <w:ins w:id="956" w:author="UPC" w:date="2015-05-06T10:51:00Z">
        <w:r w:rsidRPr="00063A85">
          <w:rPr>
            <w:rStyle w:val="Enlla"/>
            <w:noProof/>
          </w:rPr>
          <w:fldChar w:fldCharType="begin"/>
        </w:r>
        <w:r w:rsidRPr="00063A85">
          <w:rPr>
            <w:rStyle w:val="Enlla"/>
            <w:noProof/>
          </w:rPr>
          <w:instrText xml:space="preserve"> </w:instrText>
        </w:r>
        <w:r>
          <w:rPr>
            <w:noProof/>
          </w:rPr>
          <w:instrText>HYPERLINK \l "_Toc418672999"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57: Exemple bàsic de Codemirror per a non-rich editor en un Text Area</w:t>
        </w:r>
        <w:r>
          <w:rPr>
            <w:noProof/>
            <w:webHidden/>
          </w:rPr>
          <w:tab/>
        </w:r>
        <w:r>
          <w:rPr>
            <w:noProof/>
            <w:webHidden/>
          </w:rPr>
          <w:fldChar w:fldCharType="begin"/>
        </w:r>
        <w:r>
          <w:rPr>
            <w:noProof/>
            <w:webHidden/>
          </w:rPr>
          <w:instrText xml:space="preserve"> PAGEREF _Toc418672999 \h </w:instrText>
        </w:r>
        <w:r>
          <w:rPr>
            <w:noProof/>
            <w:webHidden/>
          </w:rPr>
        </w:r>
      </w:ins>
      <w:r>
        <w:rPr>
          <w:noProof/>
          <w:webHidden/>
        </w:rPr>
        <w:fldChar w:fldCharType="separate"/>
      </w:r>
      <w:ins w:id="957" w:author="UPC" w:date="2015-05-06T10:51:00Z">
        <w:r>
          <w:rPr>
            <w:noProof/>
            <w:webHidden/>
          </w:rPr>
          <w:t>47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58" w:author="UPC" w:date="2015-05-06T10:51:00Z"/>
          <w:rFonts w:asciiTheme="minorHAnsi" w:eastAsiaTheme="minorEastAsia" w:hAnsiTheme="minorHAnsi" w:cstheme="minorBidi"/>
          <w:noProof/>
          <w:szCs w:val="22"/>
          <w:lang w:eastAsia="ca-ES"/>
        </w:rPr>
      </w:pPr>
      <w:ins w:id="959" w:author="UPC" w:date="2015-05-06T10:51:00Z">
        <w:r w:rsidRPr="00063A85">
          <w:rPr>
            <w:rStyle w:val="Enlla"/>
            <w:noProof/>
          </w:rPr>
          <w:fldChar w:fldCharType="begin"/>
        </w:r>
        <w:r w:rsidRPr="00063A85">
          <w:rPr>
            <w:rStyle w:val="Enlla"/>
            <w:noProof/>
          </w:rPr>
          <w:instrText xml:space="preserve"> </w:instrText>
        </w:r>
        <w:r>
          <w:rPr>
            <w:noProof/>
          </w:rPr>
          <w:instrText>HYPERLINK \l "_Toc418673000"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58: Codemirror en non-rich editor per l'aplicació gcrrhh</w:t>
        </w:r>
        <w:r>
          <w:rPr>
            <w:noProof/>
            <w:webHidden/>
          </w:rPr>
          <w:tab/>
        </w:r>
        <w:r>
          <w:rPr>
            <w:noProof/>
            <w:webHidden/>
          </w:rPr>
          <w:fldChar w:fldCharType="begin"/>
        </w:r>
        <w:r>
          <w:rPr>
            <w:noProof/>
            <w:webHidden/>
          </w:rPr>
          <w:instrText xml:space="preserve"> PAGEREF _Toc418673000 \h </w:instrText>
        </w:r>
        <w:r>
          <w:rPr>
            <w:noProof/>
            <w:webHidden/>
          </w:rPr>
        </w:r>
      </w:ins>
      <w:r>
        <w:rPr>
          <w:noProof/>
          <w:webHidden/>
        </w:rPr>
        <w:fldChar w:fldCharType="separate"/>
      </w:r>
      <w:ins w:id="960" w:author="UPC" w:date="2015-05-06T10:51:00Z">
        <w:r>
          <w:rPr>
            <w:noProof/>
            <w:webHidden/>
          </w:rPr>
          <w:t>48</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61" w:author="UPC" w:date="2015-05-06T10:51:00Z"/>
          <w:rFonts w:asciiTheme="minorHAnsi" w:eastAsiaTheme="minorEastAsia" w:hAnsiTheme="minorHAnsi" w:cstheme="minorBidi"/>
          <w:noProof/>
          <w:szCs w:val="22"/>
          <w:lang w:eastAsia="ca-ES"/>
        </w:rPr>
      </w:pPr>
      <w:ins w:id="962" w:author="UPC" w:date="2015-05-06T10:51:00Z">
        <w:r w:rsidRPr="00063A85">
          <w:rPr>
            <w:rStyle w:val="Enlla"/>
            <w:noProof/>
          </w:rPr>
          <w:fldChar w:fldCharType="begin"/>
        </w:r>
        <w:r w:rsidRPr="00063A85">
          <w:rPr>
            <w:rStyle w:val="Enlla"/>
            <w:noProof/>
          </w:rPr>
          <w:instrText xml:space="preserve"> </w:instrText>
        </w:r>
        <w:r>
          <w:rPr>
            <w:noProof/>
          </w:rPr>
          <w:instrText>HYPERLINK \l "_Toc418673001"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59: Arxiu </w:t>
        </w:r>
        <w:r w:rsidRPr="00063A85">
          <w:rPr>
            <w:rStyle w:val="Enlla"/>
            <w:i/>
            <w:noProof/>
          </w:rPr>
          <w:t>BuildConfig.groovy</w:t>
        </w:r>
        <w:r w:rsidRPr="00063A85">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_Toc418673001 \h </w:instrText>
        </w:r>
        <w:r>
          <w:rPr>
            <w:noProof/>
            <w:webHidden/>
          </w:rPr>
        </w:r>
      </w:ins>
      <w:r>
        <w:rPr>
          <w:noProof/>
          <w:webHidden/>
        </w:rPr>
        <w:fldChar w:fldCharType="separate"/>
      </w:r>
      <w:ins w:id="963" w:author="UPC" w:date="2015-05-06T10:51:00Z">
        <w:r>
          <w:rPr>
            <w:noProof/>
            <w:webHidden/>
          </w:rPr>
          <w:t>49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64" w:author="UPC" w:date="2015-05-06T10:51:00Z"/>
          <w:rFonts w:asciiTheme="minorHAnsi" w:eastAsiaTheme="minorEastAsia" w:hAnsiTheme="minorHAnsi" w:cstheme="minorBidi"/>
          <w:noProof/>
          <w:szCs w:val="22"/>
          <w:lang w:eastAsia="ca-ES"/>
        </w:rPr>
      </w:pPr>
      <w:ins w:id="965" w:author="UPC" w:date="2015-05-06T10:51:00Z">
        <w:r w:rsidRPr="00063A85">
          <w:rPr>
            <w:rStyle w:val="Enlla"/>
            <w:noProof/>
          </w:rPr>
          <w:lastRenderedPageBreak/>
          <w:fldChar w:fldCharType="begin"/>
        </w:r>
        <w:r w:rsidRPr="00063A85">
          <w:rPr>
            <w:rStyle w:val="Enlla"/>
            <w:noProof/>
          </w:rPr>
          <w:instrText xml:space="preserve"> </w:instrText>
        </w:r>
        <w:r>
          <w:rPr>
            <w:noProof/>
          </w:rPr>
          <w:instrText>HYPERLINK \l "_Toc418673002"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60: Exemple codi HTML/GSP amb estils i atributs que es perden per culpa de CKEditor</w:t>
        </w:r>
        <w:r>
          <w:rPr>
            <w:noProof/>
            <w:webHidden/>
          </w:rPr>
          <w:tab/>
        </w:r>
        <w:r>
          <w:rPr>
            <w:noProof/>
            <w:webHidden/>
          </w:rPr>
          <w:fldChar w:fldCharType="begin"/>
        </w:r>
        <w:r>
          <w:rPr>
            <w:noProof/>
            <w:webHidden/>
          </w:rPr>
          <w:instrText xml:space="preserve"> PAGEREF _Toc418673002 \h </w:instrText>
        </w:r>
        <w:r>
          <w:rPr>
            <w:noProof/>
            <w:webHidden/>
          </w:rPr>
        </w:r>
      </w:ins>
      <w:r>
        <w:rPr>
          <w:noProof/>
          <w:webHidden/>
        </w:rPr>
        <w:fldChar w:fldCharType="separate"/>
      </w:r>
      <w:ins w:id="966" w:author="UPC" w:date="2015-05-06T10:51:00Z">
        <w:r>
          <w:rPr>
            <w:noProof/>
            <w:webHidden/>
          </w:rPr>
          <w:t>49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67" w:author="UPC" w:date="2015-05-06T10:51:00Z"/>
          <w:rFonts w:asciiTheme="minorHAnsi" w:eastAsiaTheme="minorEastAsia" w:hAnsiTheme="minorHAnsi" w:cstheme="minorBidi"/>
          <w:noProof/>
          <w:szCs w:val="22"/>
          <w:lang w:eastAsia="ca-ES"/>
        </w:rPr>
      </w:pPr>
      <w:ins w:id="968" w:author="UPC" w:date="2015-05-06T10:51:00Z">
        <w:r w:rsidRPr="00063A85">
          <w:rPr>
            <w:rStyle w:val="Enlla"/>
            <w:noProof/>
          </w:rPr>
          <w:fldChar w:fldCharType="begin"/>
        </w:r>
        <w:r w:rsidRPr="00063A85">
          <w:rPr>
            <w:rStyle w:val="Enlla"/>
            <w:noProof/>
          </w:rPr>
          <w:instrText xml:space="preserve"> </w:instrText>
        </w:r>
        <w:r>
          <w:rPr>
            <w:noProof/>
          </w:rPr>
          <w:instrText>HYPERLINK \l "_Toc418673003"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61: Arxiu </w:t>
        </w:r>
        <w:r w:rsidRPr="00063A85">
          <w:rPr>
            <w:rStyle w:val="Enlla"/>
            <w:i/>
            <w:noProof/>
          </w:rPr>
          <w:t>config.js</w:t>
        </w:r>
        <w:r w:rsidRPr="00063A85">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_Toc418673003 \h </w:instrText>
        </w:r>
        <w:r>
          <w:rPr>
            <w:noProof/>
            <w:webHidden/>
          </w:rPr>
        </w:r>
      </w:ins>
      <w:r>
        <w:rPr>
          <w:noProof/>
          <w:webHidden/>
        </w:rPr>
        <w:fldChar w:fldCharType="separate"/>
      </w:r>
      <w:ins w:id="969" w:author="UPC" w:date="2015-05-06T10:51:00Z">
        <w:r>
          <w:rPr>
            <w:noProof/>
            <w:webHidden/>
          </w:rPr>
          <w:t>49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70" w:author="UPC" w:date="2015-05-06T10:51:00Z"/>
          <w:rFonts w:asciiTheme="minorHAnsi" w:eastAsiaTheme="minorEastAsia" w:hAnsiTheme="minorHAnsi" w:cstheme="minorBidi"/>
          <w:noProof/>
          <w:szCs w:val="22"/>
          <w:lang w:eastAsia="ca-ES"/>
        </w:rPr>
      </w:pPr>
      <w:ins w:id="971" w:author="UPC" w:date="2015-05-06T10:51:00Z">
        <w:r w:rsidRPr="00063A85">
          <w:rPr>
            <w:rStyle w:val="Enlla"/>
            <w:noProof/>
          </w:rPr>
          <w:fldChar w:fldCharType="begin"/>
        </w:r>
        <w:r w:rsidRPr="00063A85">
          <w:rPr>
            <w:rStyle w:val="Enlla"/>
            <w:noProof/>
          </w:rPr>
          <w:instrText xml:space="preserve"> </w:instrText>
        </w:r>
        <w:r>
          <w:rPr>
            <w:noProof/>
          </w:rPr>
          <w:instrText>HYPERLINK \l "_Toc418673004"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62: Codi GSP que provoca espais/tabulacions afegides en l'editor de codi HTML/GSP</w:t>
        </w:r>
        <w:r>
          <w:rPr>
            <w:noProof/>
            <w:webHidden/>
          </w:rPr>
          <w:tab/>
        </w:r>
        <w:r>
          <w:rPr>
            <w:noProof/>
            <w:webHidden/>
          </w:rPr>
          <w:fldChar w:fldCharType="begin"/>
        </w:r>
        <w:r>
          <w:rPr>
            <w:noProof/>
            <w:webHidden/>
          </w:rPr>
          <w:instrText xml:space="preserve"> PAGEREF _Toc418673004 \h </w:instrText>
        </w:r>
        <w:r>
          <w:rPr>
            <w:noProof/>
            <w:webHidden/>
          </w:rPr>
        </w:r>
      </w:ins>
      <w:r>
        <w:rPr>
          <w:noProof/>
          <w:webHidden/>
        </w:rPr>
        <w:fldChar w:fldCharType="separate"/>
      </w:r>
      <w:ins w:id="972" w:author="UPC" w:date="2015-05-06T10:51:00Z">
        <w:r>
          <w:rPr>
            <w:noProof/>
            <w:webHidden/>
          </w:rPr>
          <w:t>50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73" w:author="UPC" w:date="2015-05-06T10:51:00Z"/>
          <w:rFonts w:asciiTheme="minorHAnsi" w:eastAsiaTheme="minorEastAsia" w:hAnsiTheme="minorHAnsi" w:cstheme="minorBidi"/>
          <w:noProof/>
          <w:szCs w:val="22"/>
          <w:lang w:eastAsia="ca-ES"/>
        </w:rPr>
      </w:pPr>
      <w:ins w:id="974" w:author="UPC" w:date="2015-05-06T10:51:00Z">
        <w:r w:rsidRPr="00063A85">
          <w:rPr>
            <w:rStyle w:val="Enlla"/>
            <w:noProof/>
          </w:rPr>
          <w:fldChar w:fldCharType="begin"/>
        </w:r>
        <w:r w:rsidRPr="00063A85">
          <w:rPr>
            <w:rStyle w:val="Enlla"/>
            <w:noProof/>
          </w:rPr>
          <w:instrText xml:space="preserve"> </w:instrText>
        </w:r>
        <w:r>
          <w:rPr>
            <w:noProof/>
          </w:rPr>
          <w:instrText>HYPERLINK \l "_Toc418673005"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63: Taula de Continguts mapejada a l'aplicació Visor</w:t>
        </w:r>
        <w:r>
          <w:rPr>
            <w:noProof/>
            <w:webHidden/>
          </w:rPr>
          <w:tab/>
        </w:r>
        <w:r>
          <w:rPr>
            <w:noProof/>
            <w:webHidden/>
          </w:rPr>
          <w:fldChar w:fldCharType="begin"/>
        </w:r>
        <w:r>
          <w:rPr>
            <w:noProof/>
            <w:webHidden/>
          </w:rPr>
          <w:instrText xml:space="preserve"> PAGEREF _Toc418673005 \h </w:instrText>
        </w:r>
        <w:r>
          <w:rPr>
            <w:noProof/>
            <w:webHidden/>
          </w:rPr>
        </w:r>
      </w:ins>
      <w:r>
        <w:rPr>
          <w:noProof/>
          <w:webHidden/>
        </w:rPr>
        <w:fldChar w:fldCharType="separate"/>
      </w:r>
      <w:ins w:id="975" w:author="UPC" w:date="2015-05-06T10:51:00Z">
        <w:r>
          <w:rPr>
            <w:noProof/>
            <w:webHidden/>
          </w:rPr>
          <w:t>53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76" w:author="UPC" w:date="2015-05-06T10:51:00Z"/>
          <w:rFonts w:asciiTheme="minorHAnsi" w:eastAsiaTheme="minorEastAsia" w:hAnsiTheme="minorHAnsi" w:cstheme="minorBidi"/>
          <w:noProof/>
          <w:szCs w:val="22"/>
          <w:lang w:eastAsia="ca-ES"/>
        </w:rPr>
      </w:pPr>
      <w:ins w:id="977" w:author="UPC" w:date="2015-05-06T10:51:00Z">
        <w:r w:rsidRPr="00063A85">
          <w:rPr>
            <w:rStyle w:val="Enlla"/>
            <w:noProof/>
          </w:rPr>
          <w:fldChar w:fldCharType="begin"/>
        </w:r>
        <w:r w:rsidRPr="00063A85">
          <w:rPr>
            <w:rStyle w:val="Enlla"/>
            <w:noProof/>
          </w:rPr>
          <w:instrText xml:space="preserve"> </w:instrText>
        </w:r>
        <w:r>
          <w:rPr>
            <w:noProof/>
          </w:rPr>
          <w:instrText>HYPERLINK \l "_Toc418673006"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64: Taula de Templates mapejada a l'aplicació Visor</w:t>
        </w:r>
        <w:r>
          <w:rPr>
            <w:noProof/>
            <w:webHidden/>
          </w:rPr>
          <w:tab/>
        </w:r>
        <w:r>
          <w:rPr>
            <w:noProof/>
            <w:webHidden/>
          </w:rPr>
          <w:fldChar w:fldCharType="begin"/>
        </w:r>
        <w:r>
          <w:rPr>
            <w:noProof/>
            <w:webHidden/>
          </w:rPr>
          <w:instrText xml:space="preserve"> PAGEREF _Toc418673006 \h </w:instrText>
        </w:r>
        <w:r>
          <w:rPr>
            <w:noProof/>
            <w:webHidden/>
          </w:rPr>
        </w:r>
      </w:ins>
      <w:r>
        <w:rPr>
          <w:noProof/>
          <w:webHidden/>
        </w:rPr>
        <w:fldChar w:fldCharType="separate"/>
      </w:r>
      <w:ins w:id="978" w:author="UPC" w:date="2015-05-06T10:51:00Z">
        <w:r>
          <w:rPr>
            <w:noProof/>
            <w:webHidden/>
          </w:rPr>
          <w:t>54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79" w:author="UPC" w:date="2015-05-06T10:51:00Z"/>
          <w:rFonts w:asciiTheme="minorHAnsi" w:eastAsiaTheme="minorEastAsia" w:hAnsiTheme="minorHAnsi" w:cstheme="minorBidi"/>
          <w:noProof/>
          <w:szCs w:val="22"/>
          <w:lang w:eastAsia="ca-ES"/>
        </w:rPr>
      </w:pPr>
      <w:ins w:id="980" w:author="UPC" w:date="2015-05-06T10:51:00Z">
        <w:r w:rsidRPr="00063A85">
          <w:rPr>
            <w:rStyle w:val="Enlla"/>
            <w:noProof/>
          </w:rPr>
          <w:fldChar w:fldCharType="begin"/>
        </w:r>
        <w:r w:rsidRPr="00063A85">
          <w:rPr>
            <w:rStyle w:val="Enlla"/>
            <w:noProof/>
          </w:rPr>
          <w:instrText xml:space="preserve"> </w:instrText>
        </w:r>
        <w:r>
          <w:rPr>
            <w:noProof/>
          </w:rPr>
          <w:instrText>HYPERLINK \l "_Toc418673007"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65: Consulta del contingut d'un Template</w:t>
        </w:r>
        <w:r>
          <w:rPr>
            <w:noProof/>
            <w:webHidden/>
          </w:rPr>
          <w:tab/>
        </w:r>
        <w:r>
          <w:rPr>
            <w:noProof/>
            <w:webHidden/>
          </w:rPr>
          <w:fldChar w:fldCharType="begin"/>
        </w:r>
        <w:r>
          <w:rPr>
            <w:noProof/>
            <w:webHidden/>
          </w:rPr>
          <w:instrText xml:space="preserve"> PAGEREF _Toc418673007 \h </w:instrText>
        </w:r>
        <w:r>
          <w:rPr>
            <w:noProof/>
            <w:webHidden/>
          </w:rPr>
        </w:r>
      </w:ins>
      <w:r>
        <w:rPr>
          <w:noProof/>
          <w:webHidden/>
        </w:rPr>
        <w:fldChar w:fldCharType="separate"/>
      </w:r>
      <w:ins w:id="981" w:author="UPC" w:date="2015-05-06T10:51:00Z">
        <w:r>
          <w:rPr>
            <w:noProof/>
            <w:webHidden/>
          </w:rPr>
          <w:t>54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82" w:author="UPC" w:date="2015-05-06T10:51:00Z"/>
          <w:rFonts w:asciiTheme="minorHAnsi" w:eastAsiaTheme="minorEastAsia" w:hAnsiTheme="minorHAnsi" w:cstheme="minorBidi"/>
          <w:noProof/>
          <w:szCs w:val="22"/>
          <w:lang w:eastAsia="ca-ES"/>
        </w:rPr>
      </w:pPr>
      <w:ins w:id="983" w:author="UPC" w:date="2015-05-06T10:51:00Z">
        <w:r w:rsidRPr="00063A85">
          <w:rPr>
            <w:rStyle w:val="Enlla"/>
            <w:noProof/>
          </w:rPr>
          <w:fldChar w:fldCharType="begin"/>
        </w:r>
        <w:r w:rsidRPr="00063A85">
          <w:rPr>
            <w:rStyle w:val="Enlla"/>
            <w:noProof/>
          </w:rPr>
          <w:instrText xml:space="preserve"> </w:instrText>
        </w:r>
        <w:r>
          <w:rPr>
            <w:noProof/>
          </w:rPr>
          <w:instrText>HYPERLINK \l "_Toc418673008"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66: Redirecció URL</w:t>
        </w:r>
        <w:r>
          <w:rPr>
            <w:noProof/>
            <w:webHidden/>
          </w:rPr>
          <w:tab/>
        </w:r>
        <w:r>
          <w:rPr>
            <w:noProof/>
            <w:webHidden/>
          </w:rPr>
          <w:fldChar w:fldCharType="begin"/>
        </w:r>
        <w:r>
          <w:rPr>
            <w:noProof/>
            <w:webHidden/>
          </w:rPr>
          <w:instrText xml:space="preserve"> PAGEREF _Toc418673008 \h </w:instrText>
        </w:r>
        <w:r>
          <w:rPr>
            <w:noProof/>
            <w:webHidden/>
          </w:rPr>
        </w:r>
      </w:ins>
      <w:r>
        <w:rPr>
          <w:noProof/>
          <w:webHidden/>
        </w:rPr>
        <w:fldChar w:fldCharType="separate"/>
      </w:r>
      <w:ins w:id="984" w:author="UPC" w:date="2015-05-06T10:51:00Z">
        <w:r>
          <w:rPr>
            <w:noProof/>
            <w:webHidden/>
          </w:rPr>
          <w:t>55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85" w:author="UPC" w:date="2015-05-06T10:51:00Z"/>
          <w:rFonts w:asciiTheme="minorHAnsi" w:eastAsiaTheme="minorEastAsia" w:hAnsiTheme="minorHAnsi" w:cstheme="minorBidi"/>
          <w:noProof/>
          <w:szCs w:val="22"/>
          <w:lang w:eastAsia="ca-ES"/>
        </w:rPr>
      </w:pPr>
      <w:ins w:id="986" w:author="UPC" w:date="2015-05-06T10:51:00Z">
        <w:r w:rsidRPr="00063A85">
          <w:rPr>
            <w:rStyle w:val="Enlla"/>
            <w:noProof/>
          </w:rPr>
          <w:fldChar w:fldCharType="begin"/>
        </w:r>
        <w:r w:rsidRPr="00063A85">
          <w:rPr>
            <w:rStyle w:val="Enlla"/>
            <w:noProof/>
          </w:rPr>
          <w:instrText xml:space="preserve"> </w:instrText>
        </w:r>
        <w:r>
          <w:rPr>
            <w:noProof/>
          </w:rPr>
          <w:instrText>HYPERLINK \l "_Toc418673009"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67: Redirecció al VisulController.groovy en el cas{nom_servidor}/rrhh</w:t>
        </w:r>
        <w:r>
          <w:rPr>
            <w:noProof/>
            <w:webHidden/>
          </w:rPr>
          <w:tab/>
        </w:r>
        <w:r>
          <w:rPr>
            <w:noProof/>
            <w:webHidden/>
          </w:rPr>
          <w:fldChar w:fldCharType="begin"/>
        </w:r>
        <w:r>
          <w:rPr>
            <w:noProof/>
            <w:webHidden/>
          </w:rPr>
          <w:instrText xml:space="preserve"> PAGEREF _Toc418673009 \h </w:instrText>
        </w:r>
        <w:r>
          <w:rPr>
            <w:noProof/>
            <w:webHidden/>
          </w:rPr>
        </w:r>
      </w:ins>
      <w:r>
        <w:rPr>
          <w:noProof/>
          <w:webHidden/>
        </w:rPr>
        <w:fldChar w:fldCharType="separate"/>
      </w:r>
      <w:ins w:id="987" w:author="UPC" w:date="2015-05-06T10:51:00Z">
        <w:r>
          <w:rPr>
            <w:noProof/>
            <w:webHidden/>
          </w:rPr>
          <w:t>55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88" w:author="UPC" w:date="2015-05-06T10:51:00Z"/>
          <w:rFonts w:asciiTheme="minorHAnsi" w:eastAsiaTheme="minorEastAsia" w:hAnsiTheme="minorHAnsi" w:cstheme="minorBidi"/>
          <w:noProof/>
          <w:szCs w:val="22"/>
          <w:lang w:eastAsia="ca-ES"/>
        </w:rPr>
      </w:pPr>
      <w:ins w:id="989" w:author="UPC" w:date="2015-05-06T10:51:00Z">
        <w:r w:rsidRPr="00063A85">
          <w:rPr>
            <w:rStyle w:val="Enlla"/>
            <w:noProof/>
          </w:rPr>
          <w:fldChar w:fldCharType="begin"/>
        </w:r>
        <w:r w:rsidRPr="00063A85">
          <w:rPr>
            <w:rStyle w:val="Enlla"/>
            <w:noProof/>
          </w:rPr>
          <w:instrText xml:space="preserve"> </w:instrText>
        </w:r>
        <w:r>
          <w:rPr>
            <w:noProof/>
          </w:rPr>
          <w:instrText>HYPERLINK \l "_Toc418673010"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68: Determinació del perfil de l'usuari</w:t>
        </w:r>
        <w:r>
          <w:rPr>
            <w:noProof/>
            <w:webHidden/>
          </w:rPr>
          <w:tab/>
        </w:r>
        <w:r>
          <w:rPr>
            <w:noProof/>
            <w:webHidden/>
          </w:rPr>
          <w:fldChar w:fldCharType="begin"/>
        </w:r>
        <w:r>
          <w:rPr>
            <w:noProof/>
            <w:webHidden/>
          </w:rPr>
          <w:instrText xml:space="preserve"> PAGEREF _Toc418673010 \h </w:instrText>
        </w:r>
        <w:r>
          <w:rPr>
            <w:noProof/>
            <w:webHidden/>
          </w:rPr>
        </w:r>
      </w:ins>
      <w:r>
        <w:rPr>
          <w:noProof/>
          <w:webHidden/>
        </w:rPr>
        <w:fldChar w:fldCharType="separate"/>
      </w:r>
      <w:ins w:id="990" w:author="UPC" w:date="2015-05-06T10:51:00Z">
        <w:r>
          <w:rPr>
            <w:noProof/>
            <w:webHidden/>
          </w:rPr>
          <w:t>56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91" w:author="UPC" w:date="2015-05-06T10:51:00Z"/>
          <w:rFonts w:asciiTheme="minorHAnsi" w:eastAsiaTheme="minorEastAsia" w:hAnsiTheme="minorHAnsi" w:cstheme="minorBidi"/>
          <w:noProof/>
          <w:szCs w:val="22"/>
          <w:lang w:eastAsia="ca-ES"/>
        </w:rPr>
      </w:pPr>
      <w:ins w:id="992" w:author="UPC" w:date="2015-05-06T10:51:00Z">
        <w:r w:rsidRPr="00063A85">
          <w:rPr>
            <w:rStyle w:val="Enlla"/>
            <w:noProof/>
          </w:rPr>
          <w:fldChar w:fldCharType="begin"/>
        </w:r>
        <w:r w:rsidRPr="00063A85">
          <w:rPr>
            <w:rStyle w:val="Enlla"/>
            <w:noProof/>
          </w:rPr>
          <w:instrText xml:space="preserve"> </w:instrText>
        </w:r>
        <w:r>
          <w:rPr>
            <w:noProof/>
          </w:rPr>
          <w:instrText>HYPERLINK \l "_Toc418673011"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69: Renderització de la pàginaweb amb </w:t>
        </w:r>
        <w:r w:rsidRPr="00063A85">
          <w:rPr>
            <w:rStyle w:val="Enlla"/>
            <w:i/>
            <w:noProof/>
          </w:rPr>
          <w:t>VisualController.groovy</w:t>
        </w:r>
        <w:r>
          <w:rPr>
            <w:noProof/>
            <w:webHidden/>
          </w:rPr>
          <w:tab/>
        </w:r>
        <w:r>
          <w:rPr>
            <w:noProof/>
            <w:webHidden/>
          </w:rPr>
          <w:fldChar w:fldCharType="begin"/>
        </w:r>
        <w:r>
          <w:rPr>
            <w:noProof/>
            <w:webHidden/>
          </w:rPr>
          <w:instrText xml:space="preserve"> PAGEREF _Toc418673011 \h </w:instrText>
        </w:r>
        <w:r>
          <w:rPr>
            <w:noProof/>
            <w:webHidden/>
          </w:rPr>
        </w:r>
      </w:ins>
      <w:r>
        <w:rPr>
          <w:noProof/>
          <w:webHidden/>
        </w:rPr>
        <w:fldChar w:fldCharType="separate"/>
      </w:r>
      <w:ins w:id="993" w:author="UPC" w:date="2015-05-06T10:51:00Z">
        <w:r>
          <w:rPr>
            <w:noProof/>
            <w:webHidden/>
          </w:rPr>
          <w:t>56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94" w:author="UPC" w:date="2015-05-06T10:51:00Z"/>
          <w:rFonts w:asciiTheme="minorHAnsi" w:eastAsiaTheme="minorEastAsia" w:hAnsiTheme="minorHAnsi" w:cstheme="minorBidi"/>
          <w:noProof/>
          <w:szCs w:val="22"/>
          <w:lang w:eastAsia="ca-ES"/>
        </w:rPr>
      </w:pPr>
      <w:ins w:id="995" w:author="UPC" w:date="2015-05-06T10:51:00Z">
        <w:r w:rsidRPr="00063A85">
          <w:rPr>
            <w:rStyle w:val="Enlla"/>
            <w:noProof/>
          </w:rPr>
          <w:fldChar w:fldCharType="begin"/>
        </w:r>
        <w:r w:rsidRPr="00063A85">
          <w:rPr>
            <w:rStyle w:val="Enlla"/>
            <w:noProof/>
          </w:rPr>
          <w:instrText xml:space="preserve"> </w:instrText>
        </w:r>
        <w:r>
          <w:rPr>
            <w:noProof/>
          </w:rPr>
          <w:instrText>HYPERLINK \l "_Toc418673012"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70: Consulta SQL SearcherController.groovy</w:t>
        </w:r>
        <w:r>
          <w:rPr>
            <w:noProof/>
            <w:webHidden/>
          </w:rPr>
          <w:tab/>
        </w:r>
        <w:r>
          <w:rPr>
            <w:noProof/>
            <w:webHidden/>
          </w:rPr>
          <w:fldChar w:fldCharType="begin"/>
        </w:r>
        <w:r>
          <w:rPr>
            <w:noProof/>
            <w:webHidden/>
          </w:rPr>
          <w:instrText xml:space="preserve"> PAGEREF _Toc418673012 \h </w:instrText>
        </w:r>
        <w:r>
          <w:rPr>
            <w:noProof/>
            <w:webHidden/>
          </w:rPr>
        </w:r>
      </w:ins>
      <w:r>
        <w:rPr>
          <w:noProof/>
          <w:webHidden/>
        </w:rPr>
        <w:fldChar w:fldCharType="separate"/>
      </w:r>
      <w:ins w:id="996" w:author="UPC" w:date="2015-05-06T10:51:00Z">
        <w:r>
          <w:rPr>
            <w:noProof/>
            <w:webHidden/>
          </w:rPr>
          <w:t>57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997" w:author="UPC" w:date="2015-05-06T10:51:00Z"/>
          <w:rFonts w:asciiTheme="minorHAnsi" w:eastAsiaTheme="minorEastAsia" w:hAnsiTheme="minorHAnsi" w:cstheme="minorBidi"/>
          <w:noProof/>
          <w:szCs w:val="22"/>
          <w:lang w:eastAsia="ca-ES"/>
        </w:rPr>
      </w:pPr>
      <w:ins w:id="998" w:author="UPC" w:date="2015-05-06T10:51:00Z">
        <w:r w:rsidRPr="00063A85">
          <w:rPr>
            <w:rStyle w:val="Enlla"/>
            <w:noProof/>
          </w:rPr>
          <w:fldChar w:fldCharType="begin"/>
        </w:r>
        <w:r w:rsidRPr="00063A85">
          <w:rPr>
            <w:rStyle w:val="Enlla"/>
            <w:noProof/>
          </w:rPr>
          <w:instrText xml:space="preserve"> </w:instrText>
        </w:r>
        <w:r>
          <w:rPr>
            <w:noProof/>
          </w:rPr>
          <w:instrText>HYPERLINK \l "_Toc418673013"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71: Consulta SQL </w:t>
        </w:r>
        <w:r w:rsidRPr="00063A85">
          <w:rPr>
            <w:rStyle w:val="Enlla"/>
            <w:i/>
            <w:noProof/>
          </w:rPr>
          <w:t>ActualitzionsController.groovy</w:t>
        </w:r>
        <w:r>
          <w:rPr>
            <w:noProof/>
            <w:webHidden/>
          </w:rPr>
          <w:tab/>
        </w:r>
        <w:r>
          <w:rPr>
            <w:noProof/>
            <w:webHidden/>
          </w:rPr>
          <w:fldChar w:fldCharType="begin"/>
        </w:r>
        <w:r>
          <w:rPr>
            <w:noProof/>
            <w:webHidden/>
          </w:rPr>
          <w:instrText xml:space="preserve"> PAGEREF _Toc418673013 \h </w:instrText>
        </w:r>
        <w:r>
          <w:rPr>
            <w:noProof/>
            <w:webHidden/>
          </w:rPr>
        </w:r>
      </w:ins>
      <w:r>
        <w:rPr>
          <w:noProof/>
          <w:webHidden/>
        </w:rPr>
        <w:fldChar w:fldCharType="separate"/>
      </w:r>
      <w:ins w:id="999" w:author="UPC" w:date="2015-05-06T10:51:00Z">
        <w:r>
          <w:rPr>
            <w:noProof/>
            <w:webHidden/>
          </w:rPr>
          <w:t>57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00" w:author="UPC" w:date="2015-05-06T10:51:00Z"/>
          <w:rFonts w:asciiTheme="minorHAnsi" w:eastAsiaTheme="minorEastAsia" w:hAnsiTheme="minorHAnsi" w:cstheme="minorBidi"/>
          <w:noProof/>
          <w:szCs w:val="22"/>
          <w:lang w:eastAsia="ca-ES"/>
        </w:rPr>
      </w:pPr>
      <w:ins w:id="1001" w:author="UPC" w:date="2015-05-06T10:51:00Z">
        <w:r w:rsidRPr="00063A85">
          <w:rPr>
            <w:rStyle w:val="Enlla"/>
            <w:noProof/>
          </w:rPr>
          <w:fldChar w:fldCharType="begin"/>
        </w:r>
        <w:r w:rsidRPr="00063A85">
          <w:rPr>
            <w:rStyle w:val="Enlla"/>
            <w:noProof/>
          </w:rPr>
          <w:instrText xml:space="preserve"> </w:instrText>
        </w:r>
        <w:r>
          <w:rPr>
            <w:noProof/>
          </w:rPr>
          <w:instrText>HYPERLINK \l "_Toc418673014"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72: Accés als recursos sense protecció</w:t>
        </w:r>
        <w:r>
          <w:rPr>
            <w:noProof/>
            <w:webHidden/>
          </w:rPr>
          <w:tab/>
        </w:r>
        <w:r>
          <w:rPr>
            <w:noProof/>
            <w:webHidden/>
          </w:rPr>
          <w:fldChar w:fldCharType="begin"/>
        </w:r>
        <w:r>
          <w:rPr>
            <w:noProof/>
            <w:webHidden/>
          </w:rPr>
          <w:instrText xml:space="preserve"> PAGEREF _Toc418673014 \h </w:instrText>
        </w:r>
        <w:r>
          <w:rPr>
            <w:noProof/>
            <w:webHidden/>
          </w:rPr>
        </w:r>
      </w:ins>
      <w:r>
        <w:rPr>
          <w:noProof/>
          <w:webHidden/>
        </w:rPr>
        <w:fldChar w:fldCharType="separate"/>
      </w:r>
      <w:ins w:id="1002" w:author="UPC" w:date="2015-05-06T10:51:00Z">
        <w:r>
          <w:rPr>
            <w:noProof/>
            <w:webHidden/>
          </w:rPr>
          <w:t>59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03" w:author="UPC" w:date="2015-05-06T10:51:00Z"/>
          <w:rFonts w:asciiTheme="minorHAnsi" w:eastAsiaTheme="minorEastAsia" w:hAnsiTheme="minorHAnsi" w:cstheme="minorBidi"/>
          <w:noProof/>
          <w:szCs w:val="22"/>
          <w:lang w:eastAsia="ca-ES"/>
        </w:rPr>
      </w:pPr>
      <w:ins w:id="1004" w:author="UPC" w:date="2015-05-06T10:51:00Z">
        <w:r w:rsidRPr="00063A85">
          <w:rPr>
            <w:rStyle w:val="Enlla"/>
            <w:noProof/>
          </w:rPr>
          <w:fldChar w:fldCharType="begin"/>
        </w:r>
        <w:r w:rsidRPr="00063A85">
          <w:rPr>
            <w:rStyle w:val="Enlla"/>
            <w:noProof/>
          </w:rPr>
          <w:instrText xml:space="preserve"> </w:instrText>
        </w:r>
        <w:r>
          <w:rPr>
            <w:noProof/>
          </w:rPr>
          <w:instrText>HYPERLINK \l "_Toc418673015"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73: Arxiu context.xml amb l’àlias necessari per substituir l’enllaç simbòlic</w:t>
        </w:r>
        <w:r>
          <w:rPr>
            <w:noProof/>
            <w:webHidden/>
          </w:rPr>
          <w:tab/>
        </w:r>
        <w:r>
          <w:rPr>
            <w:noProof/>
            <w:webHidden/>
          </w:rPr>
          <w:fldChar w:fldCharType="begin"/>
        </w:r>
        <w:r>
          <w:rPr>
            <w:noProof/>
            <w:webHidden/>
          </w:rPr>
          <w:instrText xml:space="preserve"> PAGEREF _Toc418673015 \h </w:instrText>
        </w:r>
        <w:r>
          <w:rPr>
            <w:noProof/>
            <w:webHidden/>
          </w:rPr>
        </w:r>
      </w:ins>
      <w:r>
        <w:rPr>
          <w:noProof/>
          <w:webHidden/>
        </w:rPr>
        <w:fldChar w:fldCharType="separate"/>
      </w:r>
      <w:ins w:id="1005" w:author="UPC" w:date="2015-05-06T10:51:00Z">
        <w:r>
          <w:rPr>
            <w:noProof/>
            <w:webHidden/>
          </w:rPr>
          <w:t>59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06" w:author="UPC" w:date="2015-05-06T10:51:00Z"/>
          <w:rFonts w:asciiTheme="minorHAnsi" w:eastAsiaTheme="minorEastAsia" w:hAnsiTheme="minorHAnsi" w:cstheme="minorBidi"/>
          <w:noProof/>
          <w:szCs w:val="22"/>
          <w:lang w:eastAsia="ca-ES"/>
        </w:rPr>
      </w:pPr>
      <w:ins w:id="1007" w:author="UPC" w:date="2015-05-06T10:51:00Z">
        <w:r w:rsidRPr="00063A85">
          <w:rPr>
            <w:rStyle w:val="Enlla"/>
            <w:noProof/>
          </w:rPr>
          <w:fldChar w:fldCharType="begin"/>
        </w:r>
        <w:r w:rsidRPr="00063A85">
          <w:rPr>
            <w:rStyle w:val="Enlla"/>
            <w:noProof/>
          </w:rPr>
          <w:instrText xml:space="preserve"> </w:instrText>
        </w:r>
        <w:r>
          <w:rPr>
            <w:noProof/>
          </w:rPr>
          <w:instrText>HYPERLINK \l "_Toc418673016"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74: Instrucció Spring Security per protegir els recursos web</w:t>
        </w:r>
        <w:r>
          <w:rPr>
            <w:noProof/>
            <w:webHidden/>
          </w:rPr>
          <w:tab/>
        </w:r>
        <w:r>
          <w:rPr>
            <w:noProof/>
            <w:webHidden/>
          </w:rPr>
          <w:fldChar w:fldCharType="begin"/>
        </w:r>
        <w:r>
          <w:rPr>
            <w:noProof/>
            <w:webHidden/>
          </w:rPr>
          <w:instrText xml:space="preserve"> PAGEREF _Toc418673016 \h </w:instrText>
        </w:r>
        <w:r>
          <w:rPr>
            <w:noProof/>
            <w:webHidden/>
          </w:rPr>
        </w:r>
      </w:ins>
      <w:r>
        <w:rPr>
          <w:noProof/>
          <w:webHidden/>
        </w:rPr>
        <w:fldChar w:fldCharType="separate"/>
      </w:r>
      <w:ins w:id="1008" w:author="UPC" w:date="2015-05-06T10:51:00Z">
        <w:r>
          <w:rPr>
            <w:noProof/>
            <w:webHidden/>
          </w:rPr>
          <w:t>59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09" w:author="UPC" w:date="2015-05-06T10:51:00Z"/>
          <w:rFonts w:asciiTheme="minorHAnsi" w:eastAsiaTheme="minorEastAsia" w:hAnsiTheme="minorHAnsi" w:cstheme="minorBidi"/>
          <w:noProof/>
          <w:szCs w:val="22"/>
          <w:lang w:eastAsia="ca-ES"/>
        </w:rPr>
      </w:pPr>
      <w:ins w:id="1010" w:author="UPC" w:date="2015-05-06T10:51:00Z">
        <w:r w:rsidRPr="00063A85">
          <w:rPr>
            <w:rStyle w:val="Enlla"/>
            <w:noProof/>
          </w:rPr>
          <w:fldChar w:fldCharType="begin"/>
        </w:r>
        <w:r w:rsidRPr="00063A85">
          <w:rPr>
            <w:rStyle w:val="Enlla"/>
            <w:noProof/>
          </w:rPr>
          <w:instrText xml:space="preserve"> </w:instrText>
        </w:r>
        <w:r>
          <w:rPr>
            <w:noProof/>
          </w:rPr>
          <w:instrText>HYPERLINK \l "_Toc418673017"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75: Arxiu </w:t>
        </w:r>
        <w:r w:rsidRPr="00063A85">
          <w:rPr>
            <w:rStyle w:val="Enlla"/>
            <w:i/>
            <w:noProof/>
          </w:rPr>
          <w:t>BuildConfig.groovy</w:t>
        </w:r>
        <w:r w:rsidRPr="00063A85">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_Toc418673017 \h </w:instrText>
        </w:r>
        <w:r>
          <w:rPr>
            <w:noProof/>
            <w:webHidden/>
          </w:rPr>
        </w:r>
      </w:ins>
      <w:r>
        <w:rPr>
          <w:noProof/>
          <w:webHidden/>
        </w:rPr>
        <w:fldChar w:fldCharType="separate"/>
      </w:r>
      <w:ins w:id="1011" w:author="UPC" w:date="2015-05-06T10:51:00Z">
        <w:r>
          <w:rPr>
            <w:noProof/>
            <w:webHidden/>
          </w:rPr>
          <w:t>60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12" w:author="UPC" w:date="2015-05-06T10:51:00Z"/>
          <w:rFonts w:asciiTheme="minorHAnsi" w:eastAsiaTheme="minorEastAsia" w:hAnsiTheme="minorHAnsi" w:cstheme="minorBidi"/>
          <w:noProof/>
          <w:szCs w:val="22"/>
          <w:lang w:eastAsia="ca-ES"/>
        </w:rPr>
      </w:pPr>
      <w:ins w:id="1013" w:author="UPC" w:date="2015-05-06T10:51:00Z">
        <w:r w:rsidRPr="00063A85">
          <w:rPr>
            <w:rStyle w:val="Enlla"/>
            <w:noProof/>
          </w:rPr>
          <w:fldChar w:fldCharType="begin"/>
        </w:r>
        <w:r w:rsidRPr="00063A85">
          <w:rPr>
            <w:rStyle w:val="Enlla"/>
            <w:noProof/>
          </w:rPr>
          <w:instrText xml:space="preserve"> </w:instrText>
        </w:r>
        <w:r>
          <w:rPr>
            <w:noProof/>
          </w:rPr>
          <w:instrText>HYPERLINK \l "_Toc418673018"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76: Exemple d'arxiu </w:t>
        </w:r>
        <w:r w:rsidRPr="00063A85">
          <w:rPr>
            <w:rStyle w:val="Enlla"/>
            <w:i/>
            <w:noProof/>
          </w:rPr>
          <w:t>Config.groovy</w:t>
        </w:r>
        <w:r w:rsidRPr="00063A85">
          <w:rPr>
            <w:rStyle w:val="Enlla"/>
            <w:noProof/>
          </w:rPr>
          <w:t xml:space="preserve"> per configurar un client web service</w:t>
        </w:r>
        <w:r>
          <w:rPr>
            <w:noProof/>
            <w:webHidden/>
          </w:rPr>
          <w:tab/>
        </w:r>
        <w:r>
          <w:rPr>
            <w:noProof/>
            <w:webHidden/>
          </w:rPr>
          <w:fldChar w:fldCharType="begin"/>
        </w:r>
        <w:r>
          <w:rPr>
            <w:noProof/>
            <w:webHidden/>
          </w:rPr>
          <w:instrText xml:space="preserve"> PAGEREF _Toc418673018 \h </w:instrText>
        </w:r>
        <w:r>
          <w:rPr>
            <w:noProof/>
            <w:webHidden/>
          </w:rPr>
        </w:r>
      </w:ins>
      <w:r>
        <w:rPr>
          <w:noProof/>
          <w:webHidden/>
        </w:rPr>
        <w:fldChar w:fldCharType="separate"/>
      </w:r>
      <w:ins w:id="1014" w:author="UPC" w:date="2015-05-06T10:51:00Z">
        <w:r>
          <w:rPr>
            <w:noProof/>
            <w:webHidden/>
          </w:rPr>
          <w:t>60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15" w:author="UPC" w:date="2015-05-06T10:51:00Z"/>
          <w:rFonts w:asciiTheme="minorHAnsi" w:eastAsiaTheme="minorEastAsia" w:hAnsiTheme="minorHAnsi" w:cstheme="minorBidi"/>
          <w:noProof/>
          <w:szCs w:val="22"/>
          <w:lang w:eastAsia="ca-ES"/>
        </w:rPr>
      </w:pPr>
      <w:ins w:id="1016" w:author="UPC" w:date="2015-05-06T10:51:00Z">
        <w:r w:rsidRPr="00063A85">
          <w:rPr>
            <w:rStyle w:val="Enlla"/>
            <w:noProof/>
          </w:rPr>
          <w:fldChar w:fldCharType="begin"/>
        </w:r>
        <w:r w:rsidRPr="00063A85">
          <w:rPr>
            <w:rStyle w:val="Enlla"/>
            <w:noProof/>
          </w:rPr>
          <w:instrText xml:space="preserve"> </w:instrText>
        </w:r>
        <w:r>
          <w:rPr>
            <w:noProof/>
          </w:rPr>
          <w:instrText>HYPERLINK \l "_Toc418673019"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77: Missatge obtingut a la consola després d'executar exitosament la instrucció wsdl2java</w:t>
        </w:r>
        <w:r>
          <w:rPr>
            <w:noProof/>
            <w:webHidden/>
          </w:rPr>
          <w:tab/>
        </w:r>
        <w:r>
          <w:rPr>
            <w:noProof/>
            <w:webHidden/>
          </w:rPr>
          <w:fldChar w:fldCharType="begin"/>
        </w:r>
        <w:r>
          <w:rPr>
            <w:noProof/>
            <w:webHidden/>
          </w:rPr>
          <w:instrText xml:space="preserve"> PAGEREF _Toc418673019 \h </w:instrText>
        </w:r>
        <w:r>
          <w:rPr>
            <w:noProof/>
            <w:webHidden/>
          </w:rPr>
        </w:r>
      </w:ins>
      <w:r>
        <w:rPr>
          <w:noProof/>
          <w:webHidden/>
        </w:rPr>
        <w:fldChar w:fldCharType="separate"/>
      </w:r>
      <w:ins w:id="1017" w:author="UPC" w:date="2015-05-06T10:51:00Z">
        <w:r>
          <w:rPr>
            <w:noProof/>
            <w:webHidden/>
          </w:rPr>
          <w:t>61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18" w:author="UPC" w:date="2015-05-06T10:51:00Z"/>
          <w:rFonts w:asciiTheme="minorHAnsi" w:eastAsiaTheme="minorEastAsia" w:hAnsiTheme="minorHAnsi" w:cstheme="minorBidi"/>
          <w:noProof/>
          <w:szCs w:val="22"/>
          <w:lang w:eastAsia="ca-ES"/>
        </w:rPr>
      </w:pPr>
      <w:ins w:id="1019" w:author="UPC" w:date="2015-05-06T10:51:00Z">
        <w:r w:rsidRPr="00063A85">
          <w:rPr>
            <w:rStyle w:val="Enlla"/>
            <w:noProof/>
          </w:rPr>
          <w:fldChar w:fldCharType="begin"/>
        </w:r>
        <w:r w:rsidRPr="00063A85">
          <w:rPr>
            <w:rStyle w:val="Enlla"/>
            <w:noProof/>
          </w:rPr>
          <w:instrText xml:space="preserve"> </w:instrText>
        </w:r>
        <w:r>
          <w:rPr>
            <w:noProof/>
          </w:rPr>
          <w:instrText>HYPERLINK \l "_Toc418673020"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78: Exemple de client web service seguint l'estils de codi Grails</w:t>
        </w:r>
        <w:r>
          <w:rPr>
            <w:noProof/>
            <w:webHidden/>
          </w:rPr>
          <w:tab/>
        </w:r>
        <w:r>
          <w:rPr>
            <w:noProof/>
            <w:webHidden/>
          </w:rPr>
          <w:fldChar w:fldCharType="begin"/>
        </w:r>
        <w:r>
          <w:rPr>
            <w:noProof/>
            <w:webHidden/>
          </w:rPr>
          <w:instrText xml:space="preserve"> PAGEREF _Toc418673020 \h </w:instrText>
        </w:r>
        <w:r>
          <w:rPr>
            <w:noProof/>
            <w:webHidden/>
          </w:rPr>
        </w:r>
      </w:ins>
      <w:r>
        <w:rPr>
          <w:noProof/>
          <w:webHidden/>
        </w:rPr>
        <w:fldChar w:fldCharType="separate"/>
      </w:r>
      <w:ins w:id="1020" w:author="UPC" w:date="2015-05-06T10:51:00Z">
        <w:r>
          <w:rPr>
            <w:noProof/>
            <w:webHidden/>
          </w:rPr>
          <w:t>63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21" w:author="UPC" w:date="2015-05-06T10:51:00Z"/>
          <w:rFonts w:asciiTheme="minorHAnsi" w:eastAsiaTheme="minorEastAsia" w:hAnsiTheme="minorHAnsi" w:cstheme="minorBidi"/>
          <w:noProof/>
          <w:szCs w:val="22"/>
          <w:lang w:eastAsia="ca-ES"/>
        </w:rPr>
      </w:pPr>
      <w:ins w:id="1022" w:author="UPC" w:date="2015-05-06T10:51:00Z">
        <w:r w:rsidRPr="00063A85">
          <w:rPr>
            <w:rStyle w:val="Enlla"/>
            <w:noProof/>
          </w:rPr>
          <w:fldChar w:fldCharType="begin"/>
        </w:r>
        <w:r w:rsidRPr="00063A85">
          <w:rPr>
            <w:rStyle w:val="Enlla"/>
            <w:noProof/>
          </w:rPr>
          <w:instrText xml:space="preserve"> </w:instrText>
        </w:r>
        <w:r>
          <w:rPr>
            <w:noProof/>
          </w:rPr>
          <w:instrText>HYPERLINK \l "_Toc418673021"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79: Exemple de client web service seguint l'estil de codi Java</w:t>
        </w:r>
        <w:r>
          <w:rPr>
            <w:noProof/>
            <w:webHidden/>
          </w:rPr>
          <w:tab/>
        </w:r>
        <w:r>
          <w:rPr>
            <w:noProof/>
            <w:webHidden/>
          </w:rPr>
          <w:fldChar w:fldCharType="begin"/>
        </w:r>
        <w:r>
          <w:rPr>
            <w:noProof/>
            <w:webHidden/>
          </w:rPr>
          <w:instrText xml:space="preserve"> PAGEREF _Toc418673021 \h </w:instrText>
        </w:r>
        <w:r>
          <w:rPr>
            <w:noProof/>
            <w:webHidden/>
          </w:rPr>
        </w:r>
      </w:ins>
      <w:r>
        <w:rPr>
          <w:noProof/>
          <w:webHidden/>
        </w:rPr>
        <w:fldChar w:fldCharType="separate"/>
      </w:r>
      <w:ins w:id="1023" w:author="UPC" w:date="2015-05-06T10:51:00Z">
        <w:r>
          <w:rPr>
            <w:noProof/>
            <w:webHidden/>
          </w:rPr>
          <w:t>63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24" w:author="UPC" w:date="2015-05-06T10:51:00Z"/>
          <w:rFonts w:asciiTheme="minorHAnsi" w:eastAsiaTheme="minorEastAsia" w:hAnsiTheme="minorHAnsi" w:cstheme="minorBidi"/>
          <w:noProof/>
          <w:szCs w:val="22"/>
          <w:lang w:eastAsia="ca-ES"/>
        </w:rPr>
      </w:pPr>
      <w:ins w:id="1025" w:author="UPC" w:date="2015-05-06T10:51:00Z">
        <w:r w:rsidRPr="00063A85">
          <w:rPr>
            <w:rStyle w:val="Enlla"/>
            <w:noProof/>
          </w:rPr>
          <w:fldChar w:fldCharType="begin"/>
        </w:r>
        <w:r w:rsidRPr="00063A85">
          <w:rPr>
            <w:rStyle w:val="Enlla"/>
            <w:noProof/>
          </w:rPr>
          <w:instrText xml:space="preserve"> </w:instrText>
        </w:r>
        <w:r>
          <w:rPr>
            <w:noProof/>
          </w:rPr>
          <w:instrText>HYPERLINK \l "_Toc418673022"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80: Error al descarregar plugins per a web services</w:t>
        </w:r>
        <w:r>
          <w:rPr>
            <w:noProof/>
            <w:webHidden/>
          </w:rPr>
          <w:tab/>
        </w:r>
        <w:r>
          <w:rPr>
            <w:noProof/>
            <w:webHidden/>
          </w:rPr>
          <w:fldChar w:fldCharType="begin"/>
        </w:r>
        <w:r>
          <w:rPr>
            <w:noProof/>
            <w:webHidden/>
          </w:rPr>
          <w:instrText xml:space="preserve"> PAGEREF _Toc418673022 \h </w:instrText>
        </w:r>
        <w:r>
          <w:rPr>
            <w:noProof/>
            <w:webHidden/>
          </w:rPr>
        </w:r>
      </w:ins>
      <w:r>
        <w:rPr>
          <w:noProof/>
          <w:webHidden/>
        </w:rPr>
        <w:fldChar w:fldCharType="separate"/>
      </w:r>
      <w:ins w:id="1026" w:author="UPC" w:date="2015-05-06T10:51:00Z">
        <w:r>
          <w:rPr>
            <w:noProof/>
            <w:webHidden/>
          </w:rPr>
          <w:t>65</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27" w:author="UPC" w:date="2015-05-06T10:51:00Z"/>
          <w:rFonts w:asciiTheme="minorHAnsi" w:eastAsiaTheme="minorEastAsia" w:hAnsiTheme="minorHAnsi" w:cstheme="minorBidi"/>
          <w:noProof/>
          <w:szCs w:val="22"/>
          <w:lang w:eastAsia="ca-ES"/>
        </w:rPr>
      </w:pPr>
      <w:ins w:id="1028" w:author="UPC" w:date="2015-05-06T10:51:00Z">
        <w:r w:rsidRPr="00063A85">
          <w:rPr>
            <w:rStyle w:val="Enlla"/>
            <w:noProof/>
          </w:rPr>
          <w:fldChar w:fldCharType="begin"/>
        </w:r>
        <w:r w:rsidRPr="00063A85">
          <w:rPr>
            <w:rStyle w:val="Enlla"/>
            <w:noProof/>
          </w:rPr>
          <w:instrText xml:space="preserve"> </w:instrText>
        </w:r>
        <w:r>
          <w:rPr>
            <w:noProof/>
          </w:rPr>
          <w:instrText>HYPERLINK \l "_Toc418673023"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81: Resultat de la instrucció install-plugin cxf</w:t>
        </w:r>
        <w:r>
          <w:rPr>
            <w:noProof/>
            <w:webHidden/>
          </w:rPr>
          <w:tab/>
        </w:r>
        <w:r>
          <w:rPr>
            <w:noProof/>
            <w:webHidden/>
          </w:rPr>
          <w:fldChar w:fldCharType="begin"/>
        </w:r>
        <w:r>
          <w:rPr>
            <w:noProof/>
            <w:webHidden/>
          </w:rPr>
          <w:instrText xml:space="preserve"> PAGEREF _Toc418673023 \h </w:instrText>
        </w:r>
        <w:r>
          <w:rPr>
            <w:noProof/>
            <w:webHidden/>
          </w:rPr>
        </w:r>
      </w:ins>
      <w:r>
        <w:rPr>
          <w:noProof/>
          <w:webHidden/>
        </w:rPr>
        <w:fldChar w:fldCharType="separate"/>
      </w:r>
      <w:ins w:id="1029" w:author="UPC" w:date="2015-05-06T10:51:00Z">
        <w:r>
          <w:rPr>
            <w:noProof/>
            <w:webHidden/>
          </w:rPr>
          <w:t>66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30" w:author="UPC" w:date="2015-05-06T10:51:00Z"/>
          <w:rFonts w:asciiTheme="minorHAnsi" w:eastAsiaTheme="minorEastAsia" w:hAnsiTheme="minorHAnsi" w:cstheme="minorBidi"/>
          <w:noProof/>
          <w:szCs w:val="22"/>
          <w:lang w:eastAsia="ca-ES"/>
        </w:rPr>
      </w:pPr>
      <w:ins w:id="1031" w:author="UPC" w:date="2015-05-06T10:51:00Z">
        <w:r w:rsidRPr="00063A85">
          <w:rPr>
            <w:rStyle w:val="Enlla"/>
            <w:noProof/>
          </w:rPr>
          <w:fldChar w:fldCharType="begin"/>
        </w:r>
        <w:r w:rsidRPr="00063A85">
          <w:rPr>
            <w:rStyle w:val="Enlla"/>
            <w:noProof/>
          </w:rPr>
          <w:instrText xml:space="preserve"> </w:instrText>
        </w:r>
        <w:r>
          <w:rPr>
            <w:noProof/>
          </w:rPr>
          <w:instrText>HYPERLINK \l "_Toc418673024"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82: Arxiu </w:t>
        </w:r>
        <w:r w:rsidRPr="00063A85">
          <w:rPr>
            <w:rStyle w:val="Enlla"/>
            <w:i/>
            <w:noProof/>
          </w:rPr>
          <w:t>Config.groovy</w:t>
        </w:r>
        <w:r w:rsidRPr="00063A85">
          <w:rPr>
            <w:rStyle w:val="Enlla"/>
            <w:noProof/>
          </w:rPr>
          <w:t>. Primera configuració d’un client web service</w:t>
        </w:r>
        <w:r>
          <w:rPr>
            <w:noProof/>
            <w:webHidden/>
          </w:rPr>
          <w:tab/>
        </w:r>
        <w:r>
          <w:rPr>
            <w:noProof/>
            <w:webHidden/>
          </w:rPr>
          <w:fldChar w:fldCharType="begin"/>
        </w:r>
        <w:r>
          <w:rPr>
            <w:noProof/>
            <w:webHidden/>
          </w:rPr>
          <w:instrText xml:space="preserve"> PAGEREF _Toc418673024 \h </w:instrText>
        </w:r>
        <w:r>
          <w:rPr>
            <w:noProof/>
            <w:webHidden/>
          </w:rPr>
        </w:r>
      </w:ins>
      <w:r>
        <w:rPr>
          <w:noProof/>
          <w:webHidden/>
        </w:rPr>
        <w:fldChar w:fldCharType="separate"/>
      </w:r>
      <w:ins w:id="1032" w:author="UPC" w:date="2015-05-06T10:51:00Z">
        <w:r>
          <w:rPr>
            <w:noProof/>
            <w:webHidden/>
          </w:rPr>
          <w:t>66</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33" w:author="UPC" w:date="2015-05-06T10:51:00Z"/>
          <w:rFonts w:asciiTheme="minorHAnsi" w:eastAsiaTheme="minorEastAsia" w:hAnsiTheme="minorHAnsi" w:cstheme="minorBidi"/>
          <w:noProof/>
          <w:szCs w:val="22"/>
          <w:lang w:eastAsia="ca-ES"/>
        </w:rPr>
      </w:pPr>
      <w:ins w:id="1034" w:author="UPC" w:date="2015-05-06T10:51:00Z">
        <w:r w:rsidRPr="00063A85">
          <w:rPr>
            <w:rStyle w:val="Enlla"/>
            <w:noProof/>
          </w:rPr>
          <w:fldChar w:fldCharType="begin"/>
        </w:r>
        <w:r w:rsidRPr="00063A85">
          <w:rPr>
            <w:rStyle w:val="Enlla"/>
            <w:noProof/>
          </w:rPr>
          <w:instrText xml:space="preserve"> </w:instrText>
        </w:r>
        <w:r>
          <w:rPr>
            <w:noProof/>
          </w:rPr>
          <w:instrText>HYPERLINK \l "_Toc418673025"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83: Traça de creació obtinguda amb el primer web service</w:t>
        </w:r>
        <w:r>
          <w:rPr>
            <w:noProof/>
            <w:webHidden/>
          </w:rPr>
          <w:tab/>
        </w:r>
        <w:r>
          <w:rPr>
            <w:noProof/>
            <w:webHidden/>
          </w:rPr>
          <w:fldChar w:fldCharType="begin"/>
        </w:r>
        <w:r>
          <w:rPr>
            <w:noProof/>
            <w:webHidden/>
          </w:rPr>
          <w:instrText xml:space="preserve"> PAGEREF _Toc418673025 \h </w:instrText>
        </w:r>
        <w:r>
          <w:rPr>
            <w:noProof/>
            <w:webHidden/>
          </w:rPr>
        </w:r>
      </w:ins>
      <w:r>
        <w:rPr>
          <w:noProof/>
          <w:webHidden/>
        </w:rPr>
        <w:fldChar w:fldCharType="separate"/>
      </w:r>
      <w:ins w:id="1035" w:author="UPC" w:date="2015-05-06T10:51:00Z">
        <w:r>
          <w:rPr>
            <w:noProof/>
            <w:webHidden/>
          </w:rPr>
          <w:t>67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36" w:author="UPC" w:date="2015-05-06T10:51:00Z"/>
          <w:rFonts w:asciiTheme="minorHAnsi" w:eastAsiaTheme="minorEastAsia" w:hAnsiTheme="minorHAnsi" w:cstheme="minorBidi"/>
          <w:noProof/>
          <w:szCs w:val="22"/>
          <w:lang w:eastAsia="ca-ES"/>
        </w:rPr>
      </w:pPr>
      <w:ins w:id="1037" w:author="UPC" w:date="2015-05-06T10:51:00Z">
        <w:r w:rsidRPr="00063A85">
          <w:rPr>
            <w:rStyle w:val="Enlla"/>
            <w:noProof/>
          </w:rPr>
          <w:fldChar w:fldCharType="begin"/>
        </w:r>
        <w:r w:rsidRPr="00063A85">
          <w:rPr>
            <w:rStyle w:val="Enlla"/>
            <w:noProof/>
          </w:rPr>
          <w:instrText xml:space="preserve"> </w:instrText>
        </w:r>
        <w:r>
          <w:rPr>
            <w:noProof/>
          </w:rPr>
          <w:instrText>HYPERLINK \l "_Toc418673026"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84: Arxiu </w:t>
        </w:r>
        <w:r w:rsidRPr="00063A85">
          <w:rPr>
            <w:rStyle w:val="Enlla"/>
            <w:i/>
            <w:noProof/>
          </w:rPr>
          <w:t>Config.groovy</w:t>
        </w:r>
        <w:r w:rsidRPr="00063A85">
          <w:rPr>
            <w:rStyle w:val="Enlla"/>
            <w:noProof/>
          </w:rPr>
          <w:t>. Segona configuració d’un client web service</w:t>
        </w:r>
        <w:r>
          <w:rPr>
            <w:noProof/>
            <w:webHidden/>
          </w:rPr>
          <w:tab/>
        </w:r>
        <w:r>
          <w:rPr>
            <w:noProof/>
            <w:webHidden/>
          </w:rPr>
          <w:fldChar w:fldCharType="begin"/>
        </w:r>
        <w:r>
          <w:rPr>
            <w:noProof/>
            <w:webHidden/>
          </w:rPr>
          <w:instrText xml:space="preserve"> PAGEREF _Toc418673026 \h </w:instrText>
        </w:r>
        <w:r>
          <w:rPr>
            <w:noProof/>
            <w:webHidden/>
          </w:rPr>
        </w:r>
      </w:ins>
      <w:r>
        <w:rPr>
          <w:noProof/>
          <w:webHidden/>
        </w:rPr>
        <w:fldChar w:fldCharType="separate"/>
      </w:r>
      <w:ins w:id="1038" w:author="UPC" w:date="2015-05-06T10:51:00Z">
        <w:r>
          <w:rPr>
            <w:noProof/>
            <w:webHidden/>
          </w:rPr>
          <w:t>67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39" w:author="UPC" w:date="2015-05-06T10:51:00Z"/>
          <w:rFonts w:asciiTheme="minorHAnsi" w:eastAsiaTheme="minorEastAsia" w:hAnsiTheme="minorHAnsi" w:cstheme="minorBidi"/>
          <w:noProof/>
          <w:szCs w:val="22"/>
          <w:lang w:eastAsia="ca-ES"/>
        </w:rPr>
      </w:pPr>
      <w:ins w:id="1040" w:author="UPC" w:date="2015-05-06T10:51:00Z">
        <w:r w:rsidRPr="00063A85">
          <w:rPr>
            <w:rStyle w:val="Enlla"/>
            <w:noProof/>
          </w:rPr>
          <w:fldChar w:fldCharType="begin"/>
        </w:r>
        <w:r w:rsidRPr="00063A85">
          <w:rPr>
            <w:rStyle w:val="Enlla"/>
            <w:noProof/>
          </w:rPr>
          <w:instrText xml:space="preserve"> </w:instrText>
        </w:r>
        <w:r>
          <w:rPr>
            <w:noProof/>
          </w:rPr>
          <w:instrText>HYPERLINK \l "_Toc418673027"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85: Traça de creació obtinguda amb el primer web service</w:t>
        </w:r>
        <w:r>
          <w:rPr>
            <w:noProof/>
            <w:webHidden/>
          </w:rPr>
          <w:tab/>
        </w:r>
        <w:r>
          <w:rPr>
            <w:noProof/>
            <w:webHidden/>
          </w:rPr>
          <w:fldChar w:fldCharType="begin"/>
        </w:r>
        <w:r>
          <w:rPr>
            <w:noProof/>
            <w:webHidden/>
          </w:rPr>
          <w:instrText xml:space="preserve"> PAGEREF _Toc418673027 \h </w:instrText>
        </w:r>
        <w:r>
          <w:rPr>
            <w:noProof/>
            <w:webHidden/>
          </w:rPr>
        </w:r>
      </w:ins>
      <w:r>
        <w:rPr>
          <w:noProof/>
          <w:webHidden/>
        </w:rPr>
        <w:fldChar w:fldCharType="separate"/>
      </w:r>
      <w:ins w:id="1041" w:author="UPC" w:date="2015-05-06T10:51:00Z">
        <w:r>
          <w:rPr>
            <w:noProof/>
            <w:webHidden/>
          </w:rPr>
          <w:t>67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42" w:author="UPC" w:date="2015-05-06T10:51:00Z"/>
          <w:rFonts w:asciiTheme="minorHAnsi" w:eastAsiaTheme="minorEastAsia" w:hAnsiTheme="minorHAnsi" w:cstheme="minorBidi"/>
          <w:noProof/>
          <w:szCs w:val="22"/>
          <w:lang w:eastAsia="ca-ES"/>
        </w:rPr>
      </w:pPr>
      <w:ins w:id="1043" w:author="UPC" w:date="2015-05-06T10:51:00Z">
        <w:r w:rsidRPr="00063A85">
          <w:rPr>
            <w:rStyle w:val="Enlla"/>
            <w:noProof/>
          </w:rPr>
          <w:lastRenderedPageBreak/>
          <w:fldChar w:fldCharType="begin"/>
        </w:r>
        <w:r w:rsidRPr="00063A85">
          <w:rPr>
            <w:rStyle w:val="Enlla"/>
            <w:noProof/>
          </w:rPr>
          <w:instrText xml:space="preserve"> </w:instrText>
        </w:r>
        <w:r>
          <w:rPr>
            <w:noProof/>
          </w:rPr>
          <w:instrText>HYPERLINK \l "_Toc418673028"</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86: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_Toc418673028 \h </w:instrText>
        </w:r>
        <w:r>
          <w:rPr>
            <w:noProof/>
            <w:webHidden/>
          </w:rPr>
        </w:r>
      </w:ins>
      <w:r>
        <w:rPr>
          <w:noProof/>
          <w:webHidden/>
        </w:rPr>
        <w:fldChar w:fldCharType="separate"/>
      </w:r>
      <w:ins w:id="1044" w:author="UPC" w:date="2015-05-06T10:51:00Z">
        <w:r>
          <w:rPr>
            <w:noProof/>
            <w:webHidden/>
          </w:rPr>
          <w:t>69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45" w:author="UPC" w:date="2015-05-06T10:51:00Z"/>
          <w:rFonts w:asciiTheme="minorHAnsi" w:eastAsiaTheme="minorEastAsia" w:hAnsiTheme="minorHAnsi" w:cstheme="minorBidi"/>
          <w:noProof/>
          <w:szCs w:val="22"/>
          <w:lang w:eastAsia="ca-ES"/>
        </w:rPr>
      </w:pPr>
      <w:ins w:id="1046" w:author="UPC" w:date="2015-05-06T10:51:00Z">
        <w:r w:rsidRPr="00063A85">
          <w:rPr>
            <w:rStyle w:val="Enlla"/>
            <w:noProof/>
          </w:rPr>
          <w:fldChar w:fldCharType="begin"/>
        </w:r>
        <w:r w:rsidRPr="00063A85">
          <w:rPr>
            <w:rStyle w:val="Enlla"/>
            <w:noProof/>
          </w:rPr>
          <w:instrText xml:space="preserve"> </w:instrText>
        </w:r>
        <w:r>
          <w:rPr>
            <w:noProof/>
          </w:rPr>
          <w:instrText>HYPERLINK \l "_Toc418673029"</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87: Instal·lació del plugin CKEditor</w:t>
        </w:r>
        <w:r>
          <w:rPr>
            <w:noProof/>
            <w:webHidden/>
          </w:rPr>
          <w:tab/>
        </w:r>
        <w:r>
          <w:rPr>
            <w:noProof/>
            <w:webHidden/>
          </w:rPr>
          <w:fldChar w:fldCharType="begin"/>
        </w:r>
        <w:r>
          <w:rPr>
            <w:noProof/>
            <w:webHidden/>
          </w:rPr>
          <w:instrText xml:space="preserve"> PAGEREF _Toc418673029 \h </w:instrText>
        </w:r>
        <w:r>
          <w:rPr>
            <w:noProof/>
            <w:webHidden/>
          </w:rPr>
        </w:r>
      </w:ins>
      <w:r>
        <w:rPr>
          <w:noProof/>
          <w:webHidden/>
        </w:rPr>
        <w:fldChar w:fldCharType="separate"/>
      </w:r>
      <w:ins w:id="1047" w:author="UPC" w:date="2015-05-06T10:51:00Z">
        <w:r>
          <w:rPr>
            <w:noProof/>
            <w:webHidden/>
          </w:rPr>
          <w:t>70</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48" w:author="UPC" w:date="2015-05-06T10:51:00Z"/>
          <w:rFonts w:asciiTheme="minorHAnsi" w:eastAsiaTheme="minorEastAsia" w:hAnsiTheme="minorHAnsi" w:cstheme="minorBidi"/>
          <w:noProof/>
          <w:szCs w:val="22"/>
          <w:lang w:eastAsia="ca-ES"/>
        </w:rPr>
      </w:pPr>
      <w:ins w:id="1049" w:author="UPC" w:date="2015-05-06T10:51:00Z">
        <w:r w:rsidRPr="00063A85">
          <w:rPr>
            <w:rStyle w:val="Enlla"/>
            <w:noProof/>
          </w:rPr>
          <w:fldChar w:fldCharType="begin"/>
        </w:r>
        <w:r w:rsidRPr="00063A85">
          <w:rPr>
            <w:rStyle w:val="Enlla"/>
            <w:noProof/>
          </w:rPr>
          <w:instrText xml:space="preserve"> </w:instrText>
        </w:r>
        <w:r>
          <w:rPr>
            <w:noProof/>
          </w:rPr>
          <w:instrText>HYPERLINK \l "_Toc418673030"</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88: Arxiu </w:t>
        </w:r>
        <w:r w:rsidRPr="00063A85">
          <w:rPr>
            <w:rStyle w:val="Enlla"/>
            <w:i/>
            <w:noProof/>
          </w:rPr>
          <w:t>Config.groovy</w:t>
        </w:r>
        <w:r>
          <w:rPr>
            <w:noProof/>
            <w:webHidden/>
          </w:rPr>
          <w:tab/>
        </w:r>
        <w:r>
          <w:rPr>
            <w:noProof/>
            <w:webHidden/>
          </w:rPr>
          <w:fldChar w:fldCharType="begin"/>
        </w:r>
        <w:r>
          <w:rPr>
            <w:noProof/>
            <w:webHidden/>
          </w:rPr>
          <w:instrText xml:space="preserve"> PAGEREF _Toc418673030 \h </w:instrText>
        </w:r>
        <w:r>
          <w:rPr>
            <w:noProof/>
            <w:webHidden/>
          </w:rPr>
        </w:r>
      </w:ins>
      <w:r>
        <w:rPr>
          <w:noProof/>
          <w:webHidden/>
        </w:rPr>
        <w:fldChar w:fldCharType="separate"/>
      </w:r>
      <w:ins w:id="1050" w:author="UPC" w:date="2015-05-06T10:51:00Z">
        <w:r>
          <w:rPr>
            <w:noProof/>
            <w:webHidden/>
          </w:rPr>
          <w:t>71</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51" w:author="UPC" w:date="2015-05-06T10:51:00Z"/>
          <w:rFonts w:asciiTheme="minorHAnsi" w:eastAsiaTheme="minorEastAsia" w:hAnsiTheme="minorHAnsi" w:cstheme="minorBidi"/>
          <w:noProof/>
          <w:szCs w:val="22"/>
          <w:lang w:eastAsia="ca-ES"/>
        </w:rPr>
      </w:pPr>
      <w:ins w:id="1052" w:author="UPC" w:date="2015-05-06T10:51:00Z">
        <w:r w:rsidRPr="00063A85">
          <w:rPr>
            <w:rStyle w:val="Enlla"/>
            <w:noProof/>
          </w:rPr>
          <w:fldChar w:fldCharType="begin"/>
        </w:r>
        <w:r w:rsidRPr="00063A85">
          <w:rPr>
            <w:rStyle w:val="Enlla"/>
            <w:noProof/>
          </w:rPr>
          <w:instrText xml:space="preserve"> </w:instrText>
        </w:r>
        <w:r>
          <w:rPr>
            <w:noProof/>
          </w:rPr>
          <w:instrText>HYPERLINK \l "_Toc418673031"</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89: Arxiu </w:t>
        </w:r>
        <w:r w:rsidRPr="00063A85">
          <w:rPr>
            <w:rStyle w:val="Enlla"/>
            <w:i/>
            <w:noProof/>
          </w:rPr>
          <w:t>ckeditorconfig.js</w:t>
        </w:r>
        <w:r>
          <w:rPr>
            <w:noProof/>
            <w:webHidden/>
          </w:rPr>
          <w:tab/>
        </w:r>
        <w:r>
          <w:rPr>
            <w:noProof/>
            <w:webHidden/>
          </w:rPr>
          <w:fldChar w:fldCharType="begin"/>
        </w:r>
        <w:r>
          <w:rPr>
            <w:noProof/>
            <w:webHidden/>
          </w:rPr>
          <w:instrText xml:space="preserve"> PAGEREF _Toc418673031 \h </w:instrText>
        </w:r>
        <w:r>
          <w:rPr>
            <w:noProof/>
            <w:webHidden/>
          </w:rPr>
        </w:r>
      </w:ins>
      <w:r>
        <w:rPr>
          <w:noProof/>
          <w:webHidden/>
        </w:rPr>
        <w:fldChar w:fldCharType="separate"/>
      </w:r>
      <w:ins w:id="1053" w:author="UPC" w:date="2015-05-06T10:51:00Z">
        <w:r>
          <w:rPr>
            <w:noProof/>
            <w:webHidden/>
          </w:rPr>
          <w:t>73</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54" w:author="UPC" w:date="2015-05-06T10:51:00Z"/>
          <w:rFonts w:asciiTheme="minorHAnsi" w:eastAsiaTheme="minorEastAsia" w:hAnsiTheme="minorHAnsi" w:cstheme="minorBidi"/>
          <w:noProof/>
          <w:szCs w:val="22"/>
          <w:lang w:eastAsia="ca-ES"/>
        </w:rPr>
      </w:pPr>
      <w:ins w:id="1055" w:author="UPC" w:date="2015-05-06T10:51:00Z">
        <w:r w:rsidRPr="00063A85">
          <w:rPr>
            <w:rStyle w:val="Enlla"/>
            <w:noProof/>
          </w:rPr>
          <w:fldChar w:fldCharType="begin"/>
        </w:r>
        <w:r w:rsidRPr="00063A85">
          <w:rPr>
            <w:rStyle w:val="Enlla"/>
            <w:noProof/>
          </w:rPr>
          <w:instrText xml:space="preserve"> </w:instrText>
        </w:r>
        <w:r>
          <w:rPr>
            <w:noProof/>
          </w:rPr>
          <w:instrText>HYPERLINK \l "_Toc418673032"</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90: Afegir CKeditor de manera ràpida a una vista GSP</w:t>
        </w:r>
        <w:r>
          <w:rPr>
            <w:noProof/>
            <w:webHidden/>
          </w:rPr>
          <w:tab/>
        </w:r>
        <w:r>
          <w:rPr>
            <w:noProof/>
            <w:webHidden/>
          </w:rPr>
          <w:fldChar w:fldCharType="begin"/>
        </w:r>
        <w:r>
          <w:rPr>
            <w:noProof/>
            <w:webHidden/>
          </w:rPr>
          <w:instrText xml:space="preserve"> PAGEREF _Toc418673032 \h </w:instrText>
        </w:r>
        <w:r>
          <w:rPr>
            <w:noProof/>
            <w:webHidden/>
          </w:rPr>
        </w:r>
      </w:ins>
      <w:r>
        <w:rPr>
          <w:noProof/>
          <w:webHidden/>
        </w:rPr>
        <w:fldChar w:fldCharType="separate"/>
      </w:r>
      <w:ins w:id="1056" w:author="UPC" w:date="2015-05-06T10:51:00Z">
        <w:r>
          <w:rPr>
            <w:noProof/>
            <w:webHidden/>
          </w:rPr>
          <w:t>74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57" w:author="UPC" w:date="2015-05-06T10:51:00Z"/>
          <w:rFonts w:asciiTheme="minorHAnsi" w:eastAsiaTheme="minorEastAsia" w:hAnsiTheme="minorHAnsi" w:cstheme="minorBidi"/>
          <w:noProof/>
          <w:szCs w:val="22"/>
          <w:lang w:eastAsia="ca-ES"/>
        </w:rPr>
      </w:pPr>
      <w:ins w:id="1058" w:author="UPC" w:date="2015-05-06T10:51:00Z">
        <w:r w:rsidRPr="00063A85">
          <w:rPr>
            <w:rStyle w:val="Enlla"/>
            <w:noProof/>
          </w:rPr>
          <w:fldChar w:fldCharType="begin"/>
        </w:r>
        <w:r w:rsidRPr="00063A85">
          <w:rPr>
            <w:rStyle w:val="Enlla"/>
            <w:noProof/>
          </w:rPr>
          <w:instrText xml:space="preserve"> </w:instrText>
        </w:r>
        <w:r>
          <w:rPr>
            <w:noProof/>
          </w:rPr>
          <w:instrText>HYPERLINK \l "_Toc418673033"</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91: Afegir llibreria </w:t>
        </w:r>
        <w:r w:rsidRPr="00063A85">
          <w:rPr>
            <w:rStyle w:val="Enlla"/>
            <w:rFonts w:ascii="Consolas" w:hAnsi="Consolas" w:cs="Consolas"/>
            <w:noProof/>
          </w:rPr>
          <w:t>&lt;ckeditor:resources&gt;</w:t>
        </w:r>
        <w:r w:rsidRPr="00063A85">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_Toc418673033 \h </w:instrText>
        </w:r>
        <w:r>
          <w:rPr>
            <w:noProof/>
            <w:webHidden/>
          </w:rPr>
        </w:r>
      </w:ins>
      <w:r>
        <w:rPr>
          <w:noProof/>
          <w:webHidden/>
        </w:rPr>
        <w:fldChar w:fldCharType="separate"/>
      </w:r>
      <w:ins w:id="1059" w:author="UPC" w:date="2015-05-06T10:51:00Z">
        <w:r>
          <w:rPr>
            <w:noProof/>
            <w:webHidden/>
          </w:rPr>
          <w:t>74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60" w:author="UPC" w:date="2015-05-06T10:51:00Z"/>
          <w:rFonts w:asciiTheme="minorHAnsi" w:eastAsiaTheme="minorEastAsia" w:hAnsiTheme="minorHAnsi" w:cstheme="minorBidi"/>
          <w:noProof/>
          <w:szCs w:val="22"/>
          <w:lang w:eastAsia="ca-ES"/>
        </w:rPr>
      </w:pPr>
      <w:ins w:id="1061" w:author="UPC" w:date="2015-05-06T10:51:00Z">
        <w:r w:rsidRPr="00063A85">
          <w:rPr>
            <w:rStyle w:val="Enlla"/>
            <w:noProof/>
          </w:rPr>
          <w:fldChar w:fldCharType="begin"/>
        </w:r>
        <w:r w:rsidRPr="00063A85">
          <w:rPr>
            <w:rStyle w:val="Enlla"/>
            <w:noProof/>
          </w:rPr>
          <w:instrText xml:space="preserve"> </w:instrText>
        </w:r>
        <w:r>
          <w:rPr>
            <w:noProof/>
          </w:rPr>
          <w:instrText>HYPERLINK \l "_Toc418673034"</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92: Codi GSP que provoca espais/tabulacions afegides en l'editor de codi HTML/GSP</w:t>
        </w:r>
        <w:r>
          <w:rPr>
            <w:noProof/>
            <w:webHidden/>
          </w:rPr>
          <w:tab/>
        </w:r>
        <w:r>
          <w:rPr>
            <w:noProof/>
            <w:webHidden/>
          </w:rPr>
          <w:fldChar w:fldCharType="begin"/>
        </w:r>
        <w:r>
          <w:rPr>
            <w:noProof/>
            <w:webHidden/>
          </w:rPr>
          <w:instrText xml:space="preserve"> PAGEREF _Toc418673034 \h </w:instrText>
        </w:r>
        <w:r>
          <w:rPr>
            <w:noProof/>
            <w:webHidden/>
          </w:rPr>
        </w:r>
      </w:ins>
      <w:r>
        <w:rPr>
          <w:noProof/>
          <w:webHidden/>
        </w:rPr>
        <w:fldChar w:fldCharType="separate"/>
      </w:r>
      <w:ins w:id="1062" w:author="UPC" w:date="2015-05-06T10:51:00Z">
        <w:r>
          <w:rPr>
            <w:noProof/>
            <w:webHidden/>
          </w:rPr>
          <w:t>74</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63" w:author="UPC" w:date="2015-05-06T10:51:00Z"/>
          <w:rFonts w:asciiTheme="minorHAnsi" w:eastAsiaTheme="minorEastAsia" w:hAnsiTheme="minorHAnsi" w:cstheme="minorBidi"/>
          <w:noProof/>
          <w:szCs w:val="22"/>
          <w:lang w:eastAsia="ca-ES"/>
        </w:rPr>
      </w:pPr>
      <w:ins w:id="1064" w:author="UPC" w:date="2015-05-06T10:51:00Z">
        <w:r w:rsidRPr="00063A85">
          <w:rPr>
            <w:rStyle w:val="Enlla"/>
            <w:noProof/>
          </w:rPr>
          <w:fldChar w:fldCharType="begin"/>
        </w:r>
        <w:r w:rsidRPr="00063A85">
          <w:rPr>
            <w:rStyle w:val="Enlla"/>
            <w:noProof/>
          </w:rPr>
          <w:instrText xml:space="preserve"> </w:instrText>
        </w:r>
        <w:r>
          <w:rPr>
            <w:noProof/>
          </w:rPr>
          <w:instrText>HYPERLINK \l "_Toc418673035"</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93: Arxiu </w:t>
        </w:r>
        <w:r w:rsidRPr="00063A85">
          <w:rPr>
            <w:rStyle w:val="Enlla"/>
            <w:i/>
            <w:noProof/>
          </w:rPr>
          <w:t>config.js</w:t>
        </w:r>
        <w:r w:rsidRPr="00063A85">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_Toc418673035 \h </w:instrText>
        </w:r>
        <w:r>
          <w:rPr>
            <w:noProof/>
            <w:webHidden/>
          </w:rPr>
        </w:r>
      </w:ins>
      <w:r>
        <w:rPr>
          <w:noProof/>
          <w:webHidden/>
        </w:rPr>
        <w:fldChar w:fldCharType="separate"/>
      </w:r>
      <w:ins w:id="1065" w:author="UPC" w:date="2015-05-06T10:51:00Z">
        <w:r>
          <w:rPr>
            <w:noProof/>
            <w:webHidden/>
          </w:rPr>
          <w:t>77</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66" w:author="UPC" w:date="2015-05-06T10:51:00Z"/>
          <w:rFonts w:asciiTheme="minorHAnsi" w:eastAsiaTheme="minorEastAsia" w:hAnsiTheme="minorHAnsi" w:cstheme="minorBidi"/>
          <w:noProof/>
          <w:szCs w:val="22"/>
          <w:lang w:eastAsia="ca-ES"/>
        </w:rPr>
      </w:pPr>
      <w:ins w:id="1067" w:author="UPC" w:date="2015-05-06T10:51:00Z">
        <w:r w:rsidRPr="00063A85">
          <w:rPr>
            <w:rStyle w:val="Enlla"/>
            <w:noProof/>
          </w:rPr>
          <w:fldChar w:fldCharType="begin"/>
        </w:r>
        <w:r w:rsidRPr="00063A85">
          <w:rPr>
            <w:rStyle w:val="Enlla"/>
            <w:noProof/>
          </w:rPr>
          <w:instrText xml:space="preserve"> </w:instrText>
        </w:r>
        <w:r>
          <w:rPr>
            <w:noProof/>
          </w:rPr>
          <w:instrText>HYPERLINK \l "_Toc418673036"</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 xml:space="preserve">Figura 94: CKEditor: configuració del plugin al </w:t>
        </w:r>
        <w:r w:rsidRPr="00063A85">
          <w:rPr>
            <w:rStyle w:val="Enlla"/>
            <w:i/>
            <w:noProof/>
          </w:rPr>
          <w:t>Config.groovy</w:t>
        </w:r>
        <w:r w:rsidRPr="00063A85">
          <w:rPr>
            <w:rStyle w:val="Enlla"/>
            <w:noProof/>
          </w:rPr>
          <w:t xml:space="preserve"> del gcrrhh</w:t>
        </w:r>
        <w:r>
          <w:rPr>
            <w:noProof/>
            <w:webHidden/>
          </w:rPr>
          <w:tab/>
        </w:r>
        <w:r>
          <w:rPr>
            <w:noProof/>
            <w:webHidden/>
          </w:rPr>
          <w:fldChar w:fldCharType="begin"/>
        </w:r>
        <w:r>
          <w:rPr>
            <w:noProof/>
            <w:webHidden/>
          </w:rPr>
          <w:instrText xml:space="preserve"> PAGEREF _Toc418673036 \h </w:instrText>
        </w:r>
        <w:r>
          <w:rPr>
            <w:noProof/>
            <w:webHidden/>
          </w:rPr>
        </w:r>
      </w:ins>
      <w:r>
        <w:rPr>
          <w:noProof/>
          <w:webHidden/>
        </w:rPr>
        <w:fldChar w:fldCharType="separate"/>
      </w:r>
      <w:ins w:id="1068" w:author="UPC" w:date="2015-05-06T10:51:00Z">
        <w:r>
          <w:rPr>
            <w:noProof/>
            <w:webHidden/>
          </w:rPr>
          <w:t>79</w:t>
        </w:r>
        <w:r>
          <w:rPr>
            <w:noProof/>
            <w:webHidden/>
          </w:rPr>
          <w:fldChar w:fldCharType="end"/>
        </w:r>
        <w:r w:rsidRPr="00063A85">
          <w:rPr>
            <w:rStyle w:val="Enlla"/>
            <w:noProof/>
          </w:rPr>
          <w:fldChar w:fldCharType="end"/>
        </w:r>
      </w:ins>
    </w:p>
    <w:p w:rsidR="00D367B5" w:rsidRDefault="00D367B5">
      <w:pPr>
        <w:pStyle w:val="ndexdillustracions"/>
        <w:tabs>
          <w:tab w:val="right" w:leader="dot" w:pos="8495"/>
        </w:tabs>
        <w:rPr>
          <w:ins w:id="1069" w:author="UPC" w:date="2015-05-06T10:51:00Z"/>
          <w:rFonts w:asciiTheme="minorHAnsi" w:eastAsiaTheme="minorEastAsia" w:hAnsiTheme="minorHAnsi" w:cstheme="minorBidi"/>
          <w:noProof/>
          <w:szCs w:val="22"/>
          <w:lang w:eastAsia="ca-ES"/>
        </w:rPr>
      </w:pPr>
      <w:ins w:id="1070" w:author="UPC" w:date="2015-05-06T10:51:00Z">
        <w:r w:rsidRPr="00063A85">
          <w:rPr>
            <w:rStyle w:val="Enlla"/>
            <w:noProof/>
          </w:rPr>
          <w:fldChar w:fldCharType="begin"/>
        </w:r>
        <w:r w:rsidRPr="00063A85">
          <w:rPr>
            <w:rStyle w:val="Enlla"/>
            <w:noProof/>
          </w:rPr>
          <w:instrText xml:space="preserve"> </w:instrText>
        </w:r>
        <w:r>
          <w:rPr>
            <w:noProof/>
          </w:rPr>
          <w:instrText>HYPERLINK \l "_Toc418673037"</w:instrText>
        </w:r>
        <w:r w:rsidRPr="00063A85">
          <w:rPr>
            <w:rStyle w:val="Enlla"/>
            <w:noProof/>
          </w:rPr>
          <w:instrText xml:space="preserve"> </w:instrText>
        </w:r>
        <w:r w:rsidRPr="00063A85">
          <w:rPr>
            <w:rStyle w:val="Enlla"/>
            <w:noProof/>
          </w:rPr>
        </w:r>
        <w:r w:rsidRPr="00063A85">
          <w:rPr>
            <w:rStyle w:val="Enlla"/>
            <w:noProof/>
          </w:rPr>
          <w:fldChar w:fldCharType="separate"/>
        </w:r>
        <w:r w:rsidRPr="00063A85">
          <w:rPr>
            <w:rStyle w:val="Enlla"/>
            <w:noProof/>
          </w:rPr>
          <w:t>Figura 95: Taglib personalitzat per a les aplicacions RPPAS, RPPDI i RPBEC</w:t>
        </w:r>
        <w:r>
          <w:rPr>
            <w:noProof/>
            <w:webHidden/>
          </w:rPr>
          <w:tab/>
        </w:r>
        <w:r>
          <w:rPr>
            <w:noProof/>
            <w:webHidden/>
          </w:rPr>
          <w:fldChar w:fldCharType="begin"/>
        </w:r>
        <w:r>
          <w:rPr>
            <w:noProof/>
            <w:webHidden/>
          </w:rPr>
          <w:instrText xml:space="preserve"> PAGEREF _Toc418673037 \h </w:instrText>
        </w:r>
        <w:r>
          <w:rPr>
            <w:noProof/>
            <w:webHidden/>
          </w:rPr>
        </w:r>
      </w:ins>
      <w:r>
        <w:rPr>
          <w:noProof/>
          <w:webHidden/>
        </w:rPr>
        <w:fldChar w:fldCharType="separate"/>
      </w:r>
      <w:ins w:id="1071" w:author="UPC" w:date="2015-05-06T10:51:00Z">
        <w:r>
          <w:rPr>
            <w:noProof/>
            <w:webHidden/>
          </w:rPr>
          <w:t>80</w:t>
        </w:r>
        <w:r>
          <w:rPr>
            <w:noProof/>
            <w:webHidden/>
          </w:rPr>
          <w:fldChar w:fldCharType="end"/>
        </w:r>
        <w:r w:rsidRPr="00063A85">
          <w:rPr>
            <w:rStyle w:val="Enlla"/>
            <w:noProof/>
          </w:rPr>
          <w:fldChar w:fldCharType="end"/>
        </w:r>
      </w:ins>
    </w:p>
    <w:p w:rsidR="006E09D1" w:rsidDel="00154CE0" w:rsidRDefault="006E09D1">
      <w:pPr>
        <w:pStyle w:val="ndexdillustracions"/>
        <w:tabs>
          <w:tab w:val="right" w:leader="dot" w:pos="8495"/>
        </w:tabs>
        <w:rPr>
          <w:del w:id="1072" w:author="UPC" w:date="2015-04-29T07:58:00Z"/>
          <w:rFonts w:asciiTheme="minorHAnsi" w:eastAsiaTheme="minorEastAsia" w:hAnsiTheme="minorHAnsi" w:cstheme="minorBidi"/>
          <w:noProof/>
          <w:szCs w:val="22"/>
          <w:lang w:eastAsia="ca-ES"/>
        </w:rPr>
      </w:pPr>
      <w:del w:id="1073" w:author="UPC" w:date="2015-04-29T07:58:00Z">
        <w:r w:rsidRPr="00154CE0" w:rsidDel="00154CE0">
          <w:rPr>
            <w:noProof/>
            <w:rPrChange w:id="1074"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075" w:author="UPC" w:date="2015-04-29T07:58:00Z"/>
          <w:rFonts w:asciiTheme="minorHAnsi" w:eastAsiaTheme="minorEastAsia" w:hAnsiTheme="minorHAnsi" w:cstheme="minorBidi"/>
          <w:noProof/>
          <w:szCs w:val="22"/>
          <w:lang w:eastAsia="ca-ES"/>
        </w:rPr>
      </w:pPr>
      <w:del w:id="1076" w:author="UPC" w:date="2015-04-29T07:58:00Z">
        <w:r w:rsidRPr="00154CE0" w:rsidDel="00154CE0">
          <w:rPr>
            <w:noProof/>
            <w:rPrChange w:id="1077"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078" w:author="UPC" w:date="2015-04-29T07:58:00Z"/>
          <w:rFonts w:asciiTheme="minorHAnsi" w:eastAsiaTheme="minorEastAsia" w:hAnsiTheme="minorHAnsi" w:cstheme="minorBidi"/>
          <w:noProof/>
          <w:szCs w:val="22"/>
          <w:lang w:eastAsia="ca-ES"/>
        </w:rPr>
      </w:pPr>
      <w:del w:id="1079" w:author="UPC" w:date="2015-04-29T07:58:00Z">
        <w:r w:rsidRPr="00154CE0" w:rsidDel="00154CE0">
          <w:rPr>
            <w:noProof/>
            <w:rPrChange w:id="1080"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081" w:author="UPC" w:date="2015-04-29T07:58:00Z"/>
          <w:rFonts w:asciiTheme="minorHAnsi" w:eastAsiaTheme="minorEastAsia" w:hAnsiTheme="minorHAnsi" w:cstheme="minorBidi"/>
          <w:noProof/>
          <w:szCs w:val="22"/>
          <w:lang w:eastAsia="ca-ES"/>
        </w:rPr>
      </w:pPr>
      <w:del w:id="1082" w:author="UPC" w:date="2015-04-29T07:58:00Z">
        <w:r w:rsidRPr="00154CE0" w:rsidDel="00154CE0">
          <w:rPr>
            <w:noProof/>
            <w:rPrChange w:id="1083"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084" w:author="UPC" w:date="2015-04-29T07:58:00Z"/>
          <w:rFonts w:asciiTheme="minorHAnsi" w:eastAsiaTheme="minorEastAsia" w:hAnsiTheme="minorHAnsi" w:cstheme="minorBidi"/>
          <w:noProof/>
          <w:szCs w:val="22"/>
          <w:lang w:eastAsia="ca-ES"/>
        </w:rPr>
      </w:pPr>
      <w:del w:id="1085" w:author="UPC" w:date="2015-04-29T07:58:00Z">
        <w:r w:rsidRPr="00154CE0" w:rsidDel="00154CE0">
          <w:rPr>
            <w:noProof/>
            <w:rPrChange w:id="1086"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087" w:author="UPC" w:date="2015-04-29T07:58:00Z"/>
          <w:rFonts w:asciiTheme="minorHAnsi" w:eastAsiaTheme="minorEastAsia" w:hAnsiTheme="minorHAnsi" w:cstheme="minorBidi"/>
          <w:noProof/>
          <w:szCs w:val="22"/>
          <w:lang w:eastAsia="ca-ES"/>
        </w:rPr>
      </w:pPr>
      <w:del w:id="1088" w:author="UPC" w:date="2015-04-29T07:58:00Z">
        <w:r w:rsidRPr="00154CE0" w:rsidDel="00154CE0">
          <w:rPr>
            <w:noProof/>
            <w:rPrChange w:id="1089"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090" w:author="UPC" w:date="2015-04-29T07:58:00Z"/>
          <w:rFonts w:asciiTheme="minorHAnsi" w:eastAsiaTheme="minorEastAsia" w:hAnsiTheme="minorHAnsi" w:cstheme="minorBidi"/>
          <w:noProof/>
          <w:szCs w:val="22"/>
          <w:lang w:eastAsia="ca-ES"/>
        </w:rPr>
      </w:pPr>
      <w:del w:id="1091" w:author="UPC" w:date="2015-04-29T07:58:00Z">
        <w:r w:rsidRPr="00154CE0" w:rsidDel="00154CE0">
          <w:rPr>
            <w:noProof/>
            <w:rPrChange w:id="1092"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093" w:author="UPC" w:date="2015-04-29T07:58:00Z"/>
          <w:rFonts w:asciiTheme="minorHAnsi" w:eastAsiaTheme="minorEastAsia" w:hAnsiTheme="minorHAnsi" w:cstheme="minorBidi"/>
          <w:noProof/>
          <w:szCs w:val="22"/>
          <w:lang w:eastAsia="ca-ES"/>
        </w:rPr>
      </w:pPr>
      <w:del w:id="1094" w:author="UPC" w:date="2015-04-29T07:58:00Z">
        <w:r w:rsidRPr="00154CE0" w:rsidDel="00154CE0">
          <w:rPr>
            <w:noProof/>
            <w:rPrChange w:id="1095"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096" w:author="UPC" w:date="2015-04-29T07:58:00Z"/>
          <w:rFonts w:asciiTheme="minorHAnsi" w:eastAsiaTheme="minorEastAsia" w:hAnsiTheme="minorHAnsi" w:cstheme="minorBidi"/>
          <w:noProof/>
          <w:szCs w:val="22"/>
          <w:lang w:eastAsia="ca-ES"/>
        </w:rPr>
      </w:pPr>
      <w:del w:id="1097" w:author="UPC" w:date="2015-04-29T07:58:00Z">
        <w:r w:rsidRPr="00154CE0" w:rsidDel="00154CE0">
          <w:rPr>
            <w:noProof/>
            <w:rPrChange w:id="1098"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099" w:author="UPC" w:date="2015-04-29T07:58:00Z"/>
          <w:rFonts w:asciiTheme="minorHAnsi" w:eastAsiaTheme="minorEastAsia" w:hAnsiTheme="minorHAnsi" w:cstheme="minorBidi"/>
          <w:noProof/>
          <w:szCs w:val="22"/>
          <w:lang w:eastAsia="ca-ES"/>
        </w:rPr>
      </w:pPr>
      <w:del w:id="1100" w:author="UPC" w:date="2015-04-29T07:58:00Z">
        <w:r w:rsidRPr="00154CE0" w:rsidDel="00154CE0">
          <w:rPr>
            <w:noProof/>
            <w:rPrChange w:id="1101"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02" w:author="UPC" w:date="2015-04-29T07:58:00Z"/>
          <w:rFonts w:asciiTheme="minorHAnsi" w:eastAsiaTheme="minorEastAsia" w:hAnsiTheme="minorHAnsi" w:cstheme="minorBidi"/>
          <w:noProof/>
          <w:szCs w:val="22"/>
          <w:lang w:eastAsia="ca-ES"/>
        </w:rPr>
      </w:pPr>
      <w:del w:id="1103" w:author="UPC" w:date="2015-04-29T07:58:00Z">
        <w:r w:rsidRPr="00154CE0" w:rsidDel="00154CE0">
          <w:rPr>
            <w:noProof/>
            <w:rPrChange w:id="1104"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105" w:author="UPC" w:date="2015-04-29T07:58:00Z"/>
          <w:rFonts w:asciiTheme="minorHAnsi" w:eastAsiaTheme="minorEastAsia" w:hAnsiTheme="minorHAnsi" w:cstheme="minorBidi"/>
          <w:noProof/>
          <w:szCs w:val="22"/>
          <w:lang w:eastAsia="ca-ES"/>
        </w:rPr>
      </w:pPr>
      <w:del w:id="1106" w:author="UPC" w:date="2015-04-29T07:58:00Z">
        <w:r w:rsidRPr="00154CE0" w:rsidDel="00154CE0">
          <w:rPr>
            <w:noProof/>
            <w:rPrChange w:id="1107"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08" w:author="UPC" w:date="2015-04-29T07:58:00Z"/>
          <w:rFonts w:asciiTheme="minorHAnsi" w:eastAsiaTheme="minorEastAsia" w:hAnsiTheme="minorHAnsi" w:cstheme="minorBidi"/>
          <w:noProof/>
          <w:szCs w:val="22"/>
          <w:lang w:eastAsia="ca-ES"/>
        </w:rPr>
      </w:pPr>
      <w:del w:id="1109" w:author="UPC" w:date="2015-04-29T07:58:00Z">
        <w:r w:rsidRPr="00154CE0" w:rsidDel="00154CE0">
          <w:rPr>
            <w:noProof/>
            <w:rPrChange w:id="1110"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11" w:author="UPC" w:date="2015-04-29T07:58:00Z"/>
          <w:rFonts w:asciiTheme="minorHAnsi" w:eastAsiaTheme="minorEastAsia" w:hAnsiTheme="minorHAnsi" w:cstheme="minorBidi"/>
          <w:noProof/>
          <w:szCs w:val="22"/>
          <w:lang w:eastAsia="ca-ES"/>
        </w:rPr>
      </w:pPr>
      <w:del w:id="1112" w:author="UPC" w:date="2015-04-29T07:58:00Z">
        <w:r w:rsidRPr="00154CE0" w:rsidDel="00154CE0">
          <w:rPr>
            <w:noProof/>
            <w:rPrChange w:id="1113"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14" w:author="UPC" w:date="2015-04-29T07:58:00Z"/>
          <w:rFonts w:asciiTheme="minorHAnsi" w:eastAsiaTheme="minorEastAsia" w:hAnsiTheme="minorHAnsi" w:cstheme="minorBidi"/>
          <w:noProof/>
          <w:szCs w:val="22"/>
          <w:lang w:eastAsia="ca-ES"/>
        </w:rPr>
      </w:pPr>
      <w:del w:id="1115" w:author="UPC" w:date="2015-04-29T07:58:00Z">
        <w:r w:rsidRPr="00154CE0" w:rsidDel="00154CE0">
          <w:rPr>
            <w:noProof/>
            <w:rPrChange w:id="1116"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17" w:author="UPC" w:date="2015-04-29T07:58:00Z"/>
          <w:rFonts w:asciiTheme="minorHAnsi" w:eastAsiaTheme="minorEastAsia" w:hAnsiTheme="minorHAnsi" w:cstheme="minorBidi"/>
          <w:noProof/>
          <w:szCs w:val="22"/>
          <w:lang w:eastAsia="ca-ES"/>
        </w:rPr>
      </w:pPr>
      <w:del w:id="1118" w:author="UPC" w:date="2015-04-29T07:58:00Z">
        <w:r w:rsidRPr="00154CE0" w:rsidDel="00154CE0">
          <w:rPr>
            <w:noProof/>
            <w:rPrChange w:id="1119"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20" w:author="UPC" w:date="2015-04-29T07:58:00Z"/>
          <w:rFonts w:asciiTheme="minorHAnsi" w:eastAsiaTheme="minorEastAsia" w:hAnsiTheme="minorHAnsi" w:cstheme="minorBidi"/>
          <w:noProof/>
          <w:szCs w:val="22"/>
          <w:lang w:eastAsia="ca-ES"/>
        </w:rPr>
      </w:pPr>
      <w:del w:id="1121" w:author="UPC" w:date="2015-04-29T07:58:00Z">
        <w:r w:rsidRPr="00154CE0" w:rsidDel="00154CE0">
          <w:rPr>
            <w:noProof/>
            <w:rPrChange w:id="1122"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23" w:author="UPC" w:date="2015-04-29T07:58:00Z"/>
          <w:rFonts w:asciiTheme="minorHAnsi" w:eastAsiaTheme="minorEastAsia" w:hAnsiTheme="minorHAnsi" w:cstheme="minorBidi"/>
          <w:noProof/>
          <w:szCs w:val="22"/>
          <w:lang w:eastAsia="ca-ES"/>
        </w:rPr>
      </w:pPr>
      <w:del w:id="1124" w:author="UPC" w:date="2015-04-29T07:58:00Z">
        <w:r w:rsidRPr="00154CE0" w:rsidDel="00154CE0">
          <w:rPr>
            <w:noProof/>
            <w:rPrChange w:id="1125"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26" w:author="UPC" w:date="2015-04-29T07:58:00Z"/>
          <w:rFonts w:asciiTheme="minorHAnsi" w:eastAsiaTheme="minorEastAsia" w:hAnsiTheme="minorHAnsi" w:cstheme="minorBidi"/>
          <w:noProof/>
          <w:szCs w:val="22"/>
          <w:lang w:eastAsia="ca-ES"/>
        </w:rPr>
      </w:pPr>
      <w:del w:id="1127" w:author="UPC" w:date="2015-04-29T07:58:00Z">
        <w:r w:rsidRPr="00154CE0" w:rsidDel="00154CE0">
          <w:rPr>
            <w:noProof/>
            <w:rPrChange w:id="1128"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29" w:author="UPC" w:date="2015-04-29T07:58:00Z"/>
          <w:rFonts w:asciiTheme="minorHAnsi" w:eastAsiaTheme="minorEastAsia" w:hAnsiTheme="minorHAnsi" w:cstheme="minorBidi"/>
          <w:noProof/>
          <w:szCs w:val="22"/>
          <w:lang w:eastAsia="ca-ES"/>
        </w:rPr>
      </w:pPr>
      <w:del w:id="1130" w:author="UPC" w:date="2015-04-29T07:58:00Z">
        <w:r w:rsidRPr="00154CE0" w:rsidDel="00154CE0">
          <w:rPr>
            <w:noProof/>
            <w:rPrChange w:id="1131"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32" w:author="UPC" w:date="2015-04-29T07:58:00Z"/>
          <w:rFonts w:asciiTheme="minorHAnsi" w:eastAsiaTheme="minorEastAsia" w:hAnsiTheme="minorHAnsi" w:cstheme="minorBidi"/>
          <w:noProof/>
          <w:szCs w:val="22"/>
          <w:lang w:eastAsia="ca-ES"/>
        </w:rPr>
      </w:pPr>
      <w:del w:id="1133" w:author="UPC" w:date="2015-04-29T07:58:00Z">
        <w:r w:rsidRPr="00154CE0" w:rsidDel="00154CE0">
          <w:rPr>
            <w:noProof/>
            <w:rPrChange w:id="1134"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35" w:author="UPC" w:date="2015-04-29T07:58:00Z"/>
          <w:rFonts w:asciiTheme="minorHAnsi" w:eastAsiaTheme="minorEastAsia" w:hAnsiTheme="minorHAnsi" w:cstheme="minorBidi"/>
          <w:noProof/>
          <w:szCs w:val="22"/>
          <w:lang w:eastAsia="ca-ES"/>
        </w:rPr>
      </w:pPr>
      <w:del w:id="1136" w:author="UPC" w:date="2015-04-29T07:58:00Z">
        <w:r w:rsidRPr="00154CE0" w:rsidDel="00154CE0">
          <w:rPr>
            <w:noProof/>
            <w:rPrChange w:id="1137"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138" w:author="UPC" w:date="2015-04-29T07:58:00Z"/>
          <w:rFonts w:asciiTheme="minorHAnsi" w:eastAsiaTheme="minorEastAsia" w:hAnsiTheme="minorHAnsi" w:cstheme="minorBidi"/>
          <w:noProof/>
          <w:szCs w:val="22"/>
          <w:lang w:eastAsia="ca-ES"/>
        </w:rPr>
      </w:pPr>
      <w:del w:id="1139" w:author="UPC" w:date="2015-04-29T07:58:00Z">
        <w:r w:rsidRPr="00154CE0" w:rsidDel="00154CE0">
          <w:rPr>
            <w:noProof/>
            <w:rPrChange w:id="1140"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141" w:author="UPC" w:date="2015-04-29T07:58:00Z"/>
          <w:rFonts w:asciiTheme="minorHAnsi" w:eastAsiaTheme="minorEastAsia" w:hAnsiTheme="minorHAnsi" w:cstheme="minorBidi"/>
          <w:noProof/>
          <w:szCs w:val="22"/>
          <w:lang w:eastAsia="ca-ES"/>
        </w:rPr>
      </w:pPr>
      <w:del w:id="1142" w:author="UPC" w:date="2015-04-29T07:58:00Z">
        <w:r w:rsidRPr="00154CE0" w:rsidDel="00154CE0">
          <w:rPr>
            <w:noProof/>
            <w:rPrChange w:id="1143"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144" w:author="UPC" w:date="2015-04-29T07:58:00Z"/>
          <w:rFonts w:asciiTheme="minorHAnsi" w:eastAsiaTheme="minorEastAsia" w:hAnsiTheme="minorHAnsi" w:cstheme="minorBidi"/>
          <w:noProof/>
          <w:szCs w:val="22"/>
          <w:lang w:eastAsia="ca-ES"/>
        </w:rPr>
      </w:pPr>
      <w:del w:id="1145" w:author="UPC" w:date="2015-04-29T07:58:00Z">
        <w:r w:rsidRPr="00154CE0" w:rsidDel="00154CE0">
          <w:rPr>
            <w:noProof/>
            <w:rPrChange w:id="1146"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147" w:author="UPC" w:date="2015-04-29T07:58:00Z"/>
          <w:rFonts w:asciiTheme="minorHAnsi" w:eastAsiaTheme="minorEastAsia" w:hAnsiTheme="minorHAnsi" w:cstheme="minorBidi"/>
          <w:noProof/>
          <w:szCs w:val="22"/>
          <w:lang w:eastAsia="ca-ES"/>
        </w:rPr>
      </w:pPr>
      <w:del w:id="1148" w:author="UPC" w:date="2015-04-29T07:58:00Z">
        <w:r w:rsidRPr="00154CE0" w:rsidDel="00154CE0">
          <w:rPr>
            <w:noProof/>
            <w:rPrChange w:id="1149"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150" w:author="UPC" w:date="2015-04-29T07:58:00Z"/>
          <w:rFonts w:asciiTheme="minorHAnsi" w:eastAsiaTheme="minorEastAsia" w:hAnsiTheme="minorHAnsi" w:cstheme="minorBidi"/>
          <w:noProof/>
          <w:szCs w:val="22"/>
          <w:lang w:eastAsia="ca-ES"/>
        </w:rPr>
      </w:pPr>
      <w:del w:id="1151" w:author="UPC" w:date="2015-04-29T07:58:00Z">
        <w:r w:rsidRPr="00154CE0" w:rsidDel="00154CE0">
          <w:rPr>
            <w:noProof/>
            <w:rPrChange w:id="1152"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153" w:author="UPC" w:date="2015-04-29T07:58:00Z"/>
          <w:rFonts w:asciiTheme="minorHAnsi" w:eastAsiaTheme="minorEastAsia" w:hAnsiTheme="minorHAnsi" w:cstheme="minorBidi"/>
          <w:noProof/>
          <w:szCs w:val="22"/>
          <w:lang w:eastAsia="ca-ES"/>
        </w:rPr>
      </w:pPr>
      <w:del w:id="1154" w:author="UPC" w:date="2015-04-29T07:58:00Z">
        <w:r w:rsidRPr="00154CE0" w:rsidDel="00154CE0">
          <w:rPr>
            <w:noProof/>
            <w:rPrChange w:id="1155"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156" w:author="UPC" w:date="2015-04-29T07:58:00Z"/>
          <w:rFonts w:asciiTheme="minorHAnsi" w:eastAsiaTheme="minorEastAsia" w:hAnsiTheme="minorHAnsi" w:cstheme="minorBidi"/>
          <w:noProof/>
          <w:szCs w:val="22"/>
          <w:lang w:eastAsia="ca-ES"/>
        </w:rPr>
      </w:pPr>
      <w:del w:id="1157" w:author="UPC" w:date="2015-04-29T07:58:00Z">
        <w:r w:rsidRPr="00154CE0" w:rsidDel="00154CE0">
          <w:rPr>
            <w:noProof/>
            <w:rPrChange w:id="1158"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159" w:author="UPC" w:date="2015-04-29T07:58:00Z"/>
          <w:rFonts w:asciiTheme="minorHAnsi" w:eastAsiaTheme="minorEastAsia" w:hAnsiTheme="minorHAnsi" w:cstheme="minorBidi"/>
          <w:noProof/>
          <w:szCs w:val="22"/>
          <w:lang w:eastAsia="ca-ES"/>
        </w:rPr>
      </w:pPr>
      <w:del w:id="1160" w:author="UPC" w:date="2015-04-29T07:58:00Z">
        <w:r w:rsidRPr="00154CE0" w:rsidDel="00154CE0">
          <w:rPr>
            <w:noProof/>
            <w:rPrChange w:id="1161"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162" w:author="UPC" w:date="2015-04-29T07:58:00Z"/>
          <w:rFonts w:asciiTheme="minorHAnsi" w:eastAsiaTheme="minorEastAsia" w:hAnsiTheme="minorHAnsi" w:cstheme="minorBidi"/>
          <w:noProof/>
          <w:szCs w:val="22"/>
          <w:lang w:eastAsia="ca-ES"/>
        </w:rPr>
      </w:pPr>
      <w:del w:id="1163" w:author="UPC" w:date="2015-04-29T07:58:00Z">
        <w:r w:rsidRPr="00154CE0" w:rsidDel="00154CE0">
          <w:rPr>
            <w:noProof/>
            <w:rPrChange w:id="1164"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165" w:author="UPC" w:date="2015-04-29T07:58:00Z"/>
          <w:rFonts w:asciiTheme="minorHAnsi" w:eastAsiaTheme="minorEastAsia" w:hAnsiTheme="minorHAnsi" w:cstheme="minorBidi"/>
          <w:noProof/>
          <w:szCs w:val="22"/>
          <w:lang w:eastAsia="ca-ES"/>
        </w:rPr>
      </w:pPr>
      <w:del w:id="1166" w:author="UPC" w:date="2015-04-29T07:58:00Z">
        <w:r w:rsidRPr="00154CE0" w:rsidDel="00154CE0">
          <w:rPr>
            <w:noProof/>
            <w:rPrChange w:id="1167"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168" w:author="UPC" w:date="2015-04-29T07:58:00Z"/>
          <w:rFonts w:asciiTheme="minorHAnsi" w:eastAsiaTheme="minorEastAsia" w:hAnsiTheme="minorHAnsi" w:cstheme="minorBidi"/>
          <w:noProof/>
          <w:szCs w:val="22"/>
          <w:lang w:eastAsia="ca-ES"/>
        </w:rPr>
      </w:pPr>
      <w:del w:id="1169" w:author="UPC" w:date="2015-04-29T07:58:00Z">
        <w:r w:rsidRPr="00154CE0" w:rsidDel="00154CE0">
          <w:rPr>
            <w:noProof/>
            <w:rPrChange w:id="1170"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171" w:author="UPC" w:date="2015-04-29T07:58:00Z"/>
          <w:rFonts w:asciiTheme="minorHAnsi" w:eastAsiaTheme="minorEastAsia" w:hAnsiTheme="minorHAnsi" w:cstheme="minorBidi"/>
          <w:noProof/>
          <w:szCs w:val="22"/>
          <w:lang w:eastAsia="ca-ES"/>
        </w:rPr>
      </w:pPr>
      <w:del w:id="1172" w:author="UPC" w:date="2015-04-29T07:58:00Z">
        <w:r w:rsidRPr="00154CE0" w:rsidDel="00154CE0">
          <w:rPr>
            <w:noProof/>
            <w:rPrChange w:id="1173"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174" w:author="UPC" w:date="2015-04-29T07:58:00Z"/>
          <w:rFonts w:asciiTheme="minorHAnsi" w:eastAsiaTheme="minorEastAsia" w:hAnsiTheme="minorHAnsi" w:cstheme="minorBidi"/>
          <w:noProof/>
          <w:szCs w:val="22"/>
          <w:lang w:eastAsia="ca-ES"/>
        </w:rPr>
      </w:pPr>
      <w:del w:id="1175" w:author="UPC" w:date="2015-04-29T07:58:00Z">
        <w:r w:rsidRPr="00154CE0" w:rsidDel="00154CE0">
          <w:rPr>
            <w:noProof/>
            <w:rPrChange w:id="1176"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177" w:author="UPC" w:date="2015-04-29T07:58:00Z"/>
          <w:rFonts w:asciiTheme="minorHAnsi" w:eastAsiaTheme="minorEastAsia" w:hAnsiTheme="minorHAnsi" w:cstheme="minorBidi"/>
          <w:noProof/>
          <w:szCs w:val="22"/>
          <w:lang w:eastAsia="ca-ES"/>
        </w:rPr>
      </w:pPr>
      <w:del w:id="1178" w:author="UPC" w:date="2015-04-29T07:58:00Z">
        <w:r w:rsidRPr="00154CE0" w:rsidDel="00154CE0">
          <w:rPr>
            <w:noProof/>
            <w:rPrChange w:id="1179"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180" w:author="UPC" w:date="2015-04-29T07:58:00Z"/>
          <w:rFonts w:asciiTheme="minorHAnsi" w:eastAsiaTheme="minorEastAsia" w:hAnsiTheme="minorHAnsi" w:cstheme="minorBidi"/>
          <w:noProof/>
          <w:szCs w:val="22"/>
          <w:lang w:eastAsia="ca-ES"/>
        </w:rPr>
      </w:pPr>
      <w:del w:id="1181" w:author="UPC" w:date="2015-04-29T07:58:00Z">
        <w:r w:rsidRPr="00154CE0" w:rsidDel="00154CE0">
          <w:rPr>
            <w:noProof/>
            <w:rPrChange w:id="1182"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183" w:author="UPC" w:date="2015-04-29T07:58:00Z"/>
          <w:rFonts w:asciiTheme="minorHAnsi" w:eastAsiaTheme="minorEastAsia" w:hAnsiTheme="minorHAnsi" w:cstheme="minorBidi"/>
          <w:noProof/>
          <w:szCs w:val="22"/>
          <w:lang w:eastAsia="ca-ES"/>
        </w:rPr>
      </w:pPr>
      <w:del w:id="1184" w:author="UPC" w:date="2015-04-29T07:58:00Z">
        <w:r w:rsidRPr="00154CE0" w:rsidDel="00154CE0">
          <w:rPr>
            <w:noProof/>
            <w:rPrChange w:id="1185"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186" w:author="UPC" w:date="2015-04-29T07:58:00Z"/>
          <w:rFonts w:asciiTheme="minorHAnsi" w:eastAsiaTheme="minorEastAsia" w:hAnsiTheme="minorHAnsi" w:cstheme="minorBidi"/>
          <w:noProof/>
          <w:szCs w:val="22"/>
          <w:lang w:eastAsia="ca-ES"/>
        </w:rPr>
      </w:pPr>
      <w:del w:id="1187" w:author="UPC" w:date="2015-04-29T07:58:00Z">
        <w:r w:rsidRPr="00154CE0" w:rsidDel="00154CE0">
          <w:rPr>
            <w:noProof/>
            <w:rPrChange w:id="1188"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189" w:author="UPC" w:date="2015-04-29T07:58:00Z"/>
          <w:rFonts w:asciiTheme="minorHAnsi" w:eastAsiaTheme="minorEastAsia" w:hAnsiTheme="minorHAnsi" w:cstheme="minorBidi"/>
          <w:noProof/>
          <w:szCs w:val="22"/>
          <w:lang w:eastAsia="ca-ES"/>
        </w:rPr>
      </w:pPr>
      <w:del w:id="1190" w:author="UPC" w:date="2015-04-29T07:58:00Z">
        <w:r w:rsidRPr="00154CE0" w:rsidDel="00154CE0">
          <w:rPr>
            <w:noProof/>
            <w:rPrChange w:id="1191"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192" w:author="UPC" w:date="2015-04-29T07:58:00Z"/>
          <w:rFonts w:asciiTheme="minorHAnsi" w:eastAsiaTheme="minorEastAsia" w:hAnsiTheme="minorHAnsi" w:cstheme="minorBidi"/>
          <w:noProof/>
          <w:szCs w:val="22"/>
          <w:lang w:eastAsia="ca-ES"/>
        </w:rPr>
      </w:pPr>
      <w:del w:id="1193" w:author="UPC" w:date="2015-04-29T07:58:00Z">
        <w:r w:rsidRPr="00154CE0" w:rsidDel="00154CE0">
          <w:rPr>
            <w:noProof/>
            <w:rPrChange w:id="1194"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195" w:author="UPC" w:date="2015-04-29T07:58:00Z"/>
          <w:rFonts w:asciiTheme="minorHAnsi" w:eastAsiaTheme="minorEastAsia" w:hAnsiTheme="minorHAnsi" w:cstheme="minorBidi"/>
          <w:noProof/>
          <w:szCs w:val="22"/>
          <w:lang w:eastAsia="ca-ES"/>
        </w:rPr>
      </w:pPr>
      <w:del w:id="1196" w:author="UPC" w:date="2015-04-29T07:58:00Z">
        <w:r w:rsidRPr="00154CE0" w:rsidDel="00154CE0">
          <w:rPr>
            <w:noProof/>
            <w:rPrChange w:id="1197"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198" w:author="UPC" w:date="2015-04-29T07:58:00Z"/>
          <w:rFonts w:asciiTheme="minorHAnsi" w:eastAsiaTheme="minorEastAsia" w:hAnsiTheme="minorHAnsi" w:cstheme="minorBidi"/>
          <w:noProof/>
          <w:szCs w:val="22"/>
          <w:lang w:eastAsia="ca-ES"/>
        </w:rPr>
      </w:pPr>
      <w:del w:id="1199" w:author="UPC" w:date="2015-04-29T07:58:00Z">
        <w:r w:rsidRPr="00154CE0" w:rsidDel="00154CE0">
          <w:rPr>
            <w:noProof/>
            <w:rPrChange w:id="1200"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201" w:author="UPC" w:date="2015-04-29T07:58:00Z"/>
          <w:rFonts w:asciiTheme="minorHAnsi" w:eastAsiaTheme="minorEastAsia" w:hAnsiTheme="minorHAnsi" w:cstheme="minorBidi"/>
          <w:noProof/>
          <w:szCs w:val="22"/>
          <w:lang w:eastAsia="ca-ES"/>
        </w:rPr>
      </w:pPr>
      <w:del w:id="1202" w:author="UPC" w:date="2015-04-29T07:58:00Z">
        <w:r w:rsidRPr="00154CE0" w:rsidDel="00154CE0">
          <w:rPr>
            <w:noProof/>
            <w:rPrChange w:id="1203"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204" w:author="UPC" w:date="2015-04-29T07:58:00Z"/>
          <w:rFonts w:asciiTheme="minorHAnsi" w:eastAsiaTheme="minorEastAsia" w:hAnsiTheme="minorHAnsi" w:cstheme="minorBidi"/>
          <w:noProof/>
          <w:szCs w:val="22"/>
          <w:lang w:eastAsia="ca-ES"/>
        </w:rPr>
      </w:pPr>
      <w:del w:id="1205" w:author="UPC" w:date="2015-04-29T07:58:00Z">
        <w:r w:rsidRPr="00154CE0" w:rsidDel="00154CE0">
          <w:rPr>
            <w:noProof/>
            <w:rPrChange w:id="1206"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07" w:author="UPC" w:date="2015-04-29T07:58:00Z"/>
          <w:rFonts w:asciiTheme="minorHAnsi" w:eastAsiaTheme="minorEastAsia" w:hAnsiTheme="minorHAnsi" w:cstheme="minorBidi"/>
          <w:noProof/>
          <w:szCs w:val="22"/>
          <w:lang w:eastAsia="ca-ES"/>
        </w:rPr>
      </w:pPr>
      <w:del w:id="1208" w:author="UPC" w:date="2015-04-29T07:58:00Z">
        <w:r w:rsidRPr="00154CE0" w:rsidDel="00154CE0">
          <w:rPr>
            <w:noProof/>
            <w:rPrChange w:id="1209"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10" w:author="UPC" w:date="2015-04-29T07:58:00Z"/>
          <w:rFonts w:asciiTheme="minorHAnsi" w:eastAsiaTheme="minorEastAsia" w:hAnsiTheme="minorHAnsi" w:cstheme="minorBidi"/>
          <w:noProof/>
          <w:szCs w:val="22"/>
          <w:lang w:eastAsia="ca-ES"/>
        </w:rPr>
      </w:pPr>
      <w:del w:id="1211" w:author="UPC" w:date="2015-04-29T07:58:00Z">
        <w:r w:rsidRPr="00154CE0" w:rsidDel="00154CE0">
          <w:rPr>
            <w:noProof/>
            <w:rPrChange w:id="1212"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13" w:author="UPC" w:date="2015-04-29T07:58:00Z"/>
          <w:rFonts w:asciiTheme="minorHAnsi" w:eastAsiaTheme="minorEastAsia" w:hAnsiTheme="minorHAnsi" w:cstheme="minorBidi"/>
          <w:noProof/>
          <w:szCs w:val="22"/>
          <w:lang w:eastAsia="ca-ES"/>
        </w:rPr>
      </w:pPr>
      <w:del w:id="1214" w:author="UPC" w:date="2015-04-29T07:58:00Z">
        <w:r w:rsidRPr="00154CE0" w:rsidDel="00154CE0">
          <w:rPr>
            <w:noProof/>
            <w:rPrChange w:id="1215"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16" w:author="UPC" w:date="2015-04-29T07:58:00Z"/>
          <w:rFonts w:asciiTheme="minorHAnsi" w:eastAsiaTheme="minorEastAsia" w:hAnsiTheme="minorHAnsi" w:cstheme="minorBidi"/>
          <w:noProof/>
          <w:szCs w:val="22"/>
          <w:lang w:eastAsia="ca-ES"/>
        </w:rPr>
      </w:pPr>
      <w:del w:id="1217" w:author="UPC" w:date="2015-04-29T07:58:00Z">
        <w:r w:rsidRPr="00154CE0" w:rsidDel="00154CE0">
          <w:rPr>
            <w:noProof/>
            <w:rPrChange w:id="1218"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19" w:author="UPC" w:date="2015-04-29T07:58:00Z"/>
          <w:rFonts w:asciiTheme="minorHAnsi" w:eastAsiaTheme="minorEastAsia" w:hAnsiTheme="minorHAnsi" w:cstheme="minorBidi"/>
          <w:noProof/>
          <w:szCs w:val="22"/>
          <w:lang w:eastAsia="ca-ES"/>
        </w:rPr>
      </w:pPr>
      <w:del w:id="1220" w:author="UPC" w:date="2015-04-29T07:58:00Z">
        <w:r w:rsidRPr="00154CE0" w:rsidDel="00154CE0">
          <w:rPr>
            <w:noProof/>
            <w:rPrChange w:id="1221"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22" w:author="UPC" w:date="2015-04-29T07:58:00Z"/>
          <w:rFonts w:asciiTheme="minorHAnsi" w:eastAsiaTheme="minorEastAsia" w:hAnsiTheme="minorHAnsi" w:cstheme="minorBidi"/>
          <w:noProof/>
          <w:szCs w:val="22"/>
          <w:lang w:eastAsia="ca-ES"/>
        </w:rPr>
      </w:pPr>
      <w:del w:id="1223" w:author="UPC" w:date="2015-04-29T07:58:00Z">
        <w:r w:rsidRPr="00154CE0" w:rsidDel="00154CE0">
          <w:rPr>
            <w:noProof/>
            <w:rPrChange w:id="1224"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25" w:author="UPC" w:date="2015-04-29T07:58:00Z"/>
          <w:rFonts w:asciiTheme="minorHAnsi" w:eastAsiaTheme="minorEastAsia" w:hAnsiTheme="minorHAnsi" w:cstheme="minorBidi"/>
          <w:noProof/>
          <w:szCs w:val="22"/>
          <w:lang w:eastAsia="ca-ES"/>
        </w:rPr>
      </w:pPr>
      <w:del w:id="1226" w:author="UPC" w:date="2015-04-29T07:58:00Z">
        <w:r w:rsidRPr="00154CE0" w:rsidDel="00154CE0">
          <w:rPr>
            <w:noProof/>
            <w:rPrChange w:id="1227"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28" w:author="UPC" w:date="2015-04-29T07:58:00Z"/>
          <w:rFonts w:asciiTheme="minorHAnsi" w:eastAsiaTheme="minorEastAsia" w:hAnsiTheme="minorHAnsi" w:cstheme="minorBidi"/>
          <w:noProof/>
          <w:szCs w:val="22"/>
          <w:lang w:eastAsia="ca-ES"/>
        </w:rPr>
      </w:pPr>
      <w:del w:id="1229" w:author="UPC" w:date="2015-04-29T07:58:00Z">
        <w:r w:rsidRPr="00154CE0" w:rsidDel="00154CE0">
          <w:rPr>
            <w:noProof/>
            <w:rPrChange w:id="1230"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31" w:author="UPC" w:date="2015-04-29T07:58:00Z"/>
          <w:rFonts w:asciiTheme="minorHAnsi" w:eastAsiaTheme="minorEastAsia" w:hAnsiTheme="minorHAnsi" w:cstheme="minorBidi"/>
          <w:noProof/>
          <w:szCs w:val="22"/>
          <w:lang w:eastAsia="ca-ES"/>
        </w:rPr>
      </w:pPr>
      <w:del w:id="1232" w:author="UPC" w:date="2015-04-29T07:58:00Z">
        <w:r w:rsidRPr="00154CE0" w:rsidDel="00154CE0">
          <w:rPr>
            <w:noProof/>
            <w:rPrChange w:id="1233"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34" w:author="UPC" w:date="2015-04-29T07:58:00Z"/>
          <w:rFonts w:asciiTheme="minorHAnsi" w:eastAsiaTheme="minorEastAsia" w:hAnsiTheme="minorHAnsi" w:cstheme="minorBidi"/>
          <w:noProof/>
          <w:szCs w:val="22"/>
          <w:lang w:eastAsia="ca-ES"/>
        </w:rPr>
      </w:pPr>
      <w:del w:id="1235" w:author="UPC" w:date="2015-04-29T07:58:00Z">
        <w:r w:rsidRPr="00154CE0" w:rsidDel="00154CE0">
          <w:rPr>
            <w:noProof/>
            <w:rPrChange w:id="1236"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37" w:author="UPC" w:date="2015-04-29T07:58:00Z"/>
          <w:rFonts w:asciiTheme="minorHAnsi" w:eastAsiaTheme="minorEastAsia" w:hAnsiTheme="minorHAnsi" w:cstheme="minorBidi"/>
          <w:noProof/>
          <w:szCs w:val="22"/>
          <w:lang w:eastAsia="ca-ES"/>
        </w:rPr>
      </w:pPr>
      <w:del w:id="1238" w:author="UPC" w:date="2015-04-29T07:58:00Z">
        <w:r w:rsidRPr="00154CE0" w:rsidDel="00154CE0">
          <w:rPr>
            <w:noProof/>
            <w:rPrChange w:id="1239"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40" w:author="UPC" w:date="2015-04-29T07:58:00Z"/>
          <w:rFonts w:asciiTheme="minorHAnsi" w:eastAsiaTheme="minorEastAsia" w:hAnsiTheme="minorHAnsi" w:cstheme="minorBidi"/>
          <w:noProof/>
          <w:szCs w:val="22"/>
          <w:lang w:eastAsia="ca-ES"/>
        </w:rPr>
      </w:pPr>
      <w:del w:id="1241" w:author="UPC" w:date="2015-04-29T07:58:00Z">
        <w:r w:rsidRPr="00154CE0" w:rsidDel="00154CE0">
          <w:rPr>
            <w:noProof/>
            <w:rPrChange w:id="1242"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243" w:author="UPC" w:date="2015-04-29T07:58:00Z"/>
          <w:rFonts w:asciiTheme="minorHAnsi" w:eastAsiaTheme="minorEastAsia" w:hAnsiTheme="minorHAnsi" w:cstheme="minorBidi"/>
          <w:noProof/>
          <w:szCs w:val="22"/>
          <w:lang w:eastAsia="ca-ES"/>
        </w:rPr>
      </w:pPr>
      <w:del w:id="1244" w:author="UPC" w:date="2015-04-29T07:58:00Z">
        <w:r w:rsidRPr="00154CE0" w:rsidDel="00154CE0">
          <w:rPr>
            <w:noProof/>
            <w:rPrChange w:id="1245"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246" w:author="UPC" w:date="2015-04-29T07:58:00Z"/>
          <w:rFonts w:asciiTheme="minorHAnsi" w:eastAsiaTheme="minorEastAsia" w:hAnsiTheme="minorHAnsi" w:cstheme="minorBidi"/>
          <w:noProof/>
          <w:szCs w:val="22"/>
          <w:lang w:eastAsia="ca-ES"/>
        </w:rPr>
      </w:pPr>
      <w:del w:id="1247" w:author="UPC" w:date="2015-04-29T07:58:00Z">
        <w:r w:rsidRPr="00154CE0" w:rsidDel="00154CE0">
          <w:rPr>
            <w:noProof/>
            <w:rPrChange w:id="1248"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249" w:author="UPC" w:date="2015-04-29T07:58:00Z"/>
          <w:rFonts w:asciiTheme="minorHAnsi" w:eastAsiaTheme="minorEastAsia" w:hAnsiTheme="minorHAnsi" w:cstheme="minorBidi"/>
          <w:noProof/>
          <w:szCs w:val="22"/>
          <w:lang w:eastAsia="ca-ES"/>
        </w:rPr>
      </w:pPr>
      <w:del w:id="1250" w:author="UPC" w:date="2015-04-29T07:58:00Z">
        <w:r w:rsidRPr="00154CE0" w:rsidDel="00154CE0">
          <w:rPr>
            <w:noProof/>
            <w:rPrChange w:id="1251"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252" w:author="UPC" w:date="2015-04-29T07:58:00Z"/>
          <w:rFonts w:asciiTheme="minorHAnsi" w:eastAsiaTheme="minorEastAsia" w:hAnsiTheme="minorHAnsi" w:cstheme="minorBidi"/>
          <w:noProof/>
          <w:szCs w:val="22"/>
          <w:lang w:eastAsia="ca-ES"/>
        </w:rPr>
      </w:pPr>
      <w:del w:id="1253" w:author="UPC" w:date="2015-04-29T07:58:00Z">
        <w:r w:rsidRPr="00154CE0" w:rsidDel="00154CE0">
          <w:rPr>
            <w:noProof/>
            <w:rPrChange w:id="1254"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255" w:author="UPC" w:date="2015-04-29T07:58:00Z"/>
          <w:rFonts w:asciiTheme="minorHAnsi" w:eastAsiaTheme="minorEastAsia" w:hAnsiTheme="minorHAnsi" w:cstheme="minorBidi"/>
          <w:noProof/>
          <w:szCs w:val="22"/>
          <w:lang w:eastAsia="ca-ES"/>
        </w:rPr>
      </w:pPr>
      <w:del w:id="1256" w:author="UPC" w:date="2015-04-29T07:58:00Z">
        <w:r w:rsidRPr="00154CE0" w:rsidDel="00154CE0">
          <w:rPr>
            <w:noProof/>
            <w:rPrChange w:id="1257"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258" w:author="UPC" w:date="2015-04-29T07:58:00Z"/>
          <w:rFonts w:asciiTheme="minorHAnsi" w:eastAsiaTheme="minorEastAsia" w:hAnsiTheme="minorHAnsi" w:cstheme="minorBidi"/>
          <w:noProof/>
          <w:szCs w:val="22"/>
          <w:lang w:eastAsia="ca-ES"/>
        </w:rPr>
      </w:pPr>
      <w:del w:id="1259" w:author="UPC" w:date="2015-04-29T07:58:00Z">
        <w:r w:rsidRPr="00154CE0" w:rsidDel="00154CE0">
          <w:rPr>
            <w:noProof/>
            <w:rPrChange w:id="1260"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261" w:author="UPC" w:date="2015-04-29T07:58:00Z"/>
          <w:rFonts w:asciiTheme="minorHAnsi" w:eastAsiaTheme="minorEastAsia" w:hAnsiTheme="minorHAnsi" w:cstheme="minorBidi"/>
          <w:noProof/>
          <w:szCs w:val="22"/>
          <w:lang w:eastAsia="ca-ES"/>
        </w:rPr>
      </w:pPr>
      <w:del w:id="1262" w:author="UPC" w:date="2015-04-29T07:58:00Z">
        <w:r w:rsidRPr="00154CE0" w:rsidDel="00154CE0">
          <w:rPr>
            <w:noProof/>
            <w:rPrChange w:id="1263"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264" w:author="UPC" w:date="2015-04-29T07:58:00Z"/>
          <w:rFonts w:asciiTheme="minorHAnsi" w:eastAsiaTheme="minorEastAsia" w:hAnsiTheme="minorHAnsi" w:cstheme="minorBidi"/>
          <w:noProof/>
          <w:szCs w:val="22"/>
          <w:lang w:eastAsia="ca-ES"/>
        </w:rPr>
      </w:pPr>
      <w:del w:id="1265" w:author="UPC" w:date="2015-04-29T07:58:00Z">
        <w:r w:rsidRPr="00154CE0" w:rsidDel="00154CE0">
          <w:rPr>
            <w:noProof/>
            <w:rPrChange w:id="1266"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267" w:author="UPC" w:date="2015-04-29T07:58:00Z"/>
          <w:rFonts w:asciiTheme="minorHAnsi" w:eastAsiaTheme="minorEastAsia" w:hAnsiTheme="minorHAnsi" w:cstheme="minorBidi"/>
          <w:noProof/>
          <w:szCs w:val="22"/>
          <w:lang w:eastAsia="ca-ES"/>
        </w:rPr>
      </w:pPr>
      <w:del w:id="1268" w:author="UPC" w:date="2015-04-29T07:58:00Z">
        <w:r w:rsidRPr="00154CE0" w:rsidDel="00154CE0">
          <w:rPr>
            <w:noProof/>
            <w:rPrChange w:id="1269"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270" w:author="UPC" w:date="2015-04-29T07:58:00Z"/>
          <w:rFonts w:asciiTheme="minorHAnsi" w:eastAsiaTheme="minorEastAsia" w:hAnsiTheme="minorHAnsi" w:cstheme="minorBidi"/>
          <w:noProof/>
          <w:szCs w:val="22"/>
          <w:lang w:eastAsia="ca-ES"/>
        </w:rPr>
      </w:pPr>
      <w:del w:id="1271" w:author="UPC" w:date="2015-04-29T07:58:00Z">
        <w:r w:rsidRPr="00154CE0" w:rsidDel="00154CE0">
          <w:rPr>
            <w:noProof/>
            <w:rPrChange w:id="1272"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273" w:author="UPC" w:date="2015-04-29T07:58:00Z"/>
          <w:rFonts w:asciiTheme="minorHAnsi" w:eastAsiaTheme="minorEastAsia" w:hAnsiTheme="minorHAnsi" w:cstheme="minorBidi"/>
          <w:noProof/>
          <w:szCs w:val="22"/>
          <w:lang w:eastAsia="ca-ES"/>
        </w:rPr>
      </w:pPr>
      <w:del w:id="1274" w:author="UPC" w:date="2015-04-29T07:58:00Z">
        <w:r w:rsidRPr="00154CE0" w:rsidDel="00154CE0">
          <w:rPr>
            <w:noProof/>
            <w:rPrChange w:id="1275"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276" w:author="UPC" w:date="2015-04-29T07:58:00Z"/>
          <w:rFonts w:asciiTheme="minorHAnsi" w:eastAsiaTheme="minorEastAsia" w:hAnsiTheme="minorHAnsi" w:cstheme="minorBidi"/>
          <w:noProof/>
          <w:szCs w:val="22"/>
          <w:lang w:eastAsia="ca-ES"/>
        </w:rPr>
      </w:pPr>
      <w:del w:id="1277" w:author="UPC" w:date="2015-04-29T07:58:00Z">
        <w:r w:rsidRPr="00154CE0" w:rsidDel="00154CE0">
          <w:rPr>
            <w:noProof/>
            <w:rPrChange w:id="1278"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279" w:author="UPC" w:date="2015-04-29T07:58:00Z"/>
          <w:rFonts w:asciiTheme="minorHAnsi" w:eastAsiaTheme="minorEastAsia" w:hAnsiTheme="minorHAnsi" w:cstheme="minorBidi"/>
          <w:noProof/>
          <w:szCs w:val="22"/>
          <w:lang w:eastAsia="ca-ES"/>
        </w:rPr>
      </w:pPr>
      <w:del w:id="1280" w:author="UPC" w:date="2015-04-29T07:58:00Z">
        <w:r w:rsidRPr="00154CE0" w:rsidDel="00154CE0">
          <w:rPr>
            <w:noProof/>
            <w:rPrChange w:id="1281"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282" w:author="UPC" w:date="2015-04-29T07:58:00Z"/>
          <w:rFonts w:asciiTheme="minorHAnsi" w:eastAsiaTheme="minorEastAsia" w:hAnsiTheme="minorHAnsi" w:cstheme="minorBidi"/>
          <w:noProof/>
          <w:szCs w:val="22"/>
          <w:lang w:eastAsia="ca-ES"/>
        </w:rPr>
      </w:pPr>
      <w:del w:id="1283" w:author="UPC" w:date="2015-04-29T07:58:00Z">
        <w:r w:rsidRPr="00154CE0" w:rsidDel="00154CE0">
          <w:rPr>
            <w:noProof/>
            <w:rPrChange w:id="1284"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285" w:author="UPC" w:date="2015-04-29T07:58:00Z"/>
          <w:rFonts w:asciiTheme="minorHAnsi" w:eastAsiaTheme="minorEastAsia" w:hAnsiTheme="minorHAnsi" w:cstheme="minorBidi"/>
          <w:noProof/>
          <w:szCs w:val="22"/>
          <w:lang w:eastAsia="ca-ES"/>
        </w:rPr>
      </w:pPr>
      <w:del w:id="1286" w:author="UPC" w:date="2015-04-29T07:58:00Z">
        <w:r w:rsidRPr="00154CE0" w:rsidDel="00154CE0">
          <w:rPr>
            <w:noProof/>
            <w:rPrChange w:id="1287"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288" w:author="UPC" w:date="2015-04-29T07:58:00Z"/>
          <w:rFonts w:asciiTheme="minorHAnsi" w:eastAsiaTheme="minorEastAsia" w:hAnsiTheme="minorHAnsi" w:cstheme="minorBidi"/>
          <w:noProof/>
          <w:szCs w:val="22"/>
          <w:lang w:eastAsia="ca-ES"/>
        </w:rPr>
      </w:pPr>
      <w:del w:id="1289" w:author="UPC" w:date="2015-04-29T07:58:00Z">
        <w:r w:rsidRPr="00154CE0" w:rsidDel="00154CE0">
          <w:rPr>
            <w:noProof/>
            <w:rPrChange w:id="1290"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291" w:author="UPC" w:date="2015-04-29T07:58:00Z"/>
          <w:rFonts w:asciiTheme="minorHAnsi" w:eastAsiaTheme="minorEastAsia" w:hAnsiTheme="minorHAnsi" w:cstheme="minorBidi"/>
          <w:noProof/>
          <w:szCs w:val="22"/>
          <w:lang w:eastAsia="ca-ES"/>
        </w:rPr>
      </w:pPr>
      <w:del w:id="1292" w:author="UPC" w:date="2015-04-29T07:58:00Z">
        <w:r w:rsidRPr="00154CE0" w:rsidDel="00154CE0">
          <w:rPr>
            <w:noProof/>
            <w:rPrChange w:id="1293"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294" w:author="UPC" w:date="2015-04-29T07:58:00Z"/>
          <w:rFonts w:asciiTheme="minorHAnsi" w:eastAsiaTheme="minorEastAsia" w:hAnsiTheme="minorHAnsi" w:cstheme="minorBidi"/>
          <w:noProof/>
          <w:szCs w:val="22"/>
          <w:lang w:eastAsia="ca-ES"/>
        </w:rPr>
      </w:pPr>
      <w:del w:id="1295" w:author="UPC" w:date="2015-04-29T07:58:00Z">
        <w:r w:rsidRPr="00154CE0" w:rsidDel="00154CE0">
          <w:rPr>
            <w:noProof/>
            <w:rPrChange w:id="1296"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297" w:author="UPC" w:date="2015-04-29T07:58:00Z"/>
          <w:rFonts w:asciiTheme="minorHAnsi" w:eastAsiaTheme="minorEastAsia" w:hAnsiTheme="minorHAnsi" w:cstheme="minorBidi"/>
          <w:noProof/>
          <w:szCs w:val="22"/>
          <w:lang w:eastAsia="ca-ES"/>
        </w:rPr>
      </w:pPr>
      <w:del w:id="1298" w:author="UPC" w:date="2015-04-29T07:58:00Z">
        <w:r w:rsidRPr="00154CE0" w:rsidDel="00154CE0">
          <w:rPr>
            <w:noProof/>
            <w:rPrChange w:id="1299"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300" w:author="UPC" w:date="2015-04-29T07:58:00Z"/>
          <w:rFonts w:asciiTheme="minorHAnsi" w:eastAsiaTheme="minorEastAsia" w:hAnsiTheme="minorHAnsi" w:cstheme="minorBidi"/>
          <w:noProof/>
          <w:szCs w:val="22"/>
          <w:lang w:eastAsia="ca-ES"/>
        </w:rPr>
      </w:pPr>
      <w:del w:id="1301" w:author="UPC" w:date="2015-04-29T07:58:00Z">
        <w:r w:rsidRPr="00154CE0" w:rsidDel="00154CE0">
          <w:rPr>
            <w:noProof/>
            <w:rPrChange w:id="1302"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03" w:author="UPC" w:date="2015-04-29T07:58:00Z"/>
          <w:rFonts w:asciiTheme="minorHAnsi" w:eastAsiaTheme="minorEastAsia" w:hAnsiTheme="minorHAnsi" w:cstheme="minorBidi"/>
          <w:noProof/>
          <w:szCs w:val="22"/>
          <w:lang w:eastAsia="ca-ES"/>
        </w:rPr>
      </w:pPr>
      <w:del w:id="1304" w:author="UPC" w:date="2015-04-29T07:58:00Z">
        <w:r w:rsidRPr="00154CE0" w:rsidDel="00154CE0">
          <w:rPr>
            <w:noProof/>
            <w:rPrChange w:id="1305"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06" w:author="UPC" w:date="2015-04-29T07:58:00Z"/>
          <w:rFonts w:asciiTheme="minorHAnsi" w:eastAsiaTheme="minorEastAsia" w:hAnsiTheme="minorHAnsi" w:cstheme="minorBidi"/>
          <w:noProof/>
          <w:szCs w:val="22"/>
          <w:lang w:eastAsia="ca-ES"/>
        </w:rPr>
      </w:pPr>
      <w:del w:id="1307" w:author="UPC" w:date="2015-04-29T07:58:00Z">
        <w:r w:rsidRPr="00154CE0" w:rsidDel="00154CE0">
          <w:rPr>
            <w:noProof/>
            <w:rPrChange w:id="1308"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09" w:author="UPC" w:date="2015-04-29T07:58:00Z"/>
          <w:rFonts w:asciiTheme="minorHAnsi" w:eastAsiaTheme="minorEastAsia" w:hAnsiTheme="minorHAnsi" w:cstheme="minorBidi"/>
          <w:noProof/>
          <w:szCs w:val="22"/>
          <w:lang w:eastAsia="ca-ES"/>
        </w:rPr>
      </w:pPr>
      <w:del w:id="1310" w:author="UPC" w:date="2015-04-29T07:58:00Z">
        <w:r w:rsidRPr="00154CE0" w:rsidDel="00154CE0">
          <w:rPr>
            <w:noProof/>
            <w:rPrChange w:id="1311"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12" w:author="UPC" w:date="2015-04-29T07:58:00Z"/>
          <w:rFonts w:asciiTheme="minorHAnsi" w:eastAsiaTheme="minorEastAsia" w:hAnsiTheme="minorHAnsi" w:cstheme="minorBidi"/>
          <w:noProof/>
          <w:szCs w:val="22"/>
          <w:lang w:eastAsia="ca-ES"/>
        </w:rPr>
      </w:pPr>
      <w:del w:id="1313" w:author="UPC" w:date="2015-04-29T07:58:00Z">
        <w:r w:rsidRPr="00154CE0" w:rsidDel="00154CE0">
          <w:rPr>
            <w:noProof/>
            <w:rPrChange w:id="1314"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15" w:author="UPC" w:date="2015-04-29T07:58:00Z"/>
          <w:rFonts w:asciiTheme="minorHAnsi" w:eastAsiaTheme="minorEastAsia" w:hAnsiTheme="minorHAnsi" w:cstheme="minorBidi"/>
          <w:noProof/>
          <w:szCs w:val="22"/>
          <w:lang w:eastAsia="ca-ES"/>
        </w:rPr>
      </w:pPr>
      <w:del w:id="1316" w:author="UPC" w:date="2015-04-29T07:58:00Z">
        <w:r w:rsidRPr="00154CE0" w:rsidDel="00154CE0">
          <w:rPr>
            <w:noProof/>
            <w:rPrChange w:id="1317"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18" w:author="UPC" w:date="2015-04-29T07:58:00Z"/>
          <w:rFonts w:asciiTheme="minorHAnsi" w:eastAsiaTheme="minorEastAsia" w:hAnsiTheme="minorHAnsi" w:cstheme="minorBidi"/>
          <w:noProof/>
          <w:szCs w:val="22"/>
          <w:lang w:eastAsia="ca-ES"/>
        </w:rPr>
      </w:pPr>
      <w:del w:id="1319" w:author="UPC" w:date="2015-04-29T07:58:00Z">
        <w:r w:rsidRPr="00154CE0" w:rsidDel="00154CE0">
          <w:rPr>
            <w:noProof/>
            <w:rPrChange w:id="1320"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21" w:author="UPC" w:date="2015-04-29T07:58:00Z"/>
          <w:rFonts w:asciiTheme="minorHAnsi" w:eastAsiaTheme="minorEastAsia" w:hAnsiTheme="minorHAnsi" w:cstheme="minorBidi"/>
          <w:noProof/>
          <w:szCs w:val="22"/>
          <w:lang w:eastAsia="ca-ES"/>
        </w:rPr>
      </w:pPr>
      <w:del w:id="1322" w:author="UPC" w:date="2015-04-29T07:58:00Z">
        <w:r w:rsidRPr="00154CE0" w:rsidDel="00154CE0">
          <w:rPr>
            <w:noProof/>
            <w:rPrChange w:id="1323"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24" w:author="UPC" w:date="2015-04-29T07:58:00Z"/>
          <w:rFonts w:asciiTheme="minorHAnsi" w:eastAsiaTheme="minorEastAsia" w:hAnsiTheme="minorHAnsi" w:cstheme="minorBidi"/>
          <w:noProof/>
          <w:szCs w:val="22"/>
          <w:lang w:eastAsia="ca-ES"/>
        </w:rPr>
      </w:pPr>
      <w:del w:id="1325" w:author="UPC" w:date="2015-04-29T07:58:00Z">
        <w:r w:rsidRPr="00154CE0" w:rsidDel="00154CE0">
          <w:rPr>
            <w:noProof/>
            <w:rPrChange w:id="1326"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27" w:author="UPC" w:date="2015-04-29T07:58:00Z"/>
          <w:rFonts w:asciiTheme="minorHAnsi" w:eastAsiaTheme="minorEastAsia" w:hAnsiTheme="minorHAnsi" w:cstheme="minorBidi"/>
          <w:noProof/>
          <w:szCs w:val="22"/>
          <w:lang w:eastAsia="ca-ES"/>
        </w:rPr>
      </w:pPr>
      <w:del w:id="1328" w:author="UPC" w:date="2015-04-29T07:58:00Z">
        <w:r w:rsidRPr="00154CE0" w:rsidDel="00154CE0">
          <w:rPr>
            <w:noProof/>
            <w:rPrChange w:id="1329"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30" w:author="UPC" w:date="2015-04-29T07:58:00Z"/>
          <w:rFonts w:asciiTheme="minorHAnsi" w:eastAsiaTheme="minorEastAsia" w:hAnsiTheme="minorHAnsi" w:cstheme="minorBidi"/>
          <w:noProof/>
          <w:szCs w:val="22"/>
          <w:lang w:eastAsia="ca-ES"/>
        </w:rPr>
      </w:pPr>
      <w:del w:id="1331" w:author="UPC" w:date="2015-04-29T07:58:00Z">
        <w:r w:rsidRPr="00154CE0" w:rsidDel="00154CE0">
          <w:rPr>
            <w:noProof/>
            <w:rPrChange w:id="1332"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33" w:author="UPC" w:date="2015-04-29T07:58:00Z"/>
          <w:rFonts w:asciiTheme="minorHAnsi" w:eastAsiaTheme="minorEastAsia" w:hAnsiTheme="minorHAnsi" w:cstheme="minorBidi"/>
          <w:noProof/>
          <w:szCs w:val="22"/>
          <w:lang w:eastAsia="ca-ES"/>
        </w:rPr>
      </w:pPr>
      <w:del w:id="1334" w:author="UPC" w:date="2015-04-29T07:58:00Z">
        <w:r w:rsidRPr="00154CE0" w:rsidDel="00154CE0">
          <w:rPr>
            <w:noProof/>
            <w:rPrChange w:id="1335"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36" w:author="UPC" w:date="2015-04-29T07:58:00Z"/>
          <w:rFonts w:asciiTheme="minorHAnsi" w:eastAsiaTheme="minorEastAsia" w:hAnsiTheme="minorHAnsi" w:cstheme="minorBidi"/>
          <w:noProof/>
          <w:szCs w:val="22"/>
          <w:lang w:eastAsia="ca-ES"/>
        </w:rPr>
      </w:pPr>
      <w:del w:id="1337" w:author="UPC" w:date="2015-04-29T07:58:00Z">
        <w:r w:rsidRPr="00154CE0" w:rsidDel="00154CE0">
          <w:rPr>
            <w:noProof/>
            <w:rPrChange w:id="1338"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339" w:author="UPC" w:date="2015-04-29T07:58:00Z"/>
          <w:rFonts w:asciiTheme="minorHAnsi" w:eastAsiaTheme="minorEastAsia" w:hAnsiTheme="minorHAnsi" w:cstheme="minorBidi"/>
          <w:noProof/>
          <w:szCs w:val="22"/>
          <w:lang w:eastAsia="ca-ES"/>
        </w:rPr>
      </w:pPr>
      <w:del w:id="1340" w:author="UPC" w:date="2015-04-29T07:58:00Z">
        <w:r w:rsidRPr="00154CE0" w:rsidDel="00154CE0">
          <w:rPr>
            <w:noProof/>
            <w:rPrChange w:id="1341"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342" w:author="UPC" w:date="2015-04-29T07:58:00Z"/>
          <w:rFonts w:asciiTheme="minorHAnsi" w:eastAsiaTheme="minorEastAsia" w:hAnsiTheme="minorHAnsi" w:cstheme="minorBidi"/>
          <w:noProof/>
          <w:szCs w:val="22"/>
          <w:lang w:eastAsia="ca-ES"/>
        </w:rPr>
      </w:pPr>
      <w:del w:id="1343" w:author="UPC" w:date="2015-04-29T07:58:00Z">
        <w:r w:rsidRPr="00154CE0" w:rsidDel="00154CE0">
          <w:rPr>
            <w:noProof/>
            <w:rPrChange w:id="1344"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345" w:author="UPC" w:date="2015-04-29T07:58:00Z"/>
          <w:rFonts w:asciiTheme="minorHAnsi" w:eastAsiaTheme="minorEastAsia" w:hAnsiTheme="minorHAnsi" w:cstheme="minorBidi"/>
          <w:noProof/>
          <w:szCs w:val="22"/>
          <w:lang w:eastAsia="ca-ES"/>
        </w:rPr>
      </w:pPr>
      <w:del w:id="1346" w:author="UPC" w:date="2015-04-29T07:58:00Z">
        <w:r w:rsidRPr="00154CE0" w:rsidDel="00154CE0">
          <w:rPr>
            <w:noProof/>
            <w:rPrChange w:id="1347"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348" w:author="UPC" w:date="2015-04-29T07:58:00Z"/>
          <w:rFonts w:asciiTheme="minorHAnsi" w:eastAsiaTheme="minorEastAsia" w:hAnsiTheme="minorHAnsi" w:cstheme="minorBidi"/>
          <w:noProof/>
          <w:szCs w:val="22"/>
          <w:lang w:eastAsia="ca-ES"/>
        </w:rPr>
      </w:pPr>
      <w:del w:id="1349" w:author="UPC" w:date="2015-04-29T07:58:00Z">
        <w:r w:rsidRPr="00154CE0" w:rsidDel="00154CE0">
          <w:rPr>
            <w:noProof/>
            <w:rPrChange w:id="1350"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351" w:author="UPC" w:date="2015-04-29T07:58:00Z"/>
          <w:rFonts w:asciiTheme="minorHAnsi" w:eastAsiaTheme="minorEastAsia" w:hAnsiTheme="minorHAnsi" w:cstheme="minorBidi"/>
          <w:noProof/>
          <w:szCs w:val="22"/>
          <w:lang w:eastAsia="ca-ES"/>
        </w:rPr>
      </w:pPr>
      <w:del w:id="1352" w:author="UPC" w:date="2015-04-29T07:58:00Z">
        <w:r w:rsidRPr="00154CE0" w:rsidDel="00154CE0">
          <w:rPr>
            <w:noProof/>
            <w:rPrChange w:id="1353"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354" w:author="UPC" w:date="2015-04-29T07:58:00Z"/>
          <w:rFonts w:asciiTheme="minorHAnsi" w:eastAsiaTheme="minorEastAsia" w:hAnsiTheme="minorHAnsi" w:cstheme="minorBidi"/>
          <w:noProof/>
          <w:szCs w:val="22"/>
          <w:lang w:eastAsia="ca-ES"/>
        </w:rPr>
      </w:pPr>
      <w:del w:id="1355" w:author="UPC" w:date="2015-04-29T07:58:00Z">
        <w:r w:rsidRPr="00154CE0" w:rsidDel="00154CE0">
          <w:rPr>
            <w:noProof/>
            <w:rPrChange w:id="1356"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D367B5" w:rsidRDefault="00364151">
      <w:pPr>
        <w:pStyle w:val="ndexdillustracions"/>
        <w:tabs>
          <w:tab w:val="right" w:leader="dot" w:pos="8495"/>
        </w:tabs>
        <w:rPr>
          <w:ins w:id="1357" w:author="UPC" w:date="2015-05-06T10:51: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358" w:author="UPC" w:date="2015-05-06T10:51:00Z">
        <w:r w:rsidR="00D367B5" w:rsidRPr="004E33A6">
          <w:rPr>
            <w:rStyle w:val="Enlla"/>
            <w:noProof/>
          </w:rPr>
          <w:fldChar w:fldCharType="begin"/>
        </w:r>
        <w:r w:rsidR="00D367B5" w:rsidRPr="004E33A6">
          <w:rPr>
            <w:rStyle w:val="Enlla"/>
            <w:noProof/>
          </w:rPr>
          <w:instrText xml:space="preserve"> </w:instrText>
        </w:r>
        <w:r w:rsidR="00D367B5">
          <w:rPr>
            <w:noProof/>
          </w:rPr>
          <w:instrText>HYPERLINK \l "_Toc418673038"</w:instrText>
        </w:r>
        <w:r w:rsidR="00D367B5" w:rsidRPr="004E33A6">
          <w:rPr>
            <w:rStyle w:val="Enlla"/>
            <w:noProof/>
          </w:rPr>
          <w:instrText xml:space="preserve"> </w:instrText>
        </w:r>
        <w:r w:rsidR="00D367B5" w:rsidRPr="004E33A6">
          <w:rPr>
            <w:rStyle w:val="Enlla"/>
            <w:noProof/>
          </w:rPr>
        </w:r>
        <w:r w:rsidR="00D367B5" w:rsidRPr="004E33A6">
          <w:rPr>
            <w:rStyle w:val="Enlla"/>
            <w:noProof/>
          </w:rPr>
          <w:fldChar w:fldCharType="separate"/>
        </w:r>
        <w:r w:rsidR="00D367B5" w:rsidRPr="004E33A6">
          <w:rPr>
            <w:rStyle w:val="Enlla"/>
            <w:noProof/>
          </w:rPr>
          <w:t>Taula 1: Tags específics del CMS</w:t>
        </w:r>
        <w:r w:rsidR="00D367B5">
          <w:rPr>
            <w:noProof/>
            <w:webHidden/>
          </w:rPr>
          <w:tab/>
        </w:r>
        <w:r w:rsidR="00D367B5">
          <w:rPr>
            <w:noProof/>
            <w:webHidden/>
          </w:rPr>
          <w:fldChar w:fldCharType="begin"/>
        </w:r>
        <w:r w:rsidR="00D367B5">
          <w:rPr>
            <w:noProof/>
            <w:webHidden/>
          </w:rPr>
          <w:instrText xml:space="preserve"> PAGEREF _Toc418673038 \h </w:instrText>
        </w:r>
        <w:r w:rsidR="00D367B5">
          <w:rPr>
            <w:noProof/>
            <w:webHidden/>
          </w:rPr>
        </w:r>
      </w:ins>
      <w:r w:rsidR="00D367B5">
        <w:rPr>
          <w:noProof/>
          <w:webHidden/>
        </w:rPr>
        <w:fldChar w:fldCharType="separate"/>
      </w:r>
      <w:ins w:id="1359" w:author="UPC" w:date="2015-05-06T10:51:00Z">
        <w:r w:rsidR="00D367B5">
          <w:rPr>
            <w:noProof/>
            <w:webHidden/>
          </w:rPr>
          <w:t>58</w:t>
        </w:r>
        <w:r w:rsidR="00D367B5">
          <w:rPr>
            <w:noProof/>
            <w:webHidden/>
          </w:rPr>
          <w:fldChar w:fldCharType="end"/>
        </w:r>
        <w:r w:rsidR="00D367B5" w:rsidRPr="004E33A6">
          <w:rPr>
            <w:rStyle w:val="Enlla"/>
            <w:noProof/>
          </w:rPr>
          <w:fldChar w:fldCharType="end"/>
        </w:r>
      </w:ins>
    </w:p>
    <w:p w:rsidR="00D367B5" w:rsidRDefault="00D367B5">
      <w:pPr>
        <w:pStyle w:val="ndexdillustracions"/>
        <w:tabs>
          <w:tab w:val="right" w:leader="dot" w:pos="8495"/>
        </w:tabs>
        <w:rPr>
          <w:ins w:id="1360" w:author="UPC" w:date="2015-05-06T10:51:00Z"/>
          <w:rFonts w:asciiTheme="minorHAnsi" w:eastAsiaTheme="minorEastAsia" w:hAnsiTheme="minorHAnsi" w:cstheme="minorBidi"/>
          <w:noProof/>
          <w:szCs w:val="22"/>
          <w:lang w:eastAsia="ca-ES"/>
        </w:rPr>
      </w:pPr>
      <w:ins w:id="1361" w:author="UPC" w:date="2015-05-06T10:51:00Z">
        <w:r w:rsidRPr="004E33A6">
          <w:rPr>
            <w:rStyle w:val="Enlla"/>
            <w:noProof/>
          </w:rPr>
          <w:fldChar w:fldCharType="begin"/>
        </w:r>
        <w:r w:rsidRPr="004E33A6">
          <w:rPr>
            <w:rStyle w:val="Enlla"/>
            <w:noProof/>
          </w:rPr>
          <w:instrText xml:space="preserve"> </w:instrText>
        </w:r>
        <w:r>
          <w:rPr>
            <w:noProof/>
          </w:rPr>
          <w:instrText>HYPERLINK \l "_Toc418673039"</w:instrText>
        </w:r>
        <w:r w:rsidRPr="004E33A6">
          <w:rPr>
            <w:rStyle w:val="Enlla"/>
            <w:noProof/>
          </w:rPr>
          <w:instrText xml:space="preserve"> </w:instrText>
        </w:r>
        <w:r w:rsidRPr="004E33A6">
          <w:rPr>
            <w:rStyle w:val="Enlla"/>
            <w:noProof/>
          </w:rPr>
        </w:r>
        <w:r w:rsidRPr="004E33A6">
          <w:rPr>
            <w:rStyle w:val="Enlla"/>
            <w:noProof/>
          </w:rPr>
          <w:fldChar w:fldCharType="separate"/>
        </w:r>
        <w:r w:rsidRPr="004E33A6">
          <w:rPr>
            <w:rStyle w:val="Enlla"/>
            <w:noProof/>
          </w:rPr>
          <w:t>Taula 2: Variables específicques del CMS</w:t>
        </w:r>
        <w:r>
          <w:rPr>
            <w:noProof/>
            <w:webHidden/>
          </w:rPr>
          <w:tab/>
        </w:r>
        <w:r>
          <w:rPr>
            <w:noProof/>
            <w:webHidden/>
          </w:rPr>
          <w:fldChar w:fldCharType="begin"/>
        </w:r>
        <w:r>
          <w:rPr>
            <w:noProof/>
            <w:webHidden/>
          </w:rPr>
          <w:instrText xml:space="preserve"> PAGEREF _Toc418673039 \h </w:instrText>
        </w:r>
        <w:r>
          <w:rPr>
            <w:noProof/>
            <w:webHidden/>
          </w:rPr>
        </w:r>
      </w:ins>
      <w:r>
        <w:rPr>
          <w:noProof/>
          <w:webHidden/>
        </w:rPr>
        <w:fldChar w:fldCharType="separate"/>
      </w:r>
      <w:ins w:id="1362" w:author="UPC" w:date="2015-05-06T10:51:00Z">
        <w:r>
          <w:rPr>
            <w:noProof/>
            <w:webHidden/>
          </w:rPr>
          <w:t>58</w:t>
        </w:r>
        <w:r>
          <w:rPr>
            <w:noProof/>
            <w:webHidden/>
          </w:rPr>
          <w:fldChar w:fldCharType="end"/>
        </w:r>
        <w:r w:rsidRPr="004E33A6">
          <w:rPr>
            <w:rStyle w:val="Enlla"/>
            <w:noProof/>
          </w:rPr>
          <w:fldChar w:fldCharType="end"/>
        </w:r>
      </w:ins>
    </w:p>
    <w:p w:rsidR="006E09D1" w:rsidDel="00154CE0" w:rsidRDefault="006E09D1">
      <w:pPr>
        <w:pStyle w:val="ndexdillustracions"/>
        <w:tabs>
          <w:tab w:val="right" w:leader="dot" w:pos="8495"/>
        </w:tabs>
        <w:rPr>
          <w:del w:id="1363" w:author="UPC" w:date="2015-04-29T07:58:00Z"/>
          <w:rFonts w:asciiTheme="minorHAnsi" w:eastAsiaTheme="minorEastAsia" w:hAnsiTheme="minorHAnsi" w:cstheme="minorBidi"/>
          <w:noProof/>
          <w:szCs w:val="22"/>
          <w:lang w:eastAsia="ca-ES"/>
        </w:rPr>
      </w:pPr>
      <w:del w:id="1364" w:author="UPC" w:date="2015-04-29T07:58:00Z">
        <w:r w:rsidRPr="00154CE0" w:rsidDel="00154CE0">
          <w:rPr>
            <w:noProof/>
            <w:rPrChange w:id="1365" w:author="UPC" w:date="2015-04-29T07:58:00Z">
              <w:rPr>
                <w:rStyle w:val="Enlla"/>
                <w:noProof/>
              </w:rPr>
            </w:rPrChange>
          </w:rPr>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366" w:author="UPC" w:date="2015-04-29T07:58:00Z"/>
          <w:rFonts w:asciiTheme="minorHAnsi" w:eastAsiaTheme="minorEastAsia" w:hAnsiTheme="minorHAnsi" w:cstheme="minorBidi"/>
          <w:noProof/>
          <w:szCs w:val="22"/>
          <w:lang w:eastAsia="ca-ES"/>
        </w:rPr>
      </w:pPr>
      <w:del w:id="1367" w:author="UPC" w:date="2015-04-29T07:58:00Z">
        <w:r w:rsidRPr="00154CE0" w:rsidDel="00154CE0">
          <w:rPr>
            <w:noProof/>
            <w:rPrChange w:id="1368"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369" w:name="_Toc418672827"/>
      <w:r>
        <w:lastRenderedPageBreak/>
        <w:t>Introducció</w:t>
      </w:r>
      <w:bookmarkEnd w:id="1369"/>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370" w:name="_Toc418672828"/>
      <w:r>
        <w:lastRenderedPageBreak/>
        <w:t>Canvis comuns (Editor</w:t>
      </w:r>
      <w:r w:rsidR="00B4019B">
        <w:t xml:space="preserve"> i Visor</w:t>
      </w:r>
      <w:r>
        <w:t>)</w:t>
      </w:r>
      <w:bookmarkEnd w:id="1370"/>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371" w:name="_Toc418672829"/>
      <w:r>
        <w:t>Incloure Boot</w:t>
      </w:r>
      <w:r w:rsidR="009B01B1">
        <w:t>s</w:t>
      </w:r>
      <w:r>
        <w:t>trap en una aplicació Grails</w:t>
      </w:r>
      <w:bookmarkEnd w:id="1371"/>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372" w:name="_Toc418672830"/>
      <w:r>
        <w:t>Instal·lació de BootStrap</w:t>
      </w:r>
      <w:bookmarkEnd w:id="1372"/>
    </w:p>
    <w:p w:rsidR="00F07EFE" w:rsidRDefault="00F07EFE" w:rsidP="00F07EFE">
      <w:r w:rsidRPr="00F07EFE">
        <w:t xml:space="preserve">Descarregar el </w:t>
      </w:r>
      <w:r w:rsidRPr="007C596B">
        <w:rPr>
          <w:i/>
        </w:rPr>
        <w:t>framework</w:t>
      </w:r>
      <w:r w:rsidRPr="00F07EFE">
        <w:t xml:space="preserve"> de la seva pàgina web:</w:t>
      </w:r>
      <w:r>
        <w:t xml:space="preserve"> </w:t>
      </w:r>
      <w:r w:rsidR="00EE07E6">
        <w:fldChar w:fldCharType="begin"/>
      </w:r>
      <w:r w:rsidR="00EE07E6">
        <w:instrText xml:space="preserve"> HYPERLINK "http://getbootstrap.com/getting-started/" \l "download" </w:instrText>
      </w:r>
      <w:ins w:id="1373" w:author="UPC" w:date="2015-05-06T10:51:00Z"/>
      <w:r w:rsidR="00EE07E6">
        <w:fldChar w:fldCharType="separate"/>
      </w:r>
      <w:r w:rsidRPr="00E375E7">
        <w:rPr>
          <w:rStyle w:val="Enlla"/>
        </w:rPr>
        <w:t>http://getbootstrap.com/getting-started/#download</w:t>
      </w:r>
      <w:r w:rsidR="00EE07E6">
        <w:rPr>
          <w:rStyle w:val="Enlla"/>
        </w:rPr>
        <w:fldChar w:fldCharType="end"/>
      </w:r>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374" w:author="UPC" w:date="2015-04-28T16:31:00Z">
        <w:r w:rsidR="00FE0A33">
          <w:t>’</w:t>
        </w:r>
      </w:ins>
      <w:del w:id="1375" w:author="UPC" w:date="2015-04-28T16:31:00Z">
        <w:r w:rsidR="000D0653" w:rsidDel="00FE0A33">
          <w:delText xml:space="preserve">e </w:delText>
        </w:r>
        <w:r w:rsidR="00F24888" w:rsidDel="00FE0A33">
          <w:delText xml:space="preserve">insertar </w:delText>
        </w:r>
      </w:del>
      <w:ins w:id="1376"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377" w:name="_Toc418672942"/>
      <w:r>
        <w:lastRenderedPageBreak/>
        <w:t xml:space="preserve">Figura </w:t>
      </w:r>
      <w:fldSimple w:instr=" SEQ Figura \* ARABIC ">
        <w:r w:rsidR="00D367B5">
          <w:rPr>
            <w:noProof/>
          </w:rPr>
          <w:t>1</w:t>
        </w:r>
      </w:fldSimple>
      <w:r w:rsidR="00FB4ACF">
        <w:t>: Referenciar Boots</w:t>
      </w:r>
      <w:r>
        <w:t>trap en una aplicació Grails</w:t>
      </w:r>
      <w:bookmarkEnd w:id="1377"/>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6370D004" wp14:editId="79E907DC">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0">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378" w:name="_Toc418672918"/>
      <w:r>
        <w:t xml:space="preserve">Imatge </w:t>
      </w:r>
      <w:fldSimple w:instr=" SEQ Imatge \* ARABIC ">
        <w:r w:rsidR="00D367B5">
          <w:rPr>
            <w:noProof/>
          </w:rPr>
          <w:t>1</w:t>
        </w:r>
      </w:fldSimple>
      <w:r>
        <w:t>: Esquelet aplicació Grails amb Boot</w:t>
      </w:r>
      <w:r w:rsidR="009B01B1">
        <w:t>s</w:t>
      </w:r>
      <w:r>
        <w:t>trap</w:t>
      </w:r>
      <w:bookmarkEnd w:id="1378"/>
    </w:p>
    <w:p w:rsidR="009B01B1" w:rsidRDefault="009B01B1" w:rsidP="009B01B1">
      <w:pPr>
        <w:pStyle w:val="Ttol3"/>
      </w:pPr>
      <w:bookmarkStart w:id="1379" w:name="_Toc418672831"/>
      <w:r>
        <w:lastRenderedPageBreak/>
        <w:t>Bootstrap: exemple senzill d’ús</w:t>
      </w:r>
      <w:bookmarkEnd w:id="1379"/>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380" w:name="_Toc418672943"/>
      <w:r>
        <w:t xml:space="preserve">Figura </w:t>
      </w:r>
      <w:fldSimple w:instr=" SEQ Figura \* ARABIC ">
        <w:r w:rsidR="00D367B5">
          <w:rPr>
            <w:noProof/>
          </w:rPr>
          <w:t>2</w:t>
        </w:r>
      </w:fldSimple>
      <w:r>
        <w:t>: Codi d'exemple d'ús de Bootstrap</w:t>
      </w:r>
      <w:bookmarkEnd w:id="1380"/>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7BDF7E07" wp14:editId="47F2BD2A">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381" w:name="_Toc418672919"/>
      <w:r>
        <w:t xml:space="preserve">Imatge </w:t>
      </w:r>
      <w:fldSimple w:instr=" SEQ Imatge \* ARABIC ">
        <w:r w:rsidR="00D367B5">
          <w:rPr>
            <w:noProof/>
          </w:rPr>
          <w:t>2</w:t>
        </w:r>
      </w:fldSimple>
      <w:r>
        <w:t>: Imatge de Bootstrap</w:t>
      </w:r>
      <w:r>
        <w:rPr>
          <w:noProof/>
        </w:rPr>
        <w:t xml:space="preserve"> d'un exemple bàsic</w:t>
      </w:r>
      <w:bookmarkEnd w:id="1381"/>
    </w:p>
    <w:p w:rsidR="000C4175" w:rsidRDefault="000C4175" w:rsidP="000C4175">
      <w:pPr>
        <w:pStyle w:val="Ttol2"/>
      </w:pPr>
      <w:bookmarkStart w:id="1382" w:name="_Ref416419409"/>
      <w:bookmarkStart w:id="1383" w:name="_Ref416419427"/>
      <w:bookmarkStart w:id="1384" w:name="_Toc418672832"/>
      <w:r>
        <w:t xml:space="preserve">Incloure </w:t>
      </w:r>
      <w:r w:rsidR="008046AB">
        <w:t xml:space="preserve">Spring Security </w:t>
      </w:r>
      <w:r>
        <w:t xml:space="preserve">CAS </w:t>
      </w:r>
      <w:r w:rsidR="00153093">
        <w:t>i</w:t>
      </w:r>
      <w:r>
        <w:t xml:space="preserve"> Spring Security Core en una aplicació Grails</w:t>
      </w:r>
      <w:bookmarkEnd w:id="1382"/>
      <w:bookmarkEnd w:id="1383"/>
      <w:bookmarkEnd w:id="1384"/>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385" w:name="_Toc418672833"/>
      <w:r>
        <w:t>Arxiu BuildConfig.groovy</w:t>
      </w:r>
      <w:bookmarkEnd w:id="1385"/>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86" w:name="_Toc418672944"/>
      <w:r>
        <w:t xml:space="preserve">Figura </w:t>
      </w:r>
      <w:fldSimple w:instr=" SEQ Figura \* ARABIC ">
        <w:r w:rsidR="00D367B5">
          <w:rPr>
            <w:noProof/>
          </w:rPr>
          <w:t>3</w:t>
        </w:r>
      </w:fldSimple>
      <w:r>
        <w:t>: Instal·lació del plugin Spring Security Core</w:t>
      </w:r>
      <w:bookmarkEnd w:id="1386"/>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387" w:name="_Toc418672945"/>
      <w:r>
        <w:t xml:space="preserve">Figura </w:t>
      </w:r>
      <w:fldSimple w:instr=" SEQ Figura \* ARABIC ">
        <w:r w:rsidR="00D367B5">
          <w:rPr>
            <w:noProof/>
          </w:rPr>
          <w:t>4</w:t>
        </w:r>
      </w:fldSimple>
      <w:r>
        <w:t>: Instal·lació del plugin Spring Security CAS</w:t>
      </w:r>
      <w:bookmarkEnd w:id="1387"/>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388" w:name="_Ref416933816"/>
      <w:bookmarkStart w:id="1389" w:name="_Ref416933820"/>
      <w:bookmarkStart w:id="1390" w:name="_Toc418672834"/>
      <w:r>
        <w:t>Modificacions al plugin</w:t>
      </w:r>
      <w:bookmarkEnd w:id="1388"/>
      <w:bookmarkEnd w:id="1389"/>
      <w:bookmarkEnd w:id="1390"/>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391" w:author="UPC" w:date="2015-05-06T10:51:00Z">
        <w:r w:rsidR="00D367B5">
          <w:rPr>
            <w:b/>
          </w:rPr>
          <w:t>6.1</w:t>
        </w:r>
      </w:ins>
      <w:del w:id="1392"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393" w:author="UPC" w:date="2015-05-06T10:51:00Z">
        <w:r w:rsidR="00D367B5" w:rsidRPr="00D367B5">
          <w:rPr>
            <w:b/>
            <w:rPrChange w:id="1394" w:author="UPC" w:date="2015-05-06T10:51:00Z">
              <w:rPr/>
            </w:rPrChange>
          </w:rPr>
          <w:t xml:space="preserve">Activar pestanya </w:t>
        </w:r>
        <w:r w:rsidR="00D367B5" w:rsidRPr="00D367B5">
          <w:rPr>
            <w:b/>
            <w:i/>
            <w:rPrChange w:id="1395" w:author="UPC" w:date="2015-05-06T10:51:00Z">
              <w:rPr>
                <w:i/>
              </w:rPr>
            </w:rPrChange>
          </w:rPr>
          <w:t>Markers</w:t>
        </w:r>
      </w:ins>
      <w:del w:id="1396"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4FE061" wp14:editId="015FC734">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397" w:name="_Toc418672920"/>
      <w:r>
        <w:t xml:space="preserve">Imatge </w:t>
      </w:r>
      <w:fldSimple w:instr=" SEQ Imatge \* ARABIC ">
        <w:r w:rsidR="00D367B5">
          <w:rPr>
            <w:noProof/>
          </w:rPr>
          <w:t>3</w:t>
        </w:r>
      </w:fldSimple>
      <w:r>
        <w:t>: Detecció de problemes del plugin Srping Security Core amb la pestanya Markers</w:t>
      </w:r>
      <w:bookmarkEnd w:id="1397"/>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398" w:name="_Toc418672946"/>
      <w:r>
        <w:lastRenderedPageBreak/>
        <w:t xml:space="preserve">Figura </w:t>
      </w:r>
      <w:fldSimple w:instr=" SEQ Figura \* ARABIC ">
        <w:r w:rsidR="00D367B5">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398"/>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399" w:author="UPC" w:date="2015-05-06T10:51:00Z">
        <w:r w:rsidR="00D367B5">
          <w:rPr>
            <w:b/>
          </w:rPr>
          <w:t>6.2</w:t>
        </w:r>
      </w:ins>
      <w:del w:id="1400"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401" w:author="UPC" w:date="2015-05-06T10:51:00Z">
        <w:r w:rsidR="00D367B5" w:rsidRPr="00D367B5">
          <w:rPr>
            <w:b/>
            <w:rPrChange w:id="1402" w:author="UPC" w:date="2015-05-06T10:51:00Z">
              <w:rPr/>
            </w:rPrChange>
          </w:rPr>
          <w:t xml:space="preserve">Activar pestanya </w:t>
        </w:r>
        <w:r w:rsidR="00D367B5" w:rsidRPr="00D367B5">
          <w:rPr>
            <w:b/>
            <w:i/>
            <w:rPrChange w:id="1403" w:author="UPC" w:date="2015-05-06T10:51:00Z">
              <w:rPr>
                <w:i/>
              </w:rPr>
            </w:rPrChange>
          </w:rPr>
          <w:t>Navigator</w:t>
        </w:r>
      </w:ins>
      <w:del w:id="1404"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05" w:name="_Toc418672947"/>
      <w:r>
        <w:t xml:space="preserve">Figura </w:t>
      </w:r>
      <w:fldSimple w:instr=" SEQ Figura \* ARABIC ">
        <w:r w:rsidR="00D367B5">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1405"/>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06" w:name="_Toc418672948"/>
      <w:r>
        <w:t xml:space="preserve">Figura </w:t>
      </w:r>
      <w:fldSimple w:instr=" SEQ Figura \* ARABIC ">
        <w:r w:rsidR="00D367B5">
          <w:rPr>
            <w:noProof/>
          </w:rPr>
          <w:t>7</w:t>
        </w:r>
      </w:fldSimple>
      <w:r>
        <w:t xml:space="preserve">: Import erroni a </w:t>
      </w:r>
      <w:r w:rsidRPr="0076387B">
        <w:rPr>
          <w:i/>
        </w:rPr>
        <w:t>ReflectionsUtils.groovy</w:t>
      </w:r>
      <w:bookmarkEnd w:id="1406"/>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07" w:name="_Toc418672949"/>
      <w:r>
        <w:t xml:space="preserve">Figura </w:t>
      </w:r>
      <w:fldSimple w:instr=" SEQ Figura \* ARABIC ">
        <w:r w:rsidR="00D367B5">
          <w:rPr>
            <w:noProof/>
          </w:rPr>
          <w:t>8</w:t>
        </w:r>
      </w:fldSimple>
      <w:r>
        <w:t xml:space="preserve">: Import correcte a </w:t>
      </w:r>
      <w:r w:rsidRPr="0076387B">
        <w:rPr>
          <w:i/>
        </w:rPr>
        <w:t>ReflectionsUtils.groovy</w:t>
      </w:r>
      <w:bookmarkEnd w:id="1407"/>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08" w:name="_Toc418672950"/>
      <w:r>
        <w:t xml:space="preserve">Figura </w:t>
      </w:r>
      <w:fldSimple w:instr=" SEQ Figura \* ARABIC ">
        <w:r w:rsidR="00D367B5">
          <w:rPr>
            <w:noProof/>
          </w:rPr>
          <w:t>9</w:t>
        </w:r>
      </w:fldSimple>
      <w:r>
        <w:t xml:space="preserve">: Instrucció incorrecta a </w:t>
      </w:r>
      <w:r w:rsidRPr="0076387B">
        <w:rPr>
          <w:i/>
        </w:rPr>
        <w:t>ReflectionsUtils.groovy</w:t>
      </w:r>
      <w:bookmarkEnd w:id="1408"/>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09" w:name="_Toc418672951"/>
      <w:r>
        <w:t xml:space="preserve">Figura </w:t>
      </w:r>
      <w:fldSimple w:instr=" SEQ Figura \* ARABIC ">
        <w:r w:rsidR="00D367B5">
          <w:rPr>
            <w:noProof/>
          </w:rPr>
          <w:t>10</w:t>
        </w:r>
      </w:fldSimple>
      <w:r>
        <w:t xml:space="preserve">: Instrucció correcta a </w:t>
      </w:r>
      <w:r w:rsidRPr="0076387B">
        <w:rPr>
          <w:i/>
        </w:rPr>
        <w:t>ReflectionsUtils.groovy</w:t>
      </w:r>
      <w:bookmarkEnd w:id="1409"/>
    </w:p>
    <w:p w:rsidR="00313D2A" w:rsidRDefault="007D776C" w:rsidP="00313D2A">
      <w:pPr>
        <w:pStyle w:val="Ttol3"/>
      </w:pPr>
      <w:bookmarkStart w:id="1410" w:name="_Toc418672835"/>
      <w:r>
        <w:t>Arxiu Config.groovy</w:t>
      </w:r>
      <w:bookmarkEnd w:id="1410"/>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11" w:name="_Toc418672952"/>
      <w:r>
        <w:t xml:space="preserve">Figura </w:t>
      </w:r>
      <w:fldSimple w:instr=" SEQ Figura \* ARABIC ">
        <w:r w:rsidR="00D367B5">
          <w:rPr>
            <w:noProof/>
          </w:rPr>
          <w:t>11</w:t>
        </w:r>
      </w:fldSimple>
      <w:r>
        <w:t>: Configuració</w:t>
      </w:r>
      <w:r w:rsidR="001F0F2D" w:rsidRPr="001F0F2D">
        <w:t xml:space="preserve"> </w:t>
      </w:r>
      <w:r w:rsidR="001F0F2D">
        <w:t>de seguretat</w:t>
      </w:r>
      <w:r>
        <w:t xml:space="preserve"> en comú dels diferents entorns</w:t>
      </w:r>
      <w:bookmarkEnd w:id="1411"/>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12" w:name="_Toc418672953"/>
      <w:r>
        <w:t xml:space="preserve">Figura </w:t>
      </w:r>
      <w:fldSimple w:instr=" SEQ Figura \* ARABIC ">
        <w:r w:rsidR="00D367B5">
          <w:rPr>
            <w:noProof/>
          </w:rPr>
          <w:t>12</w:t>
        </w:r>
      </w:fldSimple>
      <w:r>
        <w:t>: Configuració de seguretat específica per entorns</w:t>
      </w:r>
      <w:bookmarkEnd w:id="1412"/>
    </w:p>
    <w:p w:rsidR="00D367B5" w:rsidRDefault="00D367B5" w:rsidP="00C8490F">
      <w:pPr>
        <w:rPr>
          <w:ins w:id="1413" w:author="UPC" w:date="2015-05-06T10:49:00Z"/>
        </w:rPr>
      </w:pPr>
      <w:ins w:id="1414" w:author="UPC" w:date="2015-05-06T10:49:00Z">
        <w:r>
          <w:t>En el cas de l’entorn de desenvolupament s’ha d’afegir a més a més: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415" w:author="UPC" w:date="2015-05-06T10:50:00Z">
          <w:tblPr>
            <w:tblStyle w:val="Taulaambquadrcula"/>
            <w:tblW w:w="0" w:type="auto"/>
            <w:tblLook w:val="04A0" w:firstRow="1" w:lastRow="0" w:firstColumn="1" w:lastColumn="0" w:noHBand="0" w:noVBand="1"/>
          </w:tblPr>
        </w:tblPrChange>
      </w:tblPr>
      <w:tblGrid>
        <w:gridCol w:w="8645"/>
        <w:tblGridChange w:id="1416">
          <w:tblGrid>
            <w:gridCol w:w="8645"/>
          </w:tblGrid>
        </w:tblGridChange>
      </w:tblGrid>
      <w:tr w:rsidR="00D367B5" w:rsidTr="00D367B5">
        <w:trPr>
          <w:ins w:id="1417" w:author="UPC" w:date="2015-05-06T10:49:00Z"/>
        </w:trPr>
        <w:tc>
          <w:tcPr>
            <w:tcW w:w="8645" w:type="dxa"/>
            <w:shd w:val="pct5" w:color="auto" w:fill="auto"/>
            <w:tcPrChange w:id="1418" w:author="UPC" w:date="2015-05-06T10:50:00Z">
              <w:tcPr>
                <w:tcW w:w="8645" w:type="dxa"/>
              </w:tcPr>
            </w:tcPrChange>
          </w:tcPr>
          <w:p w:rsidR="00D367B5" w:rsidRDefault="00D367B5" w:rsidP="00D367B5">
            <w:pPr>
              <w:ind w:left="0"/>
              <w:rPr>
                <w:ins w:id="1419" w:author="UPC" w:date="2015-05-06T10:49:00Z"/>
              </w:rPr>
              <w:pPrChange w:id="1420" w:author="UPC" w:date="2015-05-06T10:50:00Z">
                <w:pPr/>
              </w:pPrChange>
            </w:pPr>
            <w:ins w:id="1421" w:author="UPC" w:date="2015-05-06T10:49:00Z">
              <w:r w:rsidRPr="00D367B5">
                <w:rPr>
                  <w:rFonts w:ascii="Consolas" w:hAnsi="Consolas" w:cs="Consolas"/>
                  <w:color w:val="000000"/>
                  <w:sz w:val="20"/>
                  <w:rPrChange w:id="1422" w:author="UPC" w:date="2015-05-06T10:50:00Z">
                    <w:rPr>
                      <w:rFonts w:ascii="Consolas" w:hAnsi="Consolas" w:cs="Consolas"/>
                      <w:color w:val="000000"/>
                      <w:sz w:val="20"/>
                      <w:highlight w:val="blue"/>
                    </w:rPr>
                  </w:rPrChange>
                </w:rPr>
                <w:t xml:space="preserve">grails.plugins.springsecurity.cas.active = </w:t>
              </w:r>
              <w:r w:rsidRPr="00D367B5">
                <w:rPr>
                  <w:rFonts w:ascii="Consolas" w:hAnsi="Consolas" w:cs="Consolas"/>
                  <w:color w:val="FF00CC"/>
                  <w:sz w:val="20"/>
                  <w:rPrChange w:id="1423" w:author="UPC" w:date="2015-05-06T10:50:00Z">
                    <w:rPr>
                      <w:rFonts w:ascii="Consolas" w:hAnsi="Consolas" w:cs="Consolas"/>
                      <w:color w:val="FF00CC"/>
                      <w:sz w:val="20"/>
                      <w:highlight w:val="blue"/>
                    </w:rPr>
                  </w:rPrChange>
                </w:rPr>
                <w:t>'false'</w:t>
              </w:r>
            </w:ins>
          </w:p>
        </w:tc>
      </w:tr>
    </w:tbl>
    <w:p w:rsidR="00D367B5" w:rsidRDefault="00D367B5" w:rsidP="00D367B5">
      <w:pPr>
        <w:pStyle w:val="Llegenda"/>
        <w:rPr>
          <w:ins w:id="1424" w:author="UPC" w:date="2015-05-06T10:49:00Z"/>
        </w:rPr>
        <w:pPrChange w:id="1425" w:author="UPC" w:date="2015-05-06T10:51:00Z">
          <w:pPr/>
        </w:pPrChange>
      </w:pPr>
      <w:bookmarkStart w:id="1426" w:name="_Toc418672954"/>
      <w:ins w:id="1427" w:author="UPC" w:date="2015-05-06T10:51:00Z">
        <w:r>
          <w:t xml:space="preserve">Figura </w:t>
        </w:r>
        <w:r>
          <w:fldChar w:fldCharType="begin"/>
        </w:r>
        <w:r>
          <w:instrText xml:space="preserve"> SEQ Figura \* ARABIC </w:instrText>
        </w:r>
      </w:ins>
      <w:r>
        <w:fldChar w:fldCharType="separate"/>
      </w:r>
      <w:ins w:id="1428" w:author="UPC" w:date="2015-05-06T10:51:00Z">
        <w:r>
          <w:rPr>
            <w:noProof/>
          </w:rPr>
          <w:t>13</w:t>
        </w:r>
        <w:r>
          <w:fldChar w:fldCharType="end"/>
        </w:r>
        <w:r>
          <w:t>: Configuració de seguretat adicional en l'entorn de desenvolupament</w:t>
        </w:r>
      </w:ins>
      <w:bookmarkEnd w:id="1426"/>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29" w:name="_Ref416351300"/>
      <w:bookmarkStart w:id="1430" w:name="_Ref416416376"/>
      <w:bookmarkStart w:id="1431" w:name="_Toc418672955"/>
      <w:r>
        <w:t xml:space="preserve">Figura </w:t>
      </w:r>
      <w:fldSimple w:instr=" SEQ Figura \* ARABIC ">
        <w:ins w:id="1432" w:author="UPC" w:date="2015-05-06T10:51:00Z">
          <w:r w:rsidR="00D367B5">
            <w:rPr>
              <w:noProof/>
            </w:rPr>
            <w:t>14</w:t>
          </w:r>
        </w:ins>
        <w:del w:id="1433" w:author="UPC" w:date="2015-05-06T10:51:00Z">
          <w:r w:rsidR="007254CB" w:rsidDel="00D367B5">
            <w:rPr>
              <w:noProof/>
            </w:rPr>
            <w:delText>13</w:delText>
          </w:r>
        </w:del>
      </w:fldSimple>
      <w:bookmarkEnd w:id="1429"/>
      <w:r>
        <w:t>: Nom del servidor d'exemple</w:t>
      </w:r>
      <w:bookmarkEnd w:id="1430"/>
      <w:bookmarkEnd w:id="1431"/>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lastRenderedPageBreak/>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34" w:author="UPC" w:date="2015-05-06T10:51:00Z">
        <w:r w:rsidR="00D367B5" w:rsidRPr="00D367B5">
          <w:rPr>
            <w:b/>
            <w:rPrChange w:id="1435" w:author="UPC" w:date="2015-05-06T10:51:00Z">
              <w:rPr/>
            </w:rPrChange>
          </w:rPr>
          <w:t xml:space="preserve">Figura </w:t>
        </w:r>
        <w:r w:rsidR="00D367B5" w:rsidRPr="00D367B5">
          <w:rPr>
            <w:b/>
            <w:noProof/>
            <w:rPrChange w:id="1436" w:author="UPC" w:date="2015-05-06T10:51:00Z">
              <w:rPr>
                <w:noProof/>
              </w:rPr>
            </w:rPrChange>
          </w:rPr>
          <w:t>14</w:t>
        </w:r>
        <w:r w:rsidR="00D367B5" w:rsidRPr="00D367B5">
          <w:rPr>
            <w:b/>
            <w:rPrChange w:id="1437" w:author="UPC" w:date="2015-05-06T10:51:00Z">
              <w:rPr/>
            </w:rPrChange>
          </w:rPr>
          <w:t>: Nom del servidor d'exemple</w:t>
        </w:r>
      </w:ins>
      <w:del w:id="1438"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439" w:name="_Toc418672956"/>
      <w:r>
        <w:t xml:space="preserve">Figura </w:t>
      </w:r>
      <w:fldSimple w:instr=" SEQ Figura \* ARABIC ">
        <w:ins w:id="1440" w:author="UPC" w:date="2015-05-06T10:51:00Z">
          <w:r w:rsidR="00D367B5">
            <w:rPr>
              <w:noProof/>
            </w:rPr>
            <w:t>15</w:t>
          </w:r>
        </w:ins>
        <w:del w:id="1441" w:author="UPC" w:date="2015-05-06T10:51:00Z">
          <w:r w:rsidR="007254CB" w:rsidDel="00D367B5">
            <w:rPr>
              <w:noProof/>
            </w:rPr>
            <w:delText>14</w:delText>
          </w:r>
        </w:del>
      </w:fldSimple>
      <w:r>
        <w:t>: Possible error al configurar Spring Security</w:t>
      </w:r>
      <w:bookmarkEnd w:id="1439"/>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442" w:name="_Toc418672836"/>
      <w:r>
        <w:t>Dominis i controladors</w:t>
      </w:r>
      <w:bookmarkEnd w:id="1442"/>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lastRenderedPageBreak/>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443" w:name="_Toc418672837"/>
      <w:r>
        <w:t>Com fer servir els plugins de seguretat</w:t>
      </w:r>
      <w:bookmarkEnd w:id="1443"/>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444" w:name="_Toc418672838"/>
      <w:r w:rsidRPr="00C42807">
        <w:t>Eliminar Spring Security CAS i Spring Security Core d'una aplicació Grails</w:t>
      </w:r>
      <w:bookmarkEnd w:id="1444"/>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367B5">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445" w:author="UPC" w:date="2015-05-06T10:51:00Z">
        <w:r w:rsidR="00D367B5" w:rsidRPr="00D367B5">
          <w:rPr>
            <w:b/>
            <w:rPrChange w:id="1446" w:author="UPC" w:date="2015-05-06T10:51:00Z">
              <w:rPr/>
            </w:rPrChange>
          </w:rPr>
          <w:t>Incloure Spring Security CAS i Spring Security Core en una aplicació Grails</w:t>
        </w:r>
      </w:ins>
      <w:del w:id="1447"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448" w:name="_Toc418672839"/>
      <w:r>
        <w:t>Arxiu Config.grrovy</w:t>
      </w:r>
      <w:bookmarkEnd w:id="1448"/>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lastRenderedPageBreak/>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449" w:name="_Toc418672957"/>
      <w:r>
        <w:lastRenderedPageBreak/>
        <w:t xml:space="preserve">Figura </w:t>
      </w:r>
      <w:fldSimple w:instr=" SEQ Figura \* ARABIC ">
        <w:ins w:id="1450" w:author="UPC" w:date="2015-05-06T10:51:00Z">
          <w:r w:rsidR="00D367B5">
            <w:rPr>
              <w:noProof/>
            </w:rPr>
            <w:t>16</w:t>
          </w:r>
        </w:ins>
        <w:del w:id="1451" w:author="UPC" w:date="2015-05-06T10:51:00Z">
          <w:r w:rsidR="007254CB" w:rsidDel="00D367B5">
            <w:rPr>
              <w:noProof/>
            </w:rPr>
            <w:delText>15</w:delText>
          </w:r>
        </w:del>
      </w:fldSimple>
      <w:r>
        <w:t xml:space="preserve">: </w:t>
      </w:r>
      <w:r w:rsidRPr="00C152BC">
        <w:rPr>
          <w:i/>
        </w:rPr>
        <w:t>Config.grrovy</w:t>
      </w:r>
      <w:r>
        <w:t xml:space="preserve"> eliminar plugins de seguretat</w:t>
      </w:r>
      <w:bookmarkEnd w:id="1449"/>
    </w:p>
    <w:p w:rsidR="008631FC" w:rsidRDefault="008631FC" w:rsidP="008631FC">
      <w:pPr>
        <w:pStyle w:val="Ttol3"/>
      </w:pPr>
      <w:bookmarkStart w:id="1452" w:name="_Toc418672840"/>
      <w:r>
        <w:t>Arxiu BuildConfig.groovy</w:t>
      </w:r>
      <w:bookmarkEnd w:id="1452"/>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453" w:name="_Toc418672958"/>
      <w:r>
        <w:t xml:space="preserve">Figura </w:t>
      </w:r>
      <w:fldSimple w:instr=" SEQ Figura \* ARABIC ">
        <w:ins w:id="1454" w:author="UPC" w:date="2015-05-06T10:51:00Z">
          <w:r w:rsidR="00D367B5">
            <w:rPr>
              <w:noProof/>
            </w:rPr>
            <w:t>17</w:t>
          </w:r>
        </w:ins>
        <w:del w:id="1455" w:author="UPC" w:date="2015-05-06T10:51:00Z">
          <w:r w:rsidR="007254CB" w:rsidDel="00D367B5">
            <w:rPr>
              <w:noProof/>
            </w:rPr>
            <w:delText>16</w:delText>
          </w:r>
        </w:del>
      </w:fldSimple>
      <w:r>
        <w:t xml:space="preserve">: </w:t>
      </w:r>
      <w:r w:rsidRPr="0076387B">
        <w:rPr>
          <w:i/>
        </w:rPr>
        <w:t>BuildConfig.grrovy</w:t>
      </w:r>
      <w:r w:rsidRPr="00EA4E69">
        <w:t xml:space="preserve"> eliminar plugins de seguretat</w:t>
      </w:r>
      <w:bookmarkEnd w:id="1453"/>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456" w:name="_Toc418672959"/>
      <w:r>
        <w:t xml:space="preserve">Figura </w:t>
      </w:r>
      <w:fldSimple w:instr=" SEQ Figura \* ARABIC ">
        <w:ins w:id="1457" w:author="UPC" w:date="2015-05-06T10:51:00Z">
          <w:r w:rsidR="00D367B5">
            <w:rPr>
              <w:noProof/>
            </w:rPr>
            <w:t>18</w:t>
          </w:r>
        </w:ins>
        <w:del w:id="1458" w:author="UPC" w:date="2015-05-06T10:51:00Z">
          <w:r w:rsidR="007254CB" w:rsidDel="00D367B5">
            <w:rPr>
              <w:noProof/>
            </w:rPr>
            <w:delText>17</w:delText>
          </w:r>
        </w:del>
      </w:fldSimple>
      <w:r>
        <w:t xml:space="preserve">: </w:t>
      </w:r>
      <w:r w:rsidRPr="0076387B">
        <w:rPr>
          <w:i/>
        </w:rPr>
        <w:t>aplication.properties</w:t>
      </w:r>
      <w:r>
        <w:t xml:space="preserve"> eliminar plugins de seguretat</w:t>
      </w:r>
      <w:bookmarkEnd w:id="1456"/>
    </w:p>
    <w:p w:rsidR="00D44D4E" w:rsidRDefault="00D44D4E" w:rsidP="00D44D4E">
      <w:pPr>
        <w:pStyle w:val="Ttol3"/>
      </w:pPr>
      <w:bookmarkStart w:id="1459" w:name="_Toc418672841"/>
      <w:r>
        <w:t>Controladors</w:t>
      </w:r>
      <w:bookmarkEnd w:id="1459"/>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w:t>
      </w:r>
      <w:r w:rsidR="009576E5">
        <w:lastRenderedPageBreak/>
        <w:t>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460" w:name="_Toc418672960"/>
      <w:r>
        <w:t xml:space="preserve">Figura </w:t>
      </w:r>
      <w:fldSimple w:instr=" SEQ Figura \* ARABIC ">
        <w:ins w:id="1461" w:author="UPC" w:date="2015-05-06T10:51:00Z">
          <w:r w:rsidR="00D367B5">
            <w:rPr>
              <w:noProof/>
            </w:rPr>
            <w:t>19</w:t>
          </w:r>
        </w:ins>
        <w:del w:id="1462" w:author="UPC" w:date="2015-05-06T10:51:00Z">
          <w:r w:rsidR="007254CB" w:rsidDel="00D367B5">
            <w:rPr>
              <w:noProof/>
            </w:rPr>
            <w:delText>18</w:delText>
          </w:r>
        </w:del>
      </w:fldSimple>
      <w:r>
        <w:t xml:space="preserve">: Modificació de l'arxiu </w:t>
      </w:r>
      <w:r w:rsidRPr="0076387B">
        <w:rPr>
          <w:i/>
        </w:rPr>
        <w:t>BaseControler.groovy</w:t>
      </w:r>
      <w:r>
        <w:t xml:space="preserve"> per desactivar el CAS</w:t>
      </w:r>
      <w:bookmarkEnd w:id="1460"/>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463" w:name="_Toc418672842"/>
      <w:r>
        <w:t>Desfer els canvis</w:t>
      </w:r>
      <w:r w:rsidR="00920068">
        <w:t xml:space="preserve"> (re-instal·lar CAS)</w:t>
      </w:r>
      <w:bookmarkEnd w:id="1463"/>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464" w:name="_Toc418672961"/>
      <w:r>
        <w:t xml:space="preserve">Figura </w:t>
      </w:r>
      <w:fldSimple w:instr=" SEQ Figura \* ARABIC ">
        <w:ins w:id="1465" w:author="UPC" w:date="2015-05-06T10:51:00Z">
          <w:r w:rsidR="00D367B5">
            <w:rPr>
              <w:noProof/>
            </w:rPr>
            <w:t>20</w:t>
          </w:r>
        </w:ins>
        <w:del w:id="1466" w:author="UPC" w:date="2015-05-06T10:51:00Z">
          <w:r w:rsidR="007254CB" w:rsidDel="00D367B5">
            <w:rPr>
              <w:noProof/>
            </w:rPr>
            <w:delText>19</w:delText>
          </w:r>
        </w:del>
      </w:fldSimple>
      <w:r>
        <w:t>: Re-instal·lació del plugin Spring Security CAS i Spring Security Core</w:t>
      </w:r>
      <w:bookmarkEnd w:id="1464"/>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367B5">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467" w:author="UPC" w:date="2015-05-06T10:51:00Z">
        <w:r w:rsidR="00D367B5" w:rsidRPr="00D367B5">
          <w:rPr>
            <w:b/>
            <w:rPrChange w:id="1468" w:author="UPC" w:date="2015-05-06T10:51:00Z">
              <w:rPr/>
            </w:rPrChange>
          </w:rPr>
          <w:t>Modificacions al plugin</w:t>
        </w:r>
      </w:ins>
      <w:del w:id="1469"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470" w:name="_Toc418672843"/>
      <w:r>
        <w:t>Canviar el nom del servidor d’una aplicació Grails</w:t>
      </w:r>
      <w:bookmarkEnd w:id="1470"/>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lastRenderedPageBreak/>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471" w:name="_Toc418672962"/>
      <w:r>
        <w:lastRenderedPageBreak/>
        <w:t xml:space="preserve">Figura </w:t>
      </w:r>
      <w:fldSimple w:instr=" SEQ Figura \* ARABIC ">
        <w:ins w:id="1472" w:author="UPC" w:date="2015-05-06T10:51:00Z">
          <w:r w:rsidR="00D367B5">
            <w:rPr>
              <w:noProof/>
            </w:rPr>
            <w:t>21</w:t>
          </w:r>
        </w:ins>
        <w:del w:id="1473" w:author="UPC" w:date="2015-05-06T10:51:00Z">
          <w:r w:rsidR="007254CB" w:rsidDel="00D367B5">
            <w:rPr>
              <w:noProof/>
            </w:rPr>
            <w:delText>20</w:delText>
          </w:r>
        </w:del>
      </w:fldSimple>
      <w:r>
        <w:t>: Canviar el nom del servidor</w:t>
      </w:r>
      <w:bookmarkEnd w:id="1471"/>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474" w:name="_Toc418672963"/>
      <w:r>
        <w:t xml:space="preserve">Figura </w:t>
      </w:r>
      <w:fldSimple w:instr=" SEQ Figura \* ARABIC ">
        <w:ins w:id="1475" w:author="UPC" w:date="2015-05-06T10:51:00Z">
          <w:r w:rsidR="00D367B5">
            <w:rPr>
              <w:noProof/>
            </w:rPr>
            <w:t>22</w:t>
          </w:r>
        </w:ins>
        <w:del w:id="1476" w:author="UPC" w:date="2015-05-06T10:51:00Z">
          <w:r w:rsidR="007254CB" w:rsidDel="00D367B5">
            <w:rPr>
              <w:noProof/>
            </w:rPr>
            <w:delText>21</w:delText>
          </w:r>
        </w:del>
      </w:fldSimple>
      <w:r>
        <w:t>: Canviar el nom del servidor a Grails 2.4.3</w:t>
      </w:r>
      <w:bookmarkEnd w:id="1474"/>
    </w:p>
    <w:p w:rsidR="00C361B0" w:rsidRDefault="00C361B0" w:rsidP="00F72AD9">
      <w:pPr>
        <w:pStyle w:val="Ttol2"/>
      </w:pPr>
      <w:bookmarkStart w:id="1477" w:name="_Toc418672844"/>
      <w:r>
        <w:t>Arxius CSS i Javascript</w:t>
      </w:r>
      <w:bookmarkEnd w:id="1477"/>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Package" ShapeID="_x0000_i1025" DrawAspect="Icon" ObjectID="_1492414787" r:id="rId14"/>
        </w:object>
      </w:r>
      <w:r w:rsidR="005E6E06">
        <w:object w:dxaOrig="1550" w:dyaOrig="991">
          <v:shape id="_x0000_i1026" type="#_x0000_t75" style="width:77.25pt;height:49.5pt" o:ole="">
            <v:imagedata r:id="rId15" o:title=""/>
          </v:shape>
          <o:OLEObject Type="Embed" ProgID="Package" ShapeID="_x0000_i1026" DrawAspect="Icon" ObjectID="_1492414788" r:id="rId16"/>
        </w:object>
      </w:r>
      <w:r w:rsidR="007975D7">
        <w:object w:dxaOrig="1550" w:dyaOrig="991">
          <v:shape id="_x0000_i1027" type="#_x0000_t75" style="width:77.25pt;height:49.5pt" o:ole="">
            <v:imagedata r:id="rId17" o:title=""/>
          </v:shape>
          <o:OLEObject Type="Embed" ProgID="Package" ShapeID="_x0000_i1027" DrawAspect="Icon" ObjectID="_1492414789" r:id="rId18"/>
        </w:object>
      </w:r>
      <w:r w:rsidR="007975D7">
        <w:object w:dxaOrig="1550" w:dyaOrig="991">
          <v:shape id="_x0000_i1028" type="#_x0000_t75" style="width:77.25pt;height:49.5pt" o:ole="">
            <v:imagedata r:id="rId19" o:title=""/>
          </v:shape>
          <o:OLEObject Type="Embed" ProgID="Package" ShapeID="_x0000_i1028" DrawAspect="Icon" ObjectID="_1492414790" r:id="rId20"/>
        </w:object>
      </w:r>
      <w:r w:rsidR="00C5276C">
        <w:br w:type="page"/>
      </w:r>
    </w:p>
    <w:p w:rsidR="00D11FE8" w:rsidRDefault="00150D85" w:rsidP="00150D85">
      <w:pPr>
        <w:pStyle w:val="Ttol1"/>
      </w:pPr>
      <w:bookmarkStart w:id="1478" w:name="_Toc418672845"/>
      <w:r>
        <w:lastRenderedPageBreak/>
        <w:t>Aplicació Editor (gcrrhh)</w:t>
      </w:r>
      <w:bookmarkEnd w:id="1478"/>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479" w:name="_Toc418672846"/>
      <w:r>
        <w:t>TreeTable</w:t>
      </w:r>
      <w:bookmarkEnd w:id="1479"/>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480" w:name="_Toc418672847"/>
      <w:r>
        <w:t>Instal</w:t>
      </w:r>
      <w:r w:rsidR="00D009A4">
        <w:t>·l</w:t>
      </w:r>
      <w:r>
        <w:t>ació del plugin TreeTable</w:t>
      </w:r>
      <w:bookmarkEnd w:id="1480"/>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r w:rsidR="00EE07E6">
        <w:fldChar w:fldCharType="begin"/>
      </w:r>
      <w:r w:rsidR="00EE07E6">
        <w:instrText xml:space="preserve"> HYPERLINK "https://plugins.jquery.com/treetable/" </w:instrText>
      </w:r>
      <w:ins w:id="1481" w:author="UPC" w:date="2015-05-06T10:51:00Z"/>
      <w:r w:rsidR="00EE07E6">
        <w:fldChar w:fldCharType="separate"/>
      </w:r>
      <w:r w:rsidRPr="00414977">
        <w:rPr>
          <w:rStyle w:val="Enlla"/>
        </w:rPr>
        <w:t>https://plugins.jquery.com/treetable/</w:t>
      </w:r>
      <w:r w:rsidR="00EE07E6">
        <w:rPr>
          <w:rStyle w:val="Enlla"/>
        </w:rPr>
        <w:fldChar w:fldCharType="end"/>
      </w:r>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1" o:title=""/>
          </v:shape>
          <o:OLEObject Type="Embed" ProgID="Package" ShapeID="_x0000_i1029" DrawAspect="Icon" ObjectID="_1492414791" r:id="rId22"/>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5269C0D3" wp14:editId="3E173B91">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3">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482" w:name="_Toc418672921"/>
      <w:r>
        <w:t xml:space="preserve">Imatge </w:t>
      </w:r>
      <w:fldSimple w:instr=" SEQ Imatge \* ARABIC ">
        <w:r w:rsidR="00D367B5">
          <w:rPr>
            <w:noProof/>
          </w:rPr>
          <w:t>4</w:t>
        </w:r>
      </w:fldSimple>
      <w:r>
        <w:t xml:space="preserve">: Esquelet </w:t>
      </w:r>
      <w:r w:rsidR="006831EF">
        <w:t xml:space="preserve">d’una </w:t>
      </w:r>
      <w:r>
        <w:t>aplicació Grails amb TreeTable</w:t>
      </w:r>
      <w:bookmarkEnd w:id="1482"/>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483" w:author="UPC" w:date="2015-04-28T16:31:00Z">
        <w:r w:rsidDel="00FE0A33">
          <w:delText>insertar</w:delText>
        </w:r>
      </w:del>
      <w:ins w:id="1484"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485" w:name="_Toc418672964"/>
      <w:r>
        <w:t xml:space="preserve">Figura </w:t>
      </w:r>
      <w:fldSimple w:instr=" SEQ Figura \* ARABIC ">
        <w:ins w:id="1486" w:author="UPC" w:date="2015-05-06T10:51:00Z">
          <w:r w:rsidR="00D367B5">
            <w:rPr>
              <w:noProof/>
            </w:rPr>
            <w:t>23</w:t>
          </w:r>
        </w:ins>
        <w:del w:id="1487" w:author="UPC" w:date="2015-05-06T10:51:00Z">
          <w:r w:rsidR="007254CB" w:rsidDel="00D367B5">
            <w:rPr>
              <w:noProof/>
            </w:rPr>
            <w:delText>22</w:delText>
          </w:r>
        </w:del>
      </w:fldSimple>
      <w:r w:rsidRPr="00A91101">
        <w:rPr>
          <w:noProof/>
        </w:rPr>
        <w:t xml:space="preserve">: Referenciar </w:t>
      </w:r>
      <w:r>
        <w:rPr>
          <w:noProof/>
        </w:rPr>
        <w:t>TreeTable</w:t>
      </w:r>
      <w:r w:rsidRPr="00A91101">
        <w:rPr>
          <w:noProof/>
        </w:rPr>
        <w:t xml:space="preserve"> en una aplicació Grails</w:t>
      </w:r>
      <w:bookmarkEnd w:id="1485"/>
    </w:p>
    <w:p w:rsidR="00A44266" w:rsidRDefault="00A44266" w:rsidP="00A44266">
      <w:pPr>
        <w:pStyle w:val="Ttol3"/>
      </w:pPr>
      <w:bookmarkStart w:id="1488" w:name="_Toc418672848"/>
      <w:r>
        <w:t>Ús del plugin TreeTable</w:t>
      </w:r>
      <w:bookmarkEnd w:id="1488"/>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489" w:name="_Toc418672849"/>
      <w:r>
        <w:t>Exemple bàsic</w:t>
      </w:r>
      <w:bookmarkEnd w:id="1489"/>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490" w:name="_Toc418672965"/>
      <w:r>
        <w:lastRenderedPageBreak/>
        <w:t xml:space="preserve">Figura </w:t>
      </w:r>
      <w:fldSimple w:instr=" SEQ Figura \* ARABIC ">
        <w:ins w:id="1491" w:author="UPC" w:date="2015-05-06T10:51:00Z">
          <w:r w:rsidR="00D367B5">
            <w:rPr>
              <w:noProof/>
            </w:rPr>
            <w:t>24</w:t>
          </w:r>
        </w:ins>
        <w:del w:id="1492" w:author="UPC" w:date="2015-05-06T10:51:00Z">
          <w:r w:rsidR="007254CB" w:rsidDel="00D367B5">
            <w:rPr>
              <w:noProof/>
            </w:rPr>
            <w:delText>23</w:delText>
          </w:r>
        </w:del>
      </w:fldSimple>
      <w:r>
        <w:t>: Codi exemple senzill amb TreeTable</w:t>
      </w:r>
      <w:bookmarkEnd w:id="1490"/>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1C54F19C" wp14:editId="01C5AF8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493" w:name="_Toc418672922"/>
      <w:r>
        <w:t xml:space="preserve">Imatge </w:t>
      </w:r>
      <w:fldSimple w:instr=" SEQ Imatge \* ARABIC ">
        <w:r w:rsidR="00D367B5">
          <w:rPr>
            <w:noProof/>
          </w:rPr>
          <w:t>5</w:t>
        </w:r>
      </w:fldSimple>
      <w:r w:rsidRPr="00F03CD7">
        <w:t>: Exemple sencill amb TreeTable. Vista 1</w:t>
      </w:r>
      <w:bookmarkEnd w:id="1493"/>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17EBE7A6" wp14:editId="50228CB8">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494" w:name="_Toc418672923"/>
      <w:r>
        <w:t xml:space="preserve">Imatge </w:t>
      </w:r>
      <w:fldSimple w:instr=" SEQ Imatge \* ARABIC ">
        <w:r w:rsidR="00D367B5">
          <w:rPr>
            <w:noProof/>
          </w:rPr>
          <w:t>6</w:t>
        </w:r>
      </w:fldSimple>
      <w:r w:rsidRPr="00496C2D">
        <w:t>: Exemple sencill amb TreeTable. Vista 2</w:t>
      </w:r>
      <w:bookmarkEnd w:id="1494"/>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r w:rsidR="00EE07E6">
        <w:fldChar w:fldCharType="begin"/>
      </w:r>
      <w:r w:rsidR="00EE07E6">
        <w:instrText xml:space="preserve"> HYPERLINK "http://ludo.cubicphuse.nl/jquery-treetable/" </w:instrText>
      </w:r>
      <w:ins w:id="1495" w:author="UPC" w:date="2015-05-06T10:51:00Z"/>
      <w:r w:rsidR="00EE07E6">
        <w:fldChar w:fldCharType="separate"/>
      </w:r>
      <w:r w:rsidRPr="005317BF">
        <w:rPr>
          <w:rStyle w:val="Enlla"/>
        </w:rPr>
        <w:t>http://ludo.cubicphuse.nl/jquery-treetable/</w:t>
      </w:r>
      <w:r w:rsidR="00EE07E6">
        <w:rPr>
          <w:rStyle w:val="Enlla"/>
        </w:rPr>
        <w:fldChar w:fldCharType="end"/>
      </w:r>
    </w:p>
    <w:p w:rsidR="00CF5639" w:rsidRDefault="00CF5639" w:rsidP="00AA7EE3">
      <w:pPr>
        <w:pStyle w:val="Ttol4"/>
      </w:pPr>
      <w:bookmarkStart w:id="1496" w:name="_Toc418672850"/>
      <w:r>
        <w:t>Exemple complex</w:t>
      </w:r>
      <w:bookmarkEnd w:id="1496"/>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497" w:name="_Toc418672966"/>
      <w:r>
        <w:lastRenderedPageBreak/>
        <w:t xml:space="preserve">Figura </w:t>
      </w:r>
      <w:fldSimple w:instr=" SEQ Figura \* ARABIC ">
        <w:ins w:id="1498" w:author="UPC" w:date="2015-05-06T10:51:00Z">
          <w:r w:rsidR="00D367B5">
            <w:rPr>
              <w:noProof/>
            </w:rPr>
            <w:t>25</w:t>
          </w:r>
        </w:ins>
        <w:del w:id="1499" w:author="UPC" w:date="2015-05-06T10:51:00Z">
          <w:r w:rsidR="007254CB" w:rsidDel="00D367B5">
            <w:rPr>
              <w:noProof/>
            </w:rPr>
            <w:delText>24</w:delText>
          </w:r>
        </w:del>
      </w:fldSimple>
      <w:r>
        <w:t>: Crida al template que construeix el TreeTable</w:t>
      </w:r>
      <w:bookmarkEnd w:id="1497"/>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500" w:name="_Toc418672967"/>
      <w:r>
        <w:t xml:space="preserve">Figura </w:t>
      </w:r>
      <w:fldSimple w:instr=" SEQ Figura \* ARABIC ">
        <w:ins w:id="1501" w:author="UPC" w:date="2015-05-06T10:51:00Z">
          <w:r w:rsidR="00D367B5">
            <w:rPr>
              <w:noProof/>
            </w:rPr>
            <w:t>26</w:t>
          </w:r>
        </w:ins>
        <w:del w:id="1502" w:author="UPC" w:date="2015-05-06T10:51:00Z">
          <w:r w:rsidR="007254CB" w:rsidDel="00D367B5">
            <w:rPr>
              <w:noProof/>
            </w:rPr>
            <w:delText>25</w:delText>
          </w:r>
        </w:del>
      </w:fldSimple>
      <w:r>
        <w:t>: Codi Javascript per executar TreeTable</w:t>
      </w:r>
      <w:bookmarkEnd w:id="1500"/>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503" w:name="_Toc418672851"/>
      <w:r>
        <w:lastRenderedPageBreak/>
        <w:t>CKEditor</w:t>
      </w:r>
      <w:bookmarkEnd w:id="1503"/>
    </w:p>
    <w:p w:rsidR="003F06C8" w:rsidRDefault="003F06C8" w:rsidP="003F06C8">
      <w:r>
        <w:t xml:space="preserve">Plugin que serveix per editar el contingut en mode </w:t>
      </w:r>
      <w:r w:rsidR="00EE07E6">
        <w:fldChar w:fldCharType="begin"/>
      </w:r>
      <w:r w:rsidR="00EE07E6">
        <w:instrText xml:space="preserve"> HYPERLINK "http://ca.wikipedia.org/wiki/WYSIWYG" </w:instrText>
      </w:r>
      <w:ins w:id="1504" w:author="UPC" w:date="2015-05-06T10:51:00Z"/>
      <w:r w:rsidR="00EE07E6">
        <w:fldChar w:fldCharType="separate"/>
      </w:r>
      <w:r w:rsidRPr="00494115">
        <w:rPr>
          <w:rStyle w:val="Enlla"/>
        </w:rPr>
        <w:t>WYSIWYG</w:t>
      </w:r>
      <w:r w:rsidR="00EE07E6">
        <w:rPr>
          <w:rStyle w:val="Enlla"/>
        </w:rPr>
        <w:fldChar w:fldCharType="end"/>
      </w:r>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367B5">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505" w:author="UPC" w:date="2015-05-06T10:51:00Z">
        <w:r w:rsidR="00D367B5" w:rsidRPr="00D367B5">
          <w:rPr>
            <w:b/>
            <w:rPrChange w:id="1506" w:author="UPC" w:date="2015-05-06T10:51:00Z">
              <w:rPr/>
            </w:rPrChange>
          </w:rPr>
          <w:t>CKEditor esborra els estils i atributs dels elements HTML</w:t>
        </w:r>
      </w:ins>
      <w:del w:id="1507"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367B5">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508" w:author="UPC" w:date="2015-05-06T10:51:00Z">
        <w:r w:rsidR="00D367B5" w:rsidRPr="00D367B5">
          <w:rPr>
            <w:b/>
            <w:rPrChange w:id="1509" w:author="UPC" w:date="2015-05-06T10:51:00Z">
              <w:rPr/>
            </w:rPrChange>
          </w:rPr>
          <w:t>CKEditor esborra els estils i atributs dels elements HTML</w:t>
        </w:r>
      </w:ins>
      <w:del w:id="1510"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511" w:author="UPC" w:date="2015-05-06T10:51:00Z">
        <w:r w:rsidR="00D367B5">
          <w:rPr>
            <w:b/>
          </w:rPr>
          <w:t>6.4</w:t>
        </w:r>
      </w:ins>
      <w:del w:id="1512"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513" w:author="UPC" w:date="2015-05-06T10:51:00Z">
        <w:r w:rsidR="00D367B5" w:rsidRPr="00D367B5">
          <w:rPr>
            <w:b/>
            <w:rPrChange w:id="1514" w:author="UPC" w:date="2015-05-06T10:51:00Z">
              <w:rPr/>
            </w:rPrChange>
          </w:rPr>
          <w:t>Configuració ràpida del plugin CKEditor per a l’aplicació Editor</w:t>
        </w:r>
      </w:ins>
      <w:del w:id="1515"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516" w:name="_Toc418672852"/>
      <w:r>
        <w:t xml:space="preserve">Instal·lació </w:t>
      </w:r>
      <w:r w:rsidR="004E06B8">
        <w:t xml:space="preserve">i configuració </w:t>
      </w:r>
      <w:r>
        <w:t>del plugin CKEditor</w:t>
      </w:r>
      <w:bookmarkEnd w:id="1516"/>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517" w:name="_Toc418672968"/>
      <w:r>
        <w:t xml:space="preserve">Figura </w:t>
      </w:r>
      <w:fldSimple w:instr=" SEQ Figura \* ARABIC ">
        <w:ins w:id="1518" w:author="UPC" w:date="2015-05-06T10:51:00Z">
          <w:r w:rsidR="00D367B5">
            <w:rPr>
              <w:noProof/>
            </w:rPr>
            <w:t>27</w:t>
          </w:r>
        </w:ins>
        <w:del w:id="1519" w:author="UPC" w:date="2015-05-06T10:51:00Z">
          <w:r w:rsidR="007254CB" w:rsidDel="00D367B5">
            <w:rPr>
              <w:noProof/>
            </w:rPr>
            <w:delText>26</w:delText>
          </w:r>
        </w:del>
      </w:fldSimple>
      <w:r w:rsidRPr="000313D8">
        <w:t xml:space="preserve">: Instal·lació del plugin </w:t>
      </w:r>
      <w:r>
        <w:t>CKEditor</w:t>
      </w:r>
      <w:bookmarkEnd w:id="1517"/>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367B5">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520" w:author="UPC" w:date="2015-05-06T10:51:00Z">
        <w:r w:rsidR="00D367B5" w:rsidRPr="00D367B5">
          <w:rPr>
            <w:b/>
            <w:rPrChange w:id="1521" w:author="UPC" w:date="2015-05-06T10:51:00Z">
              <w:rPr/>
            </w:rPrChange>
          </w:rPr>
          <w:t>Generació de l’arxiu WAR</w:t>
        </w:r>
      </w:ins>
      <w:del w:id="1522"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523" w:name="_Toc418672969"/>
      <w:r>
        <w:t xml:space="preserve">Figura </w:t>
      </w:r>
      <w:fldSimple w:instr=" SEQ Figura \* ARABIC ">
        <w:ins w:id="1524" w:author="UPC" w:date="2015-05-06T10:51:00Z">
          <w:r w:rsidR="00D367B5">
            <w:rPr>
              <w:noProof/>
            </w:rPr>
            <w:t>28</w:t>
          </w:r>
        </w:ins>
        <w:del w:id="1525" w:author="UPC" w:date="2015-05-06T10:51:00Z">
          <w:r w:rsidR="007254CB" w:rsidDel="00D367B5">
            <w:rPr>
              <w:noProof/>
            </w:rPr>
            <w:delText>27</w:delText>
          </w:r>
        </w:del>
      </w:fldSimple>
      <w:r>
        <w:t>: Codi GSP per incloure CKEditor</w:t>
      </w:r>
      <w:bookmarkEnd w:id="1523"/>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526" w:name="_Toc418672970"/>
      <w:r>
        <w:t xml:space="preserve">Figura </w:t>
      </w:r>
      <w:fldSimple w:instr=" SEQ Figura \* ARABIC ">
        <w:ins w:id="1527" w:author="UPC" w:date="2015-05-06T10:51:00Z">
          <w:r w:rsidR="00D367B5">
            <w:rPr>
              <w:noProof/>
            </w:rPr>
            <w:t>29</w:t>
          </w:r>
        </w:ins>
        <w:del w:id="1528" w:author="UPC" w:date="2015-05-06T10:51:00Z">
          <w:r w:rsidR="007254CB" w:rsidDel="00D367B5">
            <w:rPr>
              <w:noProof/>
            </w:rPr>
            <w:delText>28</w:delText>
          </w:r>
        </w:del>
      </w:fldSimple>
      <w:r>
        <w:t>: Tractar el text escrit al CKEditor</w:t>
      </w:r>
      <w:bookmarkEnd w:id="1526"/>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587D4F46" wp14:editId="5A5727DD">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529" w:name="_Toc418672924"/>
      <w:r>
        <w:lastRenderedPageBreak/>
        <w:t xml:space="preserve">Imatge </w:t>
      </w:r>
      <w:fldSimple w:instr=" SEQ Imatge \* ARABIC ">
        <w:r w:rsidR="00D367B5">
          <w:rPr>
            <w:noProof/>
          </w:rPr>
          <w:t>7</w:t>
        </w:r>
      </w:fldSimple>
      <w:r>
        <w:t>: Aparença del CKEditor amb configuració ràpida</w:t>
      </w:r>
      <w:bookmarkEnd w:id="1529"/>
    </w:p>
    <w:p w:rsidR="005304D2" w:rsidRDefault="001E3324" w:rsidP="001E3324">
      <w:pPr>
        <w:pStyle w:val="Ttol3"/>
      </w:pPr>
      <w:bookmarkStart w:id="1530" w:name="_Toc418672853"/>
      <w:r>
        <w:t>Arxiu de configuració config.js</w:t>
      </w:r>
      <w:bookmarkEnd w:id="1530"/>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531" w:name="_Toc418672971"/>
      <w:r>
        <w:t xml:space="preserve">Figura </w:t>
      </w:r>
      <w:fldSimple w:instr=" SEQ Figura \* ARABIC ">
        <w:ins w:id="1532" w:author="UPC" w:date="2015-05-06T10:51:00Z">
          <w:r w:rsidR="00D367B5">
            <w:rPr>
              <w:noProof/>
            </w:rPr>
            <w:t>30</w:t>
          </w:r>
        </w:ins>
        <w:del w:id="1533" w:author="UPC" w:date="2015-05-06T10:51:00Z">
          <w:r w:rsidR="007254CB" w:rsidDel="00D367B5">
            <w:rPr>
              <w:noProof/>
            </w:rPr>
            <w:delText>29</w:delText>
          </w:r>
        </w:del>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531"/>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34" w:author="UPC" w:date="2015-05-06T10:51:00Z">
        <w:r w:rsidR="00D367B5">
          <w:rPr>
            <w:b/>
          </w:rPr>
          <w:t>6.2</w:t>
        </w:r>
      </w:ins>
      <w:del w:id="1535"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36" w:author="UPC" w:date="2015-05-06T10:51:00Z">
        <w:r w:rsidR="00D367B5" w:rsidRPr="00D367B5">
          <w:rPr>
            <w:b/>
            <w:rPrChange w:id="1537" w:author="UPC" w:date="2015-05-06T10:51:00Z">
              <w:rPr/>
            </w:rPrChange>
          </w:rPr>
          <w:t xml:space="preserve">Activar pestanya </w:t>
        </w:r>
        <w:r w:rsidR="00D367B5" w:rsidRPr="00D367B5">
          <w:rPr>
            <w:b/>
            <w:i/>
            <w:rPrChange w:id="1538" w:author="UPC" w:date="2015-05-06T10:51:00Z">
              <w:rPr>
                <w:i/>
              </w:rPr>
            </w:rPrChange>
          </w:rPr>
          <w:t>Navigator</w:t>
        </w:r>
      </w:ins>
      <w:del w:id="1539"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540" w:name="_Toc418672972"/>
      <w:r>
        <w:t xml:space="preserve">Figura </w:t>
      </w:r>
      <w:fldSimple w:instr=" SEQ Figura \* ARABIC ">
        <w:ins w:id="1541" w:author="UPC" w:date="2015-05-06T10:51:00Z">
          <w:r w:rsidR="00D367B5">
            <w:rPr>
              <w:noProof/>
            </w:rPr>
            <w:t>31</w:t>
          </w:r>
        </w:ins>
        <w:del w:id="1542" w:author="UPC" w:date="2015-05-06T10:51:00Z">
          <w:r w:rsidR="007254CB" w:rsidDel="00D367B5">
            <w:rPr>
              <w:noProof/>
            </w:rPr>
            <w:delText>30</w:delText>
          </w:r>
        </w:del>
      </w:fldSimple>
      <w:r>
        <w:t xml:space="preserve">: Ruta arxiu de configuració </w:t>
      </w:r>
      <w:r w:rsidRPr="00DA79D7">
        <w:rPr>
          <w:i/>
        </w:rPr>
        <w:t>config.js</w:t>
      </w:r>
      <w:r>
        <w:rPr>
          <w:noProof/>
        </w:rPr>
        <w:t xml:space="preserve"> del CKEditor</w:t>
      </w:r>
      <w:r>
        <w:t xml:space="preserve"> al sistema de fitxers</w:t>
      </w:r>
      <w:bookmarkEnd w:id="154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543" w:name="_Toc418672973"/>
      <w:r w:rsidR="006A29D8">
        <w:t xml:space="preserve">Figura </w:t>
      </w:r>
      <w:fldSimple w:instr=" SEQ Figura \* ARABIC ">
        <w:ins w:id="1544" w:author="UPC" w:date="2015-05-06T10:51:00Z">
          <w:r w:rsidR="00D367B5">
            <w:rPr>
              <w:noProof/>
            </w:rPr>
            <w:t>32</w:t>
          </w:r>
        </w:ins>
        <w:del w:id="1545" w:author="UPC" w:date="2015-05-06T10:51:00Z">
          <w:r w:rsidR="007254CB" w:rsidDel="00D367B5">
            <w:rPr>
              <w:noProof/>
            </w:rPr>
            <w:delText>31</w:delText>
          </w:r>
        </w:del>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543"/>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546" w:name="_Toc418672974"/>
      <w:r>
        <w:t xml:space="preserve">Figura </w:t>
      </w:r>
      <w:fldSimple w:instr=" SEQ Figura \* ARABIC ">
        <w:ins w:id="1547" w:author="UPC" w:date="2015-05-06T10:51:00Z">
          <w:r w:rsidR="00D367B5">
            <w:rPr>
              <w:noProof/>
            </w:rPr>
            <w:t>33</w:t>
          </w:r>
        </w:ins>
        <w:del w:id="1548" w:author="UPC" w:date="2015-05-06T10:51:00Z">
          <w:r w:rsidR="007254CB" w:rsidDel="00D367B5">
            <w:rPr>
              <w:noProof/>
            </w:rPr>
            <w:delText>32</w:delText>
          </w:r>
        </w:del>
      </w:fldSimple>
      <w:r>
        <w:t>: A</w:t>
      </w:r>
      <w:r w:rsidRPr="00D46471">
        <w:t xml:space="preserve">rxiu </w:t>
      </w:r>
      <w:r w:rsidRPr="00DA79D7">
        <w:rPr>
          <w:i/>
        </w:rPr>
        <w:t>config.js</w:t>
      </w:r>
      <w:r w:rsidRPr="00D46471">
        <w:t xml:space="preserve"> </w:t>
      </w:r>
      <w:r>
        <w:t>original</w:t>
      </w:r>
      <w:bookmarkEnd w:id="1546"/>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549" w:name="_Toc418672975"/>
      <w:r>
        <w:lastRenderedPageBreak/>
        <w:t xml:space="preserve">Figura </w:t>
      </w:r>
      <w:fldSimple w:instr=" SEQ Figura \* ARABIC ">
        <w:ins w:id="1550" w:author="UPC" w:date="2015-05-06T10:51:00Z">
          <w:r w:rsidR="00D367B5">
            <w:rPr>
              <w:noProof/>
            </w:rPr>
            <w:t>34</w:t>
          </w:r>
        </w:ins>
        <w:del w:id="1551" w:author="UPC" w:date="2015-05-06T10:51:00Z">
          <w:r w:rsidR="007254CB" w:rsidDel="00D367B5">
            <w:rPr>
              <w:noProof/>
            </w:rPr>
            <w:delText>33</w:delText>
          </w:r>
        </w:del>
      </w:fldSimple>
      <w:r>
        <w:t>: A</w:t>
      </w:r>
      <w:r w:rsidRPr="004251C2">
        <w:t xml:space="preserve">rxiu </w:t>
      </w:r>
      <w:r w:rsidRPr="00DA79D7">
        <w:rPr>
          <w:i/>
        </w:rPr>
        <w:t>config.js</w:t>
      </w:r>
      <w:r w:rsidRPr="004251C2">
        <w:t xml:space="preserve"> </w:t>
      </w:r>
      <w:r>
        <w:t>modificat</w:t>
      </w:r>
      <w:bookmarkEnd w:id="1549"/>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CA137A7" wp14:editId="2FE0F0DD">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552" w:name="_Toc418672976"/>
      <w:r>
        <w:t xml:space="preserve">Figura </w:t>
      </w:r>
      <w:fldSimple w:instr=" SEQ Figura \* ARABIC ">
        <w:ins w:id="1553" w:author="UPC" w:date="2015-05-06T10:51:00Z">
          <w:r w:rsidR="00D367B5">
            <w:rPr>
              <w:noProof/>
            </w:rPr>
            <w:t>35</w:t>
          </w:r>
        </w:ins>
        <w:del w:id="1554" w:author="UPC" w:date="2015-05-06T10:51:00Z">
          <w:r w:rsidR="007254CB" w:rsidDel="00D367B5">
            <w:rPr>
              <w:noProof/>
            </w:rPr>
            <w:delText>34</w:delText>
          </w:r>
        </w:del>
      </w:fldSimple>
      <w:r>
        <w:t xml:space="preserve">: </w:t>
      </w:r>
      <w:r w:rsidRPr="00676B42">
        <w:t xml:space="preserve">Aparença del CKEditor amb </w:t>
      </w:r>
      <w:r>
        <w:t xml:space="preserve">l’arxiu </w:t>
      </w:r>
      <w:r w:rsidRPr="005A67EB">
        <w:rPr>
          <w:i/>
        </w:rPr>
        <w:t>config.js</w:t>
      </w:r>
      <w:r>
        <w:t xml:space="preserve"> modificat</w:t>
      </w:r>
      <w:bookmarkEnd w:id="1552"/>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555" w:name="_Toc418672977"/>
      <w:r>
        <w:t xml:space="preserve">Figura </w:t>
      </w:r>
      <w:fldSimple w:instr=" SEQ Figura \* ARABIC ">
        <w:ins w:id="1556" w:author="UPC" w:date="2015-05-06T10:51:00Z">
          <w:r w:rsidR="00D367B5">
            <w:rPr>
              <w:noProof/>
            </w:rPr>
            <w:t>36</w:t>
          </w:r>
        </w:ins>
        <w:del w:id="1557" w:author="UPC" w:date="2015-05-06T10:51:00Z">
          <w:r w:rsidR="007254CB" w:rsidDel="00D367B5">
            <w:rPr>
              <w:noProof/>
            </w:rPr>
            <w:delText>35</w:delText>
          </w:r>
        </w:del>
      </w:fldSimple>
      <w:r>
        <w:t xml:space="preserve">: Reubicació de l'arxiu </w:t>
      </w:r>
      <w:r w:rsidRPr="00513308">
        <w:rPr>
          <w:i/>
        </w:rPr>
        <w:t>config.js</w:t>
      </w:r>
      <w:bookmarkEnd w:id="155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558" w:author="UPC" w:date="2015-05-06T10:51:00Z">
        <w:r w:rsidR="00D367B5">
          <w:rPr>
            <w:b/>
          </w:rPr>
          <w:t>6.5</w:t>
        </w:r>
      </w:ins>
      <w:del w:id="1559"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560" w:author="UPC" w:date="2015-05-06T10:51:00Z">
        <w:r w:rsidR="00D367B5" w:rsidRPr="00D367B5">
          <w:rPr>
            <w:b/>
            <w:rPrChange w:id="1561" w:author="UPC" w:date="2015-05-06T10:51:00Z">
              <w:rPr/>
            </w:rPrChange>
          </w:rPr>
          <w:t xml:space="preserve">Arxiu </w:t>
        </w:r>
        <w:r w:rsidR="00D367B5" w:rsidRPr="00D367B5">
          <w:rPr>
            <w:b/>
            <w:i/>
            <w:rPrChange w:id="1562" w:author="UPC" w:date="2015-05-06T10:51:00Z">
              <w:rPr>
                <w:i/>
              </w:rPr>
            </w:rPrChange>
          </w:rPr>
          <w:t>config.js</w:t>
        </w:r>
        <w:r w:rsidR="00D367B5" w:rsidRPr="00D367B5">
          <w:rPr>
            <w:b/>
            <w:rPrChange w:id="1563" w:author="UPC" w:date="2015-05-06T10:51:00Z">
              <w:rPr/>
            </w:rPrChange>
          </w:rPr>
          <w:t xml:space="preserve"> (CKEditor) de l’aplicació Editor (gcrrhh)</w:t>
        </w:r>
      </w:ins>
      <w:del w:id="1564"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565" w:name="_Toc418672854"/>
      <w:r>
        <w:t>Personalitzar l'idioma</w:t>
      </w:r>
      <w:bookmarkEnd w:id="1565"/>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566" w:name="_Toc418672978"/>
      <w:r>
        <w:t xml:space="preserve">Figura </w:t>
      </w:r>
      <w:fldSimple w:instr=" SEQ Figura \* ARABIC ">
        <w:ins w:id="1567" w:author="UPC" w:date="2015-05-06T10:51:00Z">
          <w:r w:rsidR="00D367B5">
            <w:rPr>
              <w:noProof/>
            </w:rPr>
            <w:t>37</w:t>
          </w:r>
        </w:ins>
        <w:del w:id="1568" w:author="UPC" w:date="2015-05-06T10:51:00Z">
          <w:r w:rsidR="007254CB" w:rsidDel="00D367B5">
            <w:rPr>
              <w:noProof/>
            </w:rPr>
            <w:delText>36</w:delText>
          </w:r>
        </w:del>
      </w:fldSimple>
      <w:r>
        <w:t xml:space="preserve">: Canviar idioma CKEditor a l'arxiu </w:t>
      </w:r>
      <w:r w:rsidRPr="00136AA9">
        <w:rPr>
          <w:i/>
        </w:rPr>
        <w:t>config.js</w:t>
      </w:r>
      <w:bookmarkEnd w:id="1566"/>
    </w:p>
    <w:p w:rsidR="00646927" w:rsidRDefault="00646927" w:rsidP="005F0005">
      <w:pPr>
        <w:pStyle w:val="Ttol4"/>
      </w:pPr>
      <w:bookmarkStart w:id="1569" w:name="_Toc418672855"/>
      <w:r>
        <w:t xml:space="preserve">Personalitzar </w:t>
      </w:r>
      <w:r w:rsidR="0049207D">
        <w:t xml:space="preserve">la </w:t>
      </w:r>
      <w:r>
        <w:t>barra d'eines</w:t>
      </w:r>
      <w:bookmarkEnd w:id="1569"/>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570" w:name="_Toc418672979"/>
      <w:r>
        <w:lastRenderedPageBreak/>
        <w:t xml:space="preserve">Figura </w:t>
      </w:r>
      <w:fldSimple w:instr=" SEQ Figura \* ARABIC ">
        <w:ins w:id="1571" w:author="UPC" w:date="2015-05-06T10:51:00Z">
          <w:r w:rsidR="00D367B5">
            <w:rPr>
              <w:noProof/>
            </w:rPr>
            <w:t>38</w:t>
          </w:r>
        </w:ins>
        <w:del w:id="1572" w:author="UPC" w:date="2015-05-06T10:51:00Z">
          <w:r w:rsidR="007254CB" w:rsidDel="00D367B5">
            <w:rPr>
              <w:noProof/>
            </w:rPr>
            <w:delText>37</w:delText>
          </w:r>
        </w:del>
      </w:fldSimple>
      <w:r>
        <w:t xml:space="preserve">: </w:t>
      </w:r>
      <w:r w:rsidR="00185252">
        <w:t>Personalitzar la barra d’eines de</w:t>
      </w:r>
      <w:r>
        <w:t xml:space="preserve"> CKEditor a l'arxiu </w:t>
      </w:r>
      <w:r w:rsidRPr="00136AA9">
        <w:rPr>
          <w:i/>
        </w:rPr>
        <w:t>config.js</w:t>
      </w:r>
      <w:bookmarkEnd w:id="1570"/>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8D7B5C" w:rsidP="005F0005">
      <w:pPr>
        <w:pStyle w:val="Ttol4"/>
      </w:pPr>
      <w:bookmarkStart w:id="1573" w:name="_Toc418672856"/>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28" o:title=""/>
            <w10:wrap type="through"/>
          </v:shape>
          <o:OLEObject Type="Embed" ProgID="PBrush" ShapeID="_x0000_s1030" DrawAspect="Content" ObjectID="_1492414794" r:id="rId29"/>
        </w:pict>
      </w:r>
      <w:r w:rsidR="00646927">
        <w:t>Botó de indentació</w:t>
      </w:r>
      <w:bookmarkEnd w:id="1573"/>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574" w:name="_Toc418672980"/>
      <w:r>
        <w:t xml:space="preserve">Figura </w:t>
      </w:r>
      <w:fldSimple w:instr=" SEQ Figura \* ARABIC ">
        <w:ins w:id="1575" w:author="UPC" w:date="2015-05-06T10:51:00Z">
          <w:r w:rsidR="00D367B5">
            <w:rPr>
              <w:noProof/>
            </w:rPr>
            <w:t>39</w:t>
          </w:r>
        </w:ins>
        <w:del w:id="1576" w:author="UPC" w:date="2015-05-06T10:51:00Z">
          <w:r w:rsidR="007254CB" w:rsidDel="00D367B5">
            <w:rPr>
              <w:noProof/>
            </w:rPr>
            <w:delText>38</w:delText>
          </w:r>
        </w:del>
      </w:fldSimple>
      <w:r>
        <w:t xml:space="preserve">: Canviar idioma CKEditor a l'arxiu </w:t>
      </w:r>
      <w:r w:rsidRPr="00136AA9">
        <w:rPr>
          <w:i/>
        </w:rPr>
        <w:t>config.js</w:t>
      </w:r>
      <w:bookmarkEnd w:id="1574"/>
    </w:p>
    <w:p w:rsidR="00AE1C6A" w:rsidRDefault="00AE1C6A" w:rsidP="00AE1C6A">
      <w:r>
        <w:t>Refer</w:t>
      </w:r>
      <w:r w:rsidR="00526AF1">
        <w:t xml:space="preserve">ència: </w:t>
      </w:r>
      <w:r w:rsidR="00EE07E6">
        <w:fldChar w:fldCharType="begin"/>
      </w:r>
      <w:r w:rsidR="00EE07E6">
        <w:instrText xml:space="preserve"> HYPERLINK "http://docs.cksource.com/ckeditor_api/symbols/CKEDITOR.config.html" \l ".indentOffset" </w:instrText>
      </w:r>
      <w:ins w:id="1577" w:author="UPC" w:date="2015-05-06T10:51:00Z"/>
      <w:r w:rsidR="00EE07E6">
        <w:fldChar w:fldCharType="separate"/>
      </w:r>
      <w:r w:rsidR="00526AF1" w:rsidRPr="00641375">
        <w:rPr>
          <w:rStyle w:val="Enlla"/>
        </w:rPr>
        <w:t>http://docs.cksource.com/ckeditor_api/symbols/CKEDITOR.config.html#.indentOffset</w:t>
      </w:r>
      <w:r w:rsidR="00EE07E6">
        <w:rPr>
          <w:rStyle w:val="Enlla"/>
        </w:rPr>
        <w:fldChar w:fldCharType="end"/>
      </w:r>
    </w:p>
    <w:p w:rsidR="00646927" w:rsidRDefault="00646927" w:rsidP="005F0005">
      <w:pPr>
        <w:pStyle w:val="Ttol4"/>
      </w:pPr>
      <w:bookmarkStart w:id="1578" w:name="_Ref417392183"/>
      <w:bookmarkStart w:id="1579" w:name="_Ref417392186"/>
      <w:bookmarkStart w:id="1580" w:name="_Toc418672857"/>
      <w:r>
        <w:lastRenderedPageBreak/>
        <w:t>Fulles d'estils</w:t>
      </w:r>
      <w:r w:rsidR="005F0005">
        <w:t xml:space="preserve"> aplicades a l’àrea d’edició</w:t>
      </w:r>
      <w:bookmarkEnd w:id="1578"/>
      <w:bookmarkEnd w:id="1579"/>
      <w:bookmarkEnd w:id="1580"/>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581" w:name="_Toc418672981"/>
      <w:r>
        <w:t xml:space="preserve">Figura </w:t>
      </w:r>
      <w:fldSimple w:instr=" SEQ Figura \* ARABIC ">
        <w:ins w:id="1582" w:author="UPC" w:date="2015-05-06T10:51:00Z">
          <w:r w:rsidR="00D367B5">
            <w:rPr>
              <w:noProof/>
            </w:rPr>
            <w:t>40</w:t>
          </w:r>
        </w:ins>
        <w:del w:id="1583" w:author="UPC" w:date="2015-05-06T10:51:00Z">
          <w:r w:rsidR="007254CB" w:rsidDel="00D367B5">
            <w:rPr>
              <w:noProof/>
            </w:rPr>
            <w:delText>39</w:delText>
          </w:r>
        </w:del>
      </w:fldSimple>
      <w:r>
        <w:t xml:space="preserve">: Canviar idioma CKEditor a l'arxiu </w:t>
      </w:r>
      <w:r w:rsidRPr="00136AA9">
        <w:rPr>
          <w:i/>
        </w:rPr>
        <w:t>config.js</w:t>
      </w:r>
      <w:bookmarkEnd w:id="1581"/>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6385170A" wp14:editId="03D1C2CA">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0">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584" w:name="_Toc418672925"/>
      <w:r>
        <w:t xml:space="preserve">Imatge </w:t>
      </w:r>
      <w:fldSimple w:instr=" SEQ Imatge \* ARABIC ">
        <w:r w:rsidR="00D367B5">
          <w:rPr>
            <w:noProof/>
          </w:rPr>
          <w:t>8</w:t>
        </w:r>
      </w:fldSimple>
      <w:r>
        <w:t>: Fulles d'estils a fer servir en l'àrea d'edició del CKEditor</w:t>
      </w:r>
      <w:bookmarkEnd w:id="1584"/>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585" w:name="_Toc418672982"/>
      <w:r>
        <w:lastRenderedPageBreak/>
        <w:t xml:space="preserve">Figura </w:t>
      </w:r>
      <w:fldSimple w:instr=" SEQ Figura \* ARABIC ">
        <w:ins w:id="1586" w:author="UPC" w:date="2015-05-06T10:51:00Z">
          <w:r w:rsidR="00D367B5">
            <w:rPr>
              <w:noProof/>
            </w:rPr>
            <w:t>41</w:t>
          </w:r>
        </w:ins>
        <w:del w:id="1587" w:author="UPC" w:date="2015-05-06T10:51:00Z">
          <w:r w:rsidR="007254CB" w:rsidDel="00D367B5">
            <w:rPr>
              <w:noProof/>
            </w:rPr>
            <w:delText>40</w:delText>
          </w:r>
        </w:del>
      </w:fldSimple>
      <w:r>
        <w:t xml:space="preserve">: Canviar idioma CKEditor a l'arxiu </w:t>
      </w:r>
      <w:r w:rsidRPr="00136AA9">
        <w:rPr>
          <w:i/>
        </w:rPr>
        <w:t>config.js</w:t>
      </w:r>
      <w:bookmarkEnd w:id="1585"/>
    </w:p>
    <w:p w:rsidR="00646927" w:rsidRDefault="00646927" w:rsidP="005F0005">
      <w:pPr>
        <w:pStyle w:val="Ttol4"/>
      </w:pPr>
      <w:bookmarkStart w:id="1588" w:name="_Ref416956011"/>
      <w:bookmarkStart w:id="1589" w:name="_Ref416956014"/>
      <w:bookmarkStart w:id="1590" w:name="_Toc418672858"/>
      <w:r>
        <w:t>Indentació del codi HTML a l'enviar les dade</w:t>
      </w:r>
      <w:r w:rsidR="00D2656E">
        <w:t>s al controlador</w:t>
      </w:r>
      <w:bookmarkEnd w:id="1588"/>
      <w:bookmarkEnd w:id="1589"/>
      <w:bookmarkEnd w:id="1590"/>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12A5EEE" wp14:editId="718895FE">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591" w:name="_Toc418672926"/>
      <w:r>
        <w:t xml:space="preserve">Imatge </w:t>
      </w:r>
      <w:fldSimple w:instr=" SEQ Imatge \* ARABIC ">
        <w:r w:rsidR="00D367B5">
          <w:rPr>
            <w:noProof/>
          </w:rPr>
          <w:t>9</w:t>
        </w:r>
      </w:fldSimple>
      <w:r>
        <w:t>: indentació codi HTML del CKEditor a l'enviar dades al controlador</w:t>
      </w:r>
      <w:bookmarkEnd w:id="1591"/>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592" w:name="_Toc418672983"/>
      <w:r>
        <w:t xml:space="preserve">Figura </w:t>
      </w:r>
      <w:fldSimple w:instr=" SEQ Figura \* ARABIC ">
        <w:ins w:id="1593" w:author="UPC" w:date="2015-05-06T10:51:00Z">
          <w:r w:rsidR="00D367B5">
            <w:rPr>
              <w:noProof/>
            </w:rPr>
            <w:t>42</w:t>
          </w:r>
        </w:ins>
        <w:del w:id="1594" w:author="UPC" w:date="2015-05-06T10:51:00Z">
          <w:r w:rsidR="007254CB" w:rsidDel="00D367B5">
            <w:rPr>
              <w:noProof/>
            </w:rPr>
            <w:delText>41</w:delText>
          </w:r>
        </w:del>
      </w:fldSimple>
      <w:r>
        <w:t>: Formatat de les dades per defecte de la versió 4.4.1.0 del CKEditor</w:t>
      </w:r>
      <w:bookmarkEnd w:id="1592"/>
    </w:p>
    <w:p w:rsidR="00DA4246" w:rsidRDefault="00DA4246" w:rsidP="00D2656E">
      <w:r>
        <w:t xml:space="preserve">En principi </w:t>
      </w:r>
      <w:r w:rsidR="00A15E6F">
        <w:t>això</w:t>
      </w:r>
      <w:r>
        <w:t xml:space="preserve"> no representa cap problema. El contratemps d’aquest situació és que si volem fer un </w:t>
      </w:r>
      <w:r w:rsidR="00EE07E6">
        <w:fldChar w:fldCharType="begin"/>
      </w:r>
      <w:r w:rsidR="00EE07E6">
        <w:instrText xml:space="preserve"> HYPERLINK \l "_Codemirror_per_a" </w:instrText>
      </w:r>
      <w:ins w:id="1595" w:author="UPC" w:date="2015-05-06T10:51:00Z"/>
      <w:r w:rsidR="00EE07E6">
        <w:fldChar w:fldCharType="separate"/>
      </w:r>
      <w:r w:rsidRPr="00C32C85">
        <w:rPr>
          <w:rStyle w:val="Enlla"/>
        </w:rPr>
        <w:t>editor de codi HTML/GSP a partir d’un Text</w:t>
      </w:r>
      <w:r w:rsidR="005B621A" w:rsidRPr="00C32C85">
        <w:rPr>
          <w:rStyle w:val="Enlla"/>
        </w:rPr>
        <w:t xml:space="preserve"> </w:t>
      </w:r>
      <w:r w:rsidRPr="00C32C85">
        <w:rPr>
          <w:rStyle w:val="Enlla"/>
        </w:rPr>
        <w:t>Area</w:t>
      </w:r>
      <w:r w:rsidR="00EE07E6">
        <w:rPr>
          <w:rStyle w:val="Enlla"/>
        </w:rPr>
        <w:fldChar w:fldCharType="end"/>
      </w:r>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596" w:name="_Toc418672984"/>
      <w:r>
        <w:t xml:space="preserve">Figura </w:t>
      </w:r>
      <w:fldSimple w:instr=" SEQ Figura \* ARABIC ">
        <w:ins w:id="1597" w:author="UPC" w:date="2015-05-06T10:51:00Z">
          <w:r w:rsidR="00D367B5">
            <w:rPr>
              <w:noProof/>
            </w:rPr>
            <w:t>43</w:t>
          </w:r>
        </w:ins>
        <w:del w:id="1598" w:author="UPC" w:date="2015-05-06T10:51:00Z">
          <w:r w:rsidR="007254CB" w:rsidDel="00D367B5">
            <w:rPr>
              <w:noProof/>
            </w:rPr>
            <w:delText>42</w:delText>
          </w:r>
        </w:del>
      </w:fldSimple>
      <w:r>
        <w:t xml:space="preserve">: Formatat de les dades per defecte de la versió </w:t>
      </w:r>
      <w:r w:rsidR="00FA6649">
        <w:t>3.6.6</w:t>
      </w:r>
      <w:r>
        <w:t>.1.0 del CKEditor</w:t>
      </w:r>
      <w:bookmarkEnd w:id="1596"/>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599" w:name="_Toc418672985"/>
      <w:r>
        <w:lastRenderedPageBreak/>
        <w:t xml:space="preserve">Figura </w:t>
      </w:r>
      <w:fldSimple w:instr=" SEQ Figura \* ARABIC ">
        <w:ins w:id="1600" w:author="UPC" w:date="2015-05-06T10:51:00Z">
          <w:r w:rsidR="00D367B5">
            <w:rPr>
              <w:noProof/>
            </w:rPr>
            <w:t>44</w:t>
          </w:r>
        </w:ins>
        <w:del w:id="1601" w:author="UPC" w:date="2015-05-06T10:51:00Z">
          <w:r w:rsidR="007254CB" w:rsidDel="00D367B5">
            <w:rPr>
              <w:noProof/>
            </w:rPr>
            <w:delText>43</w:delText>
          </w:r>
        </w:del>
      </w:fldSimple>
      <w:r>
        <w:t xml:space="preserve">: Canviar el format de tractament del text HTML del CKEditor a l'arxiu </w:t>
      </w:r>
      <w:r w:rsidRPr="00136AA9">
        <w:rPr>
          <w:i/>
        </w:rPr>
        <w:t>config.js</w:t>
      </w:r>
      <w:bookmarkEnd w:id="1599"/>
    </w:p>
    <w:p w:rsidR="00646927" w:rsidRDefault="005F0005" w:rsidP="005F0005">
      <w:pPr>
        <w:pStyle w:val="Ttol4"/>
      </w:pPr>
      <w:bookmarkStart w:id="1602" w:name="_Toc418672859"/>
      <w:r>
        <w:t>Evitar que els e</w:t>
      </w:r>
      <w:r w:rsidR="00646927">
        <w:t>stils i atrib</w:t>
      </w:r>
      <w:r>
        <w:t>ut</w:t>
      </w:r>
      <w:r w:rsidR="00646927">
        <w:t xml:space="preserve">s </w:t>
      </w:r>
      <w:r>
        <w:t>desapareguin</w:t>
      </w:r>
      <w:bookmarkEnd w:id="160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367B5">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603" w:author="UPC" w:date="2015-05-06T10:51:00Z">
        <w:r w:rsidR="00D367B5" w:rsidRPr="00D367B5">
          <w:rPr>
            <w:b/>
            <w:rPrChange w:id="1604" w:author="UPC" w:date="2015-05-06T10:51:00Z">
              <w:rPr/>
            </w:rPrChange>
          </w:rPr>
          <w:t>CKEditor esborra els estils i atributs dels elements HTML</w:t>
        </w:r>
      </w:ins>
      <w:del w:id="1605"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606" w:name="_Toc418672860"/>
      <w:r>
        <w:lastRenderedPageBreak/>
        <w:t>Arxiu Config.groovy</w:t>
      </w:r>
      <w:bookmarkEnd w:id="160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607" w:name="_Toc418672986"/>
      <w:r>
        <w:t xml:space="preserve">Figura </w:t>
      </w:r>
      <w:fldSimple w:instr=" SEQ Figura \* ARABIC ">
        <w:ins w:id="1608" w:author="UPC" w:date="2015-05-06T10:51:00Z">
          <w:r w:rsidR="00D367B5">
            <w:rPr>
              <w:noProof/>
            </w:rPr>
            <w:t>45</w:t>
          </w:r>
        </w:ins>
        <w:del w:id="1609" w:author="UPC" w:date="2015-05-06T10:51:00Z">
          <w:r w:rsidR="007254CB" w:rsidDel="00D367B5">
            <w:rPr>
              <w:noProof/>
            </w:rPr>
            <w:delText>44</w:delText>
          </w:r>
        </w:del>
      </w:fldSimple>
      <w:r>
        <w:t xml:space="preserve">: Configuració del CKEditor a l'arxiu </w:t>
      </w:r>
      <w:r w:rsidRPr="00631EB5">
        <w:rPr>
          <w:i/>
        </w:rPr>
        <w:t>Config.groovy</w:t>
      </w:r>
      <w:bookmarkEnd w:id="160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610" w:author="UPC" w:date="2015-05-06T10:51:00Z">
        <w:r w:rsidR="00D367B5">
          <w:rPr>
            <w:b/>
          </w:rPr>
          <w:t>6.6</w:t>
        </w:r>
      </w:ins>
      <w:del w:id="1611"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612" w:author="UPC" w:date="2015-05-06T10:51:00Z">
        <w:r w:rsidR="00D367B5" w:rsidRPr="00D367B5">
          <w:rPr>
            <w:b/>
            <w:rPrChange w:id="1613" w:author="UPC" w:date="2015-05-06T10:51:00Z">
              <w:rPr/>
            </w:rPrChange>
          </w:rPr>
          <w:t xml:space="preserve">CKEditor: configuració del plugin al </w:t>
        </w:r>
        <w:r w:rsidR="00D367B5" w:rsidRPr="00D367B5">
          <w:rPr>
            <w:b/>
            <w:i/>
            <w:rPrChange w:id="1614" w:author="UPC" w:date="2015-05-06T10:51:00Z">
              <w:rPr>
                <w:i/>
              </w:rPr>
            </w:rPrChange>
          </w:rPr>
          <w:t>Config.groovy</w:t>
        </w:r>
        <w:r w:rsidR="00D367B5" w:rsidRPr="00D367B5">
          <w:rPr>
            <w:b/>
            <w:rPrChange w:id="1615" w:author="UPC" w:date="2015-05-06T10:51:00Z">
              <w:rPr/>
            </w:rPrChange>
          </w:rPr>
          <w:t xml:space="preserve"> del gcrrhh</w:t>
        </w:r>
      </w:ins>
      <w:del w:id="1616"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617" w:name="_Toc418672861"/>
      <w:r>
        <w:t>Pujar arxius al servidor amb CKEditor</w:t>
      </w:r>
      <w:bookmarkEnd w:id="1617"/>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618" w:name="_Toc418672987"/>
      <w:r>
        <w:t xml:space="preserve">Figura </w:t>
      </w:r>
      <w:fldSimple w:instr=" SEQ Figura \* ARABIC ">
        <w:ins w:id="1619" w:author="UPC" w:date="2015-05-06T10:51:00Z">
          <w:r w:rsidR="00D367B5">
            <w:rPr>
              <w:noProof/>
            </w:rPr>
            <w:t>46</w:t>
          </w:r>
        </w:ins>
        <w:del w:id="1620" w:author="UPC" w:date="2015-05-06T10:51:00Z">
          <w:r w:rsidR="007254CB" w:rsidDel="00D367B5">
            <w:rPr>
              <w:noProof/>
            </w:rPr>
            <w:delText>45</w:delText>
          </w:r>
        </w:del>
      </w:fldSimple>
      <w:r>
        <w:t xml:space="preserve">: </w:t>
      </w:r>
      <w:r w:rsidRPr="00631EB5">
        <w:rPr>
          <w:i/>
        </w:rPr>
        <w:t>Config.groovy</w:t>
      </w:r>
      <w:r>
        <w:t xml:space="preserve"> bàsic per pujar arxius al servidor amb CKEditor</w:t>
      </w:r>
      <w:bookmarkEnd w:id="1618"/>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621"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622" w:author="UPC" w:date="2015-04-29T07:42:00Z">
        <w:r>
          <w:t>Llavors</w:t>
        </w:r>
        <w:r w:rsidR="00A9639F">
          <w:t xml:space="preserve"> com que les dues aplicacions han de tenir acc</w:t>
        </w:r>
      </w:ins>
      <w:ins w:id="1623" w:author="UPC" w:date="2015-04-29T07:43:00Z">
        <w:r w:rsidR="00A9639F">
          <w:t>és</w:t>
        </w:r>
      </w:ins>
      <w:ins w:id="1624" w:author="UPC" w:date="2015-04-29T07:44:00Z">
        <w:r w:rsidR="00A9639F">
          <w:t xml:space="preserve"> a una carpeta que es troba fora de</w:t>
        </w:r>
      </w:ins>
      <w:ins w:id="1625" w:author="UPC" w:date="2015-04-29T07:49:00Z">
        <w:r w:rsidR="00746696">
          <w:t xml:space="preserve">l directori </w:t>
        </w:r>
        <w:r w:rsidR="00746696" w:rsidRPr="00746696">
          <w:rPr>
            <w:i/>
            <w:rPrChange w:id="1626" w:author="UPC" w:date="2015-04-29T07:50:00Z">
              <w:rPr/>
            </w:rPrChange>
          </w:rPr>
          <w:t>webapps</w:t>
        </w:r>
        <w:r w:rsidR="00746696">
          <w:t xml:space="preserve"> del servidor, </w:t>
        </w:r>
      </w:ins>
      <w:ins w:id="1627" w:author="UPC" w:date="2015-04-29T07:50:00Z">
        <w:r w:rsidR="00746696">
          <w:t xml:space="preserve">cosa que a priori no es pot, </w:t>
        </w:r>
        <w:r>
          <w:t xml:space="preserve">es </w:t>
        </w:r>
      </w:ins>
      <w:ins w:id="1628" w:author="UPC" w:date="2015-05-06T08:10:00Z">
        <w:r w:rsidR="00CC7093">
          <w:t>fa servir l’aplicació Visor com a servidor de recursos</w:t>
        </w:r>
      </w:ins>
      <w:ins w:id="1629" w:author="UPC" w:date="2015-05-06T08:11:00Z">
        <w:r w:rsidR="00CC7093">
          <w:t xml:space="preserve"> </w:t>
        </w:r>
      </w:ins>
      <w:ins w:id="1630" w:author="UPC" w:date="2015-04-29T07:50:00Z">
        <w:r>
          <w:t xml:space="preserve">per </w:t>
        </w:r>
      </w:ins>
      <w:ins w:id="1631" w:author="UPC" w:date="2015-04-29T07:54:00Z">
        <w:r>
          <w:t xml:space="preserve">oferir </w:t>
        </w:r>
      </w:ins>
      <w:ins w:id="1632" w:author="UPC" w:date="2015-04-29T07:50:00Z">
        <w:r>
          <w:t>a</w:t>
        </w:r>
      </w:ins>
      <w:ins w:id="1633" w:author="UPC" w:date="2015-04-29T07:53:00Z">
        <w:r>
          <w:t xml:space="preserve">ccés </w:t>
        </w:r>
      </w:ins>
      <w:ins w:id="1634" w:author="UPC" w:date="2015-04-29T07:54:00Z">
        <w:r w:rsidR="00AF397C">
          <w:t xml:space="preserve">a </w:t>
        </w:r>
      </w:ins>
      <w:ins w:id="1635" w:author="UPC" w:date="2015-04-29T07:55:00Z">
        <w:r w:rsidR="00AF397C">
          <w:t xml:space="preserve">l’Editor </w:t>
        </w:r>
      </w:ins>
      <w:ins w:id="1636" w:author="UPC" w:date="2015-04-29T07:53:00Z">
        <w:r>
          <w:t>de manera segura</w:t>
        </w:r>
      </w:ins>
      <w:ins w:id="1637" w:author="UPC" w:date="2015-04-29T07:54:00Z">
        <w:r>
          <w:t xml:space="preserve"> a la carpeta </w:t>
        </w:r>
      </w:ins>
      <w:ins w:id="1638" w:author="UPC" w:date="2015-04-29T07:55:00Z">
        <w:r w:rsidR="00AF397C" w:rsidRPr="00AF397C">
          <w:rPr>
            <w:i/>
            <w:rPrChange w:id="1639" w:author="UPC" w:date="2015-04-29T07:55:00Z">
              <w:rPr/>
            </w:rPrChange>
          </w:rPr>
          <w:t>/app/rrhh_resources</w:t>
        </w:r>
        <w:r w:rsidR="00AF397C">
          <w:t>.</w:t>
        </w:r>
      </w:ins>
      <w:ins w:id="1640" w:author="UPC" w:date="2015-04-29T07:56:00Z">
        <w:r w:rsidR="008A2CB7">
          <w:t xml:space="preserve"> Més detalls a </w:t>
        </w:r>
        <w:r w:rsidR="008A2CB7" w:rsidRPr="008A2CB7">
          <w:rPr>
            <w:b/>
            <w:rPrChange w:id="1641" w:author="UPC" w:date="2015-04-29T07:56:00Z">
              <w:rPr/>
            </w:rPrChange>
          </w:rPr>
          <w:fldChar w:fldCharType="begin"/>
        </w:r>
        <w:r w:rsidR="008A2CB7" w:rsidRPr="008A2CB7">
          <w:rPr>
            <w:b/>
            <w:rPrChange w:id="1642" w:author="UPC" w:date="2015-04-29T07:56:00Z">
              <w:rPr/>
            </w:rPrChange>
          </w:rPr>
          <w:instrText xml:space="preserve"> REF _Ref418057530 \r \h </w:instrText>
        </w:r>
      </w:ins>
      <w:r w:rsidR="008A2CB7">
        <w:rPr>
          <w:b/>
        </w:rPr>
        <w:instrText xml:space="preserve"> \* MERGEFORMAT </w:instrText>
      </w:r>
      <w:r w:rsidR="008A2CB7" w:rsidRPr="008A2CB7">
        <w:rPr>
          <w:b/>
          <w:rPrChange w:id="1643" w:author="UPC" w:date="2015-04-29T07:56:00Z">
            <w:rPr>
              <w:b/>
            </w:rPr>
          </w:rPrChange>
        </w:rPr>
      </w:r>
      <w:r w:rsidR="008A2CB7" w:rsidRPr="008A2CB7">
        <w:rPr>
          <w:b/>
          <w:rPrChange w:id="1644" w:author="UPC" w:date="2015-04-29T07:56:00Z">
            <w:rPr/>
          </w:rPrChange>
        </w:rPr>
        <w:fldChar w:fldCharType="separate"/>
      </w:r>
      <w:ins w:id="1645" w:author="UPC" w:date="2015-05-06T10:51:00Z">
        <w:r w:rsidR="00D367B5">
          <w:rPr>
            <w:b/>
          </w:rPr>
          <w:t>4.5</w:t>
        </w:r>
      </w:ins>
      <w:ins w:id="1646" w:author="UPC" w:date="2015-04-29T07:56:00Z">
        <w:r w:rsidR="008A2CB7" w:rsidRPr="008A2CB7">
          <w:rPr>
            <w:b/>
            <w:rPrChange w:id="1647" w:author="UPC" w:date="2015-04-29T07:56:00Z">
              <w:rPr/>
            </w:rPrChange>
          </w:rPr>
          <w:fldChar w:fldCharType="end"/>
        </w:r>
        <w:r w:rsidR="008A2CB7" w:rsidRPr="008A2CB7">
          <w:rPr>
            <w:b/>
            <w:rPrChange w:id="1648" w:author="UPC" w:date="2015-04-29T07:56:00Z">
              <w:rPr/>
            </w:rPrChange>
          </w:rPr>
          <w:t xml:space="preserve"> </w:t>
        </w:r>
        <w:r w:rsidR="008A2CB7" w:rsidRPr="00CC7093">
          <w:rPr>
            <w:b/>
            <w:rPrChange w:id="1649" w:author="UPC" w:date="2015-05-06T08:11:00Z">
              <w:rPr/>
            </w:rPrChange>
          </w:rPr>
          <w:fldChar w:fldCharType="begin"/>
        </w:r>
        <w:r w:rsidR="008A2CB7" w:rsidRPr="00CC7093">
          <w:rPr>
            <w:b/>
            <w:rPrChange w:id="1650" w:author="UPC" w:date="2015-05-06T08:11:00Z">
              <w:rPr/>
            </w:rPrChange>
          </w:rPr>
          <w:instrText xml:space="preserve"> REF _Ref418057532 \h </w:instrText>
        </w:r>
      </w:ins>
      <w:r w:rsidR="008A2CB7" w:rsidRPr="00CC7093">
        <w:rPr>
          <w:b/>
        </w:rPr>
        <w:instrText xml:space="preserve"> \* MERGEFORMAT </w:instrText>
      </w:r>
      <w:r w:rsidR="008A2CB7" w:rsidRPr="00CC7093">
        <w:rPr>
          <w:b/>
          <w:rPrChange w:id="1651" w:author="UPC" w:date="2015-05-06T08:11:00Z">
            <w:rPr>
              <w:b/>
            </w:rPr>
          </w:rPrChange>
        </w:rPr>
      </w:r>
      <w:r w:rsidR="008A2CB7" w:rsidRPr="00CC7093">
        <w:rPr>
          <w:b/>
          <w:rPrChange w:id="1652" w:author="UPC" w:date="2015-05-06T08:11:00Z">
            <w:rPr/>
          </w:rPrChange>
        </w:rPr>
        <w:fldChar w:fldCharType="separate"/>
      </w:r>
      <w:ins w:id="1653" w:author="UPC" w:date="2015-05-06T10:51:00Z">
        <w:r w:rsidR="00D367B5" w:rsidRPr="00D367B5">
          <w:rPr>
            <w:b/>
            <w:rPrChange w:id="1654" w:author="UPC" w:date="2015-05-06T10:51:00Z">
              <w:rPr/>
            </w:rPrChange>
          </w:rPr>
          <w:t>Aplicació Visor com a servidor de recursos</w:t>
        </w:r>
      </w:ins>
      <w:ins w:id="1655" w:author="UPC" w:date="2015-04-29T07:56:00Z">
        <w:r w:rsidR="008A2CB7" w:rsidRPr="00CC7093">
          <w:rPr>
            <w:b/>
            <w:rPrChange w:id="1656" w:author="UPC" w:date="2015-05-06T08:11:00Z">
              <w:rPr/>
            </w:rPrChange>
          </w:rPr>
          <w:fldChar w:fldCharType="end"/>
        </w:r>
      </w:ins>
      <w:ins w:id="1657" w:author="UPC" w:date="2015-05-06T08:12:00Z">
        <w:r w:rsidR="00760D4F">
          <w:rPr>
            <w:b/>
          </w:rPr>
          <w:t xml:space="preserve"> </w:t>
        </w:r>
        <w:r w:rsidR="00760D4F">
          <w:t>que serveixen per entender millor la definici</w:t>
        </w:r>
      </w:ins>
      <w:ins w:id="1658" w:author="UPC" w:date="2015-05-06T08:13:00Z">
        <w:r w:rsidR="00760D4F">
          <w:t xml:space="preserve">ó de </w:t>
        </w:r>
        <w:r w:rsidR="00760D4F" w:rsidRPr="00760D4F">
          <w:rPr>
            <w:i/>
            <w:rPrChange w:id="1659" w:author="UPC" w:date="2015-05-06T08:13:00Z">
              <w:rPr/>
            </w:rPrChange>
          </w:rPr>
          <w:t>baseurl</w:t>
        </w:r>
        <w:r w:rsidR="00760D4F">
          <w:t xml:space="preserve"> del següent fragment de codi</w:t>
        </w:r>
      </w:ins>
      <w:ins w:id="1660" w:author="UPC" w:date="2015-04-29T07:56:00Z">
        <w:r w:rsidR="008A2CB7">
          <w:t>.</w:t>
        </w:r>
      </w:ins>
      <w:ins w:id="1661" w:author="UPC" w:date="2015-05-06T08:11:00Z">
        <w:r w:rsidR="00760D4F">
          <w:t xml:space="preserve"> </w:t>
        </w:r>
      </w:ins>
    </w:p>
    <w:p w:rsidR="00334E57" w:rsidDel="00A9639F" w:rsidRDefault="00334E57" w:rsidP="00F8628C">
      <w:pPr>
        <w:rPr>
          <w:del w:id="1662" w:author="UPC" w:date="2015-04-29T07:40:00Z"/>
        </w:rPr>
      </w:pPr>
      <w:del w:id="1663"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664" w:author="UPC" w:date="2015-04-29T07:40:00Z"/>
        </w:rPr>
      </w:pPr>
      <w:del w:id="1665" w:author="UPC" w:date="2015-04-29T07:40:00Z">
        <w:r w:rsidDel="00A9639F">
          <w:rPr>
            <w:noProof/>
            <w:lang w:eastAsia="ca-ES"/>
          </w:rPr>
          <w:drawing>
            <wp:inline distT="0" distB="0" distL="0" distR="0" wp14:anchorId="1FEF20B2" wp14:editId="33C6040A">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666" w:author="UPC" w:date="2015-04-28T16:46:00Z"/>
        </w:rPr>
      </w:pPr>
      <w:del w:id="1667" w:author="UPC" w:date="2015-04-28T16:46:00Z">
        <w:r w:rsidDel="006B5605">
          <w:delText xml:space="preserve">Figura </w:delText>
        </w:r>
        <w:r w:rsidR="00373C1E" w:rsidDel="006B5605">
          <w:rPr>
            <w:b w:val="0"/>
            <w:bCs w:val="0"/>
          </w:rPr>
          <w:fldChar w:fldCharType="begin"/>
        </w:r>
        <w:r w:rsidR="00373C1E" w:rsidDel="006B5605">
          <w:delInstrText xml:space="preserve"> SEQ Figura \* ARABIC </w:delInstrText>
        </w:r>
        <w:r w:rsidR="00373C1E" w:rsidDel="006B5605">
          <w:rPr>
            <w:b w:val="0"/>
            <w:bCs w:val="0"/>
          </w:rPr>
          <w:fldChar w:fldCharType="separate"/>
        </w:r>
        <w:r w:rsidR="00DD31AB" w:rsidDel="006B5605">
          <w:rPr>
            <w:noProof/>
          </w:rPr>
          <w:delText>46</w:delText>
        </w:r>
        <w:r w:rsidR="00373C1E" w:rsidDel="006B5605">
          <w:rPr>
            <w:b w:val="0"/>
            <w:bCs w:val="0"/>
            <w:noProof/>
          </w:rPr>
          <w:fldChar w:fldCharType="end"/>
        </w:r>
        <w:r w:rsidDel="006B5605">
          <w:delText>: Carpeta del servidor</w:delText>
        </w:r>
      </w:del>
    </w:p>
    <w:p w:rsidR="00334E57" w:rsidDel="00A9639F" w:rsidRDefault="00334E57" w:rsidP="00334E57">
      <w:pPr>
        <w:rPr>
          <w:del w:id="1668" w:author="UPC" w:date="2015-04-29T07:40:00Z"/>
        </w:rPr>
      </w:pPr>
      <w:del w:id="1669"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670" w:author="UPC" w:date="2015-04-29T07:40:00Z"/>
        </w:rPr>
      </w:pPr>
      <w:del w:id="1671"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672" w:author="UPC" w:date="2015-04-29T07:40:00Z"/>
        </w:rPr>
      </w:pPr>
      <w:del w:id="1673"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674"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w:t>
            </w:r>
            <w:del w:id="1675" w:author="UPC" w:date="2015-05-06T08:09:00Z">
              <w:r w:rsidDel="00CC7093">
                <w:rPr>
                  <w:i/>
                  <w:iCs/>
                  <w:color w:val="FF00CC"/>
                </w:rPr>
                <w:delText>_resources</w:delText>
              </w:r>
            </w:del>
            <w:r>
              <w:rPr>
                <w:i/>
                <w:iCs/>
                <w:color w:val="FF00CC"/>
              </w:rPr>
              <w:t>/</w:t>
            </w:r>
            <w:ins w:id="1676"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677" w:name="_Toc418672988"/>
      <w:r>
        <w:lastRenderedPageBreak/>
        <w:t xml:space="preserve">Figura </w:t>
      </w:r>
      <w:fldSimple w:instr=" SEQ Figura \* ARABIC ">
        <w:ins w:id="1678" w:author="UPC" w:date="2015-05-06T10:51:00Z">
          <w:r w:rsidR="00D367B5">
            <w:rPr>
              <w:noProof/>
            </w:rPr>
            <w:t>47</w:t>
          </w:r>
        </w:ins>
        <w:del w:id="1679" w:author="UPC" w:date="2015-04-29T07:58:00Z">
          <w:r w:rsidR="00DD31AB" w:rsidDel="00154CE0">
            <w:rPr>
              <w:noProof/>
            </w:rPr>
            <w:delText>47</w:delText>
          </w:r>
        </w:del>
      </w:fldSimple>
      <w:r>
        <w:t xml:space="preserve">: Arxiu </w:t>
      </w:r>
      <w:r w:rsidRPr="00CE1C47">
        <w:rPr>
          <w:i/>
        </w:rPr>
        <w:t>Config.groovy</w:t>
      </w:r>
      <w:r>
        <w:t xml:space="preserve"> per pujar arxius al servidor aplicació gcrrhh</w:t>
      </w:r>
      <w:bookmarkEnd w:id="1677"/>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680" w:name="_Toc418672989"/>
      <w:r>
        <w:t xml:space="preserve">Figura </w:t>
      </w:r>
      <w:fldSimple w:instr=" SEQ Figura \* ARABIC ">
        <w:ins w:id="1681" w:author="UPC" w:date="2015-05-06T10:51:00Z">
          <w:r w:rsidR="00D367B5">
            <w:rPr>
              <w:noProof/>
            </w:rPr>
            <w:t>48</w:t>
          </w:r>
        </w:ins>
        <w:del w:id="1682" w:author="UPC" w:date="2015-04-29T07:58:00Z">
          <w:r w:rsidR="00DD31AB" w:rsidDel="00154CE0">
            <w:rPr>
              <w:noProof/>
            </w:rPr>
            <w:delText>48</w:delText>
          </w:r>
        </w:del>
      </w:fldSimple>
      <w:r>
        <w:t>: Codi GSP per incloure l'espai en la ruta del servidor</w:t>
      </w:r>
      <w:bookmarkEnd w:id="1680"/>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r w:rsidR="00EE07E6">
        <w:fldChar w:fldCharType="begin"/>
      </w:r>
      <w:r w:rsidR="00EE07E6">
        <w:instrText xml:space="preserve"> HYPERLINK "http://ckeditor.com/forums/Support/Having-problems-integrating-Filemanager" </w:instrText>
      </w:r>
      <w:ins w:id="1683" w:author="UPC" w:date="2015-05-06T10:51:00Z"/>
      <w:r w:rsidR="00EE07E6">
        <w:fldChar w:fldCharType="separate"/>
      </w:r>
      <w:r w:rsidR="00526AF1" w:rsidRPr="00641375">
        <w:rPr>
          <w:rStyle w:val="Enlla"/>
        </w:rPr>
        <w:t>http://ckeditor.com/forums/Support/Having-problems-integrating-Filemanager</w:t>
      </w:r>
      <w:r w:rsidR="00EE07E6">
        <w:rPr>
          <w:rStyle w:val="Enlla"/>
        </w:rPr>
        <w:fldChar w:fldCharType="end"/>
      </w:r>
    </w:p>
    <w:p w:rsidR="006A7FE0" w:rsidRDefault="006A7FE0" w:rsidP="006A7FE0">
      <w:pPr>
        <w:pStyle w:val="Ttol4"/>
      </w:pPr>
      <w:bookmarkStart w:id="1684" w:name="_Ref416854126"/>
      <w:bookmarkStart w:id="1685" w:name="_Ref416854127"/>
      <w:bookmarkStart w:id="1686" w:name="_Toc418672862"/>
      <w:r>
        <w:t xml:space="preserve">Modificació </w:t>
      </w:r>
      <w:r w:rsidR="00C57824">
        <w:t xml:space="preserve">al plugin </w:t>
      </w:r>
      <w:r>
        <w:t>de la ruta de pujada d’arxius al servidor</w:t>
      </w:r>
      <w:bookmarkEnd w:id="1684"/>
      <w:bookmarkEnd w:id="1685"/>
      <w:bookmarkEnd w:id="1686"/>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687" w:name="_Toc418672990"/>
      <w:r>
        <w:lastRenderedPageBreak/>
        <w:t xml:space="preserve">Figura </w:t>
      </w:r>
      <w:fldSimple w:instr=" SEQ Figura \* ARABIC ">
        <w:ins w:id="1688" w:author="UPC" w:date="2015-05-06T10:51:00Z">
          <w:r w:rsidR="00D367B5">
            <w:rPr>
              <w:noProof/>
            </w:rPr>
            <w:t>49</w:t>
          </w:r>
        </w:ins>
        <w:del w:id="1689" w:author="UPC" w:date="2015-04-29T07:58:00Z">
          <w:r w:rsidR="00DD31AB" w:rsidDel="00154CE0">
            <w:rPr>
              <w:noProof/>
            </w:rPr>
            <w:delText>49</w:delText>
          </w:r>
        </w:del>
      </w:fldSimple>
      <w:r>
        <w:t xml:space="preserve">: Ubicació </w:t>
      </w:r>
      <w:r w:rsidRPr="00CE1C47">
        <w:rPr>
          <w:i/>
        </w:rPr>
        <w:t>PathUtils.groovy</w:t>
      </w:r>
      <w:r>
        <w:t xml:space="preserve"> del CKEditor amb la pestanya Navigator</w:t>
      </w:r>
      <w:bookmarkEnd w:id="1687"/>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690" w:author="UPC" w:date="2015-05-06T10:51:00Z">
        <w:r w:rsidR="00D367B5">
          <w:rPr>
            <w:b/>
          </w:rPr>
          <w:t>6.2</w:t>
        </w:r>
      </w:ins>
      <w:del w:id="1691"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692" w:author="UPC" w:date="2015-05-06T10:51:00Z">
        <w:r w:rsidR="00D367B5" w:rsidRPr="00D367B5">
          <w:rPr>
            <w:b/>
            <w:rPrChange w:id="1693" w:author="UPC" w:date="2015-05-06T10:51:00Z">
              <w:rPr/>
            </w:rPrChange>
          </w:rPr>
          <w:t xml:space="preserve">Activar pestanya </w:t>
        </w:r>
        <w:r w:rsidR="00D367B5" w:rsidRPr="00D367B5">
          <w:rPr>
            <w:b/>
            <w:i/>
            <w:rPrChange w:id="1694" w:author="UPC" w:date="2015-05-06T10:51:00Z">
              <w:rPr>
                <w:i/>
              </w:rPr>
            </w:rPrChange>
          </w:rPr>
          <w:t>Navigator</w:t>
        </w:r>
      </w:ins>
      <w:del w:id="1695"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696" w:name="_Toc418672991"/>
      <w:r>
        <w:t xml:space="preserve">Figura </w:t>
      </w:r>
      <w:fldSimple w:instr=" SEQ Figura \* ARABIC ">
        <w:ins w:id="1697" w:author="UPC" w:date="2015-05-06T10:51:00Z">
          <w:r w:rsidR="00D367B5">
            <w:rPr>
              <w:noProof/>
            </w:rPr>
            <w:t>50</w:t>
          </w:r>
        </w:ins>
        <w:del w:id="1698" w:author="UPC" w:date="2015-04-29T07:58:00Z">
          <w:r w:rsidR="00DD31AB" w:rsidDel="00154CE0">
            <w:rPr>
              <w:noProof/>
            </w:rPr>
            <w:delText>50</w:delText>
          </w:r>
        </w:del>
      </w:fldSimple>
      <w:r>
        <w:t xml:space="preserve">: </w:t>
      </w:r>
      <w:r w:rsidRPr="00F31877">
        <w:t xml:space="preserve">Ubicació </w:t>
      </w:r>
      <w:r w:rsidRPr="00CE1C47">
        <w:rPr>
          <w:i/>
        </w:rPr>
        <w:t>PathUtils.groovy</w:t>
      </w:r>
      <w:r w:rsidRPr="00F31877">
        <w:t xml:space="preserve"> del CKEditor </w:t>
      </w:r>
      <w:r>
        <w:t>en el sistema de fitxers</w:t>
      </w:r>
      <w:bookmarkEnd w:id="1696"/>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699" w:name="_Toc418672992"/>
      <w:r>
        <w:t xml:space="preserve">Figura </w:t>
      </w:r>
      <w:fldSimple w:instr=" SEQ Figura \* ARABIC ">
        <w:ins w:id="1700" w:author="UPC" w:date="2015-05-06T10:51:00Z">
          <w:r w:rsidR="00D367B5">
            <w:rPr>
              <w:noProof/>
            </w:rPr>
            <w:t>51</w:t>
          </w:r>
        </w:ins>
        <w:del w:id="1701" w:author="UPC" w:date="2015-04-29T07:58:00Z">
          <w:r w:rsidR="00DD31AB" w:rsidDel="00154CE0">
            <w:rPr>
              <w:noProof/>
            </w:rPr>
            <w:delText>51</w:delText>
          </w:r>
        </w:del>
      </w:fldSimple>
      <w:r>
        <w:t xml:space="preserve">: Modificació al fitxer </w:t>
      </w:r>
      <w:r w:rsidRPr="00CE1C47">
        <w:rPr>
          <w:i/>
        </w:rPr>
        <w:t>PathUtils.groovy</w:t>
      </w:r>
      <w:r>
        <w:t xml:space="preserve"> per eliminar la capeta </w:t>
      </w:r>
      <w:r w:rsidRPr="005E1C7A">
        <w:rPr>
          <w:i/>
        </w:rPr>
        <w:t>File/Image</w:t>
      </w:r>
      <w:bookmarkEnd w:id="1699"/>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702" w:name="_Ref416854128"/>
      <w:bookmarkStart w:id="1703" w:name="_Ref416854129"/>
      <w:bookmarkStart w:id="1704" w:name="_Toc418672863"/>
      <w:r>
        <w:t>Codemirror per a rich editor</w:t>
      </w:r>
      <w:bookmarkEnd w:id="1702"/>
      <w:bookmarkEnd w:id="1703"/>
      <w:bookmarkEnd w:id="1704"/>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r w:rsidR="00EE07E6">
        <w:fldChar w:fldCharType="begin"/>
      </w:r>
      <w:r w:rsidR="00EE07E6">
        <w:instrText xml:space="preserve"> HYPERLINK "http://ckeditor.com/addon/codemirror" </w:instrText>
      </w:r>
      <w:ins w:id="1705" w:author="UPC" w:date="2015-05-06T10:51:00Z"/>
      <w:r w:rsidR="00EE07E6">
        <w:fldChar w:fldCharType="separate"/>
      </w:r>
      <w:r w:rsidRPr="005179C4">
        <w:rPr>
          <w:rStyle w:val="Enlla"/>
        </w:rPr>
        <w:t>http://ckeditor.com/addon/codemirror</w:t>
      </w:r>
      <w:r w:rsidR="00EE07E6">
        <w:rPr>
          <w:rStyle w:val="Enlla"/>
        </w:rPr>
        <w:fldChar w:fldCharType="end"/>
      </w:r>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33" o:title=""/>
          </v:shape>
          <o:OLEObject Type="Embed" ProgID="Package" ShapeID="_x0000_i1030" DrawAspect="Icon" ObjectID="_1492414792" r:id="rId34"/>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r w:rsidR="00EE07E6">
        <w:fldChar w:fldCharType="begin"/>
      </w:r>
      <w:r w:rsidR="00EE07E6">
        <w:instrText xml:space="preserve"> HYPERLINK \l "_Activar_pestanya_Navigator" </w:instrText>
      </w:r>
      <w:ins w:id="1706" w:author="UPC" w:date="2015-05-06T10:51:00Z"/>
      <w:r w:rsidR="00EE07E6">
        <w:fldChar w:fldCharType="separate"/>
      </w:r>
      <w:r w:rsidR="005A165C" w:rsidRPr="009B111D">
        <w:rPr>
          <w:rStyle w:val="Enlla"/>
          <w:i/>
        </w:rPr>
        <w:t>Navigator</w:t>
      </w:r>
      <w:r w:rsidR="00EE07E6">
        <w:rPr>
          <w:rStyle w:val="Enlla"/>
          <w:i/>
        </w:rPr>
        <w:fldChar w:fldCharType="end"/>
      </w:r>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707" w:name="_Toc418672993"/>
      <w:r>
        <w:t xml:space="preserve">Figura </w:t>
      </w:r>
      <w:fldSimple w:instr=" SEQ Figura \* ARABIC ">
        <w:ins w:id="1708" w:author="UPC" w:date="2015-05-06T10:51:00Z">
          <w:r w:rsidR="00D367B5">
            <w:rPr>
              <w:noProof/>
            </w:rPr>
            <w:t>52</w:t>
          </w:r>
        </w:ins>
        <w:del w:id="1709" w:author="UPC" w:date="2015-04-29T07:58:00Z">
          <w:r w:rsidR="00DD31AB" w:rsidDel="00154CE0">
            <w:rPr>
              <w:noProof/>
            </w:rPr>
            <w:delText>52</w:delText>
          </w:r>
        </w:del>
      </w:fldSimple>
      <w:r>
        <w:t>: Arxiu config.js per fer servir Codemirror al CKEditor</w:t>
      </w:r>
      <w:bookmarkEnd w:id="1707"/>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710" w:name="_Toc418672994"/>
      <w:r>
        <w:t xml:space="preserve">Figura </w:t>
      </w:r>
      <w:fldSimple w:instr=" SEQ Figura \* ARABIC ">
        <w:ins w:id="1711" w:author="UPC" w:date="2015-05-06T10:51:00Z">
          <w:r w:rsidR="00D367B5">
            <w:rPr>
              <w:noProof/>
            </w:rPr>
            <w:t>53</w:t>
          </w:r>
        </w:ins>
        <w:del w:id="1712" w:author="UPC" w:date="2015-04-29T07:58:00Z">
          <w:r w:rsidR="00DD31AB" w:rsidDel="00154CE0">
            <w:rPr>
              <w:noProof/>
            </w:rPr>
            <w:delText>53</w:delText>
          </w:r>
        </w:del>
      </w:fldSimple>
      <w:r>
        <w:t>: Botons adicionals a CKEditor deguts a Codemirror</w:t>
      </w:r>
      <w:bookmarkEnd w:id="1710"/>
    </w:p>
    <w:p w:rsidR="008E6C56" w:rsidRDefault="008E6C56" w:rsidP="008E6C56">
      <w:pPr>
        <w:pStyle w:val="Ttol3"/>
      </w:pPr>
      <w:bookmarkStart w:id="1713" w:name="_Codemirror_per_a"/>
      <w:bookmarkStart w:id="1714" w:name="_Toc418672864"/>
      <w:bookmarkEnd w:id="1713"/>
      <w:r w:rsidRPr="008E6C56">
        <w:t xml:space="preserve">Codemirror </w:t>
      </w:r>
      <w:r w:rsidR="0072477E">
        <w:t>per a</w:t>
      </w:r>
      <w:r w:rsidRPr="008E6C56">
        <w:t xml:space="preserve"> non-rich editor</w:t>
      </w:r>
      <w:bookmarkEnd w:id="1714"/>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367B5">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715" w:author="UPC" w:date="2015-05-06T10:51:00Z">
        <w:r w:rsidR="00D367B5" w:rsidRPr="00D367B5">
          <w:rPr>
            <w:b/>
            <w:rPrChange w:id="1716" w:author="UPC" w:date="2015-05-06T10:51:00Z">
              <w:rPr/>
            </w:rPrChange>
          </w:rPr>
          <w:t>Indentació del codi HTML a l'enviar les dades al controlador</w:t>
        </w:r>
      </w:ins>
      <w:del w:id="1717"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718" w:name="_Toc418672865"/>
      <w:r>
        <w:t xml:space="preserve">Instal·lació </w:t>
      </w:r>
      <w:r w:rsidR="00927473">
        <w:t xml:space="preserve">de </w:t>
      </w:r>
      <w:r>
        <w:t>Codemirror per a non-rich editor</w:t>
      </w:r>
      <w:bookmarkEnd w:id="1718"/>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r w:rsidR="00EE07E6">
        <w:fldChar w:fldCharType="begin"/>
      </w:r>
      <w:r w:rsidR="00EE07E6">
        <w:instrText xml:space="preserve"> HYPERLINK "https://codemirror.net/" </w:instrText>
      </w:r>
      <w:ins w:id="1719" w:author="UPC" w:date="2015-05-06T10:51:00Z"/>
      <w:r w:rsidR="00EE07E6">
        <w:fldChar w:fldCharType="separate"/>
      </w:r>
      <w:r w:rsidRPr="00641375">
        <w:rPr>
          <w:rStyle w:val="Enlla"/>
        </w:rPr>
        <w:t>https://codemirror.net/</w:t>
      </w:r>
      <w:r w:rsidR="00EE07E6">
        <w:rPr>
          <w:rStyle w:val="Enlla"/>
        </w:rPr>
        <w:fldChar w:fldCharType="end"/>
      </w:r>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720" w:name="_Toc418672995"/>
      <w:r>
        <w:t xml:space="preserve">Figura </w:t>
      </w:r>
      <w:fldSimple w:instr=" SEQ Figura \* ARABIC ">
        <w:ins w:id="1721" w:author="UPC" w:date="2015-05-06T10:51:00Z">
          <w:r w:rsidR="00D367B5">
            <w:rPr>
              <w:noProof/>
            </w:rPr>
            <w:t>54</w:t>
          </w:r>
        </w:ins>
        <w:del w:id="1722" w:author="UPC" w:date="2015-04-29T07:58:00Z">
          <w:r w:rsidR="00DD31AB" w:rsidDel="00154CE0">
            <w:rPr>
              <w:noProof/>
            </w:rPr>
            <w:delText>54</w:delText>
          </w:r>
        </w:del>
      </w:fldSimple>
      <w:r>
        <w:t>: Afegir llibreries Codemirror</w:t>
      </w:r>
      <w:r>
        <w:rPr>
          <w:noProof/>
        </w:rPr>
        <w:t xml:space="preserve"> non-rich editor</w:t>
      </w:r>
      <w:bookmarkEnd w:id="1720"/>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723" w:name="_Toc418672996"/>
      <w:r>
        <w:lastRenderedPageBreak/>
        <w:t xml:space="preserve">Figura </w:t>
      </w:r>
      <w:fldSimple w:instr=" SEQ Figura \* ARABIC ">
        <w:ins w:id="1724" w:author="UPC" w:date="2015-05-06T10:51:00Z">
          <w:r w:rsidR="00D367B5">
            <w:rPr>
              <w:noProof/>
            </w:rPr>
            <w:t>55</w:t>
          </w:r>
        </w:ins>
        <w:del w:id="1725" w:author="UPC" w:date="2015-04-29T07:58:00Z">
          <w:r w:rsidR="00DD31AB" w:rsidDel="00154CE0">
            <w:rPr>
              <w:noProof/>
            </w:rPr>
            <w:delText>55</w:delText>
          </w:r>
        </w:del>
      </w:fldSimple>
      <w:r>
        <w:t>: Codi Javascript per a Codemirror non-rich editor</w:t>
      </w:r>
      <w:bookmarkEnd w:id="1723"/>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726" w:name="_Toc418672997"/>
      <w:r>
        <w:t xml:space="preserve">Figura </w:t>
      </w:r>
      <w:fldSimple w:instr=" SEQ Figura \* ARABIC ">
        <w:ins w:id="1727" w:author="UPC" w:date="2015-05-06T10:51:00Z">
          <w:r w:rsidR="00D367B5">
            <w:rPr>
              <w:noProof/>
            </w:rPr>
            <w:t>56</w:t>
          </w:r>
        </w:ins>
        <w:del w:id="1728" w:author="UPC" w:date="2015-04-29T07:58:00Z">
          <w:r w:rsidR="00DD31AB" w:rsidDel="00154CE0">
            <w:rPr>
              <w:noProof/>
            </w:rPr>
            <w:delText>56</w:delText>
          </w:r>
        </w:del>
      </w:fldSimple>
      <w:r>
        <w:t xml:space="preserve">: Afegir un </w:t>
      </w:r>
      <w:r w:rsidRPr="00C32769">
        <w:rPr>
          <w:i/>
        </w:rPr>
        <w:t>theme</w:t>
      </w:r>
      <w:r>
        <w:t xml:space="preserve"> a Codemirror non-rich editor</w:t>
      </w:r>
      <w:bookmarkEnd w:id="1726"/>
    </w:p>
    <w:p w:rsidR="00A81349" w:rsidRDefault="00A81349" w:rsidP="00A81349">
      <w:pPr>
        <w:pStyle w:val="Ttol4"/>
      </w:pPr>
      <w:bookmarkStart w:id="1729" w:name="_Toc418672866"/>
      <w:r>
        <w:t>Exemple bàsic de Codemirror per a non-rich editor</w:t>
      </w:r>
      <w:bookmarkEnd w:id="1729"/>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730" w:name="_Toc418672998"/>
      <w:r>
        <w:lastRenderedPageBreak/>
        <w:t xml:space="preserve">Figura </w:t>
      </w:r>
      <w:fldSimple w:instr=" SEQ Figura \* ARABIC ">
        <w:ins w:id="1731" w:author="UPC" w:date="2015-05-06T10:51:00Z">
          <w:r w:rsidR="00D367B5">
            <w:rPr>
              <w:noProof/>
            </w:rPr>
            <w:t>57</w:t>
          </w:r>
        </w:ins>
        <w:del w:id="1732" w:author="UPC" w:date="2015-04-29T07:58:00Z">
          <w:r w:rsidR="00DD31AB" w:rsidDel="00154CE0">
            <w:rPr>
              <w:noProof/>
            </w:rPr>
            <w:delText>57</w:delText>
          </w:r>
        </w:del>
      </w:fldSimple>
      <w:r>
        <w:t xml:space="preserve">: </w:t>
      </w:r>
      <w:r w:rsidRPr="00DE41B7">
        <w:t>Exemple bàsic de Codemirror per a non-rich editor</w:t>
      </w:r>
      <w:bookmarkEnd w:id="1730"/>
    </w:p>
    <w:p w:rsidR="00780EC2" w:rsidRDefault="00780EC2" w:rsidP="00857D29">
      <w:r>
        <w:t xml:space="preserve">Dintre del codi Javascript es poden afegir més opcions que es poden consultar a </w:t>
      </w:r>
      <w:r w:rsidR="00EE07E6">
        <w:fldChar w:fldCharType="begin"/>
      </w:r>
      <w:r w:rsidR="00EE07E6">
        <w:instrText xml:space="preserve"> HYPERLINK "https://codemirror.net/doc/manual.html" \l "config" </w:instrText>
      </w:r>
      <w:ins w:id="1733" w:author="UPC" w:date="2015-05-06T10:51:00Z"/>
      <w:r w:rsidR="00EE07E6">
        <w:fldChar w:fldCharType="separate"/>
      </w:r>
      <w:r w:rsidRPr="00641375">
        <w:rPr>
          <w:rStyle w:val="Enlla"/>
        </w:rPr>
        <w:t>https://codemirror.net/doc/manual.html#config</w:t>
      </w:r>
      <w:r w:rsidR="00EE07E6">
        <w:rPr>
          <w:rStyle w:val="Enlla"/>
        </w:rPr>
        <w:fldChar w:fldCharType="end"/>
      </w:r>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734" w:name="_Toc418672999"/>
      <w:r>
        <w:t xml:space="preserve">Figura </w:t>
      </w:r>
      <w:fldSimple w:instr=" SEQ Figura \* ARABIC ">
        <w:ins w:id="1735" w:author="UPC" w:date="2015-05-06T10:51:00Z">
          <w:r w:rsidR="00D367B5">
            <w:rPr>
              <w:noProof/>
            </w:rPr>
            <w:t>58</w:t>
          </w:r>
        </w:ins>
        <w:del w:id="1736" w:author="UPC" w:date="2015-04-29T07:58:00Z">
          <w:r w:rsidR="00DD31AB" w:rsidDel="00154CE0">
            <w:rPr>
              <w:noProof/>
            </w:rPr>
            <w:delText>58</w:delText>
          </w:r>
        </w:del>
      </w:fldSimple>
      <w:r>
        <w:t xml:space="preserve">: </w:t>
      </w:r>
      <w:r w:rsidRPr="00DE41B7">
        <w:t>Exemple bàsic de Codemirror per a non-rich editor</w:t>
      </w:r>
      <w:r>
        <w:t xml:space="preserve"> en un Text Area</w:t>
      </w:r>
      <w:bookmarkEnd w:id="1734"/>
    </w:p>
    <w:p w:rsidR="00A81349" w:rsidRDefault="00A81349" w:rsidP="00A81349">
      <w:pPr>
        <w:pStyle w:val="Ttol4"/>
      </w:pPr>
      <w:bookmarkStart w:id="1737" w:name="_Toc418672867"/>
      <w:r>
        <w:t>Ús de Codemirror per a non-rich editor en l’aplicació Editor</w:t>
      </w:r>
      <w:bookmarkEnd w:id="1737"/>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738" w:name="_Toc418673000"/>
      <w:r>
        <w:lastRenderedPageBreak/>
        <w:t xml:space="preserve">Figura </w:t>
      </w:r>
      <w:fldSimple w:instr=" SEQ Figura \* ARABIC ">
        <w:ins w:id="1739" w:author="UPC" w:date="2015-05-06T10:51:00Z">
          <w:r w:rsidR="00D367B5">
            <w:rPr>
              <w:noProof/>
            </w:rPr>
            <w:t>59</w:t>
          </w:r>
        </w:ins>
        <w:del w:id="1740" w:author="UPC" w:date="2015-04-29T07:58:00Z">
          <w:r w:rsidR="00DD31AB" w:rsidDel="00154CE0">
            <w:rPr>
              <w:noProof/>
            </w:rPr>
            <w:delText>59</w:delText>
          </w:r>
        </w:del>
      </w:fldSimple>
      <w:r>
        <w:t>: Codemirror en non-rich editor per l'aplicació gcrrhh</w:t>
      </w:r>
      <w:bookmarkEnd w:id="1738"/>
    </w:p>
    <w:p w:rsidR="00E26F07" w:rsidRDefault="008F52E6" w:rsidP="00C54727">
      <w:pPr>
        <w:pStyle w:val="Ttol3"/>
      </w:pPr>
      <w:bookmarkStart w:id="1741" w:name="_Toc418672868"/>
      <w:r>
        <w:t>S</w:t>
      </w:r>
      <w:r w:rsidR="00E26F07">
        <w:t>olució de problemes</w:t>
      </w:r>
      <w:bookmarkEnd w:id="1741"/>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742" w:name="_Ref416934104"/>
      <w:bookmarkStart w:id="1743" w:name="_Ref416934108"/>
      <w:bookmarkStart w:id="1744" w:name="_Toc418672869"/>
      <w:r>
        <w:lastRenderedPageBreak/>
        <w:t>Generació de</w:t>
      </w:r>
      <w:r w:rsidR="00157F42">
        <w:t xml:space="preserve"> </w:t>
      </w:r>
      <w:r>
        <w:t>l</w:t>
      </w:r>
      <w:r w:rsidR="00157F42">
        <w:t xml:space="preserve">’arxiu </w:t>
      </w:r>
      <w:r>
        <w:t>WAR</w:t>
      </w:r>
      <w:bookmarkEnd w:id="1742"/>
      <w:bookmarkEnd w:id="1743"/>
      <w:bookmarkEnd w:id="1744"/>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745" w:name="_Toc418673001"/>
      <w:r w:rsidR="0014326F">
        <w:t xml:space="preserve">Figura </w:t>
      </w:r>
      <w:fldSimple w:instr=" SEQ Figura \* ARABIC ">
        <w:ins w:id="1746" w:author="UPC" w:date="2015-05-06T10:51:00Z">
          <w:r w:rsidR="00D367B5">
            <w:rPr>
              <w:noProof/>
            </w:rPr>
            <w:t>60</w:t>
          </w:r>
        </w:ins>
        <w:del w:id="1747" w:author="UPC" w:date="2015-04-29T07:58:00Z">
          <w:r w:rsidR="00DD31AB" w:rsidDel="00154CE0">
            <w:rPr>
              <w:noProof/>
            </w:rPr>
            <w:delText>60</w:delText>
          </w:r>
        </w:del>
      </w:fldSimple>
      <w:r w:rsidR="0014326F">
        <w:t xml:space="preserve">: Arxiu </w:t>
      </w:r>
      <w:r w:rsidR="0014326F" w:rsidRPr="003A4053">
        <w:rPr>
          <w:i/>
        </w:rPr>
        <w:t>BuildConfig.groovy</w:t>
      </w:r>
      <w:r w:rsidR="0014326F">
        <w:t xml:space="preserve"> per generar el WAR amb un projecte amb CKEditor</w:t>
      </w:r>
      <w:bookmarkEnd w:id="1745"/>
    </w:p>
    <w:p w:rsidR="004B4C50" w:rsidRDefault="004B4C50" w:rsidP="004B4C50">
      <w:pPr>
        <w:pStyle w:val="Ttol4"/>
      </w:pPr>
      <w:bookmarkStart w:id="1748" w:name="_Ref416864438"/>
      <w:bookmarkStart w:id="1749" w:name="_Ref416864441"/>
      <w:bookmarkStart w:id="1750" w:name="_Toc418672870"/>
      <w:r>
        <w:t xml:space="preserve">CKEditor esborra </w:t>
      </w:r>
      <w:r w:rsidR="004F1617">
        <w:t xml:space="preserve">els </w:t>
      </w:r>
      <w:r>
        <w:t xml:space="preserve">estils </w:t>
      </w:r>
      <w:r w:rsidR="004F1617">
        <w:t xml:space="preserve">i atributs </w:t>
      </w:r>
      <w:r>
        <w:t>dels elements HTML</w:t>
      </w:r>
      <w:bookmarkEnd w:id="1748"/>
      <w:bookmarkEnd w:id="1749"/>
      <w:bookmarkEnd w:id="1750"/>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751" w:name="_Toc418673002"/>
      <w:r>
        <w:t xml:space="preserve">Figura </w:t>
      </w:r>
      <w:fldSimple w:instr=" SEQ Figura \* ARABIC ">
        <w:ins w:id="1752" w:author="UPC" w:date="2015-05-06T10:51:00Z">
          <w:r w:rsidR="00D367B5">
            <w:rPr>
              <w:noProof/>
            </w:rPr>
            <w:t>61</w:t>
          </w:r>
        </w:ins>
        <w:del w:id="1753" w:author="UPC" w:date="2015-04-29T07:58:00Z">
          <w:r w:rsidR="00DD31AB" w:rsidDel="00154CE0">
            <w:rPr>
              <w:noProof/>
            </w:rPr>
            <w:delText>61</w:delText>
          </w:r>
        </w:del>
      </w:fldSimple>
      <w:r>
        <w:t>: Exemple codi HTML/GSP amb estils i atributs que es perden per culpa de CKEditor</w:t>
      </w:r>
      <w:bookmarkEnd w:id="1751"/>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754" w:name="_Toc418673003"/>
      <w:r>
        <w:t xml:space="preserve">Figura </w:t>
      </w:r>
      <w:fldSimple w:instr=" SEQ Figura \* ARABIC ">
        <w:ins w:id="1755" w:author="UPC" w:date="2015-05-06T10:51:00Z">
          <w:r w:rsidR="00D367B5">
            <w:rPr>
              <w:noProof/>
            </w:rPr>
            <w:t>62</w:t>
          </w:r>
        </w:ins>
        <w:del w:id="1756" w:author="UPC" w:date="2015-04-29T07:58:00Z">
          <w:r w:rsidR="00DD31AB" w:rsidDel="00154CE0">
            <w:rPr>
              <w:noProof/>
            </w:rPr>
            <w:delText>62</w:delText>
          </w:r>
        </w:del>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754"/>
    </w:p>
    <w:p w:rsidR="0079512D" w:rsidRDefault="0079512D" w:rsidP="00202D45">
      <w:pPr>
        <w:rPr>
          <w:rStyle w:val="Enlla"/>
        </w:rPr>
      </w:pPr>
      <w:r>
        <w:t xml:space="preserve">Referència: </w:t>
      </w:r>
      <w:r w:rsidR="00EE07E6">
        <w:fldChar w:fldCharType="begin"/>
      </w:r>
      <w:r w:rsidR="00EE07E6">
        <w:instrText xml:space="preserve"> HYPERLINK "http://stackoverflow.com/questions/15659390/ckeditor-automatically-strips-classes-from-div" </w:instrText>
      </w:r>
      <w:ins w:id="1757" w:author="UPC" w:date="2015-05-06T10:51:00Z"/>
      <w:r w:rsidR="00EE07E6">
        <w:fldChar w:fldCharType="separate"/>
      </w:r>
      <w:r w:rsidRPr="005317BF">
        <w:rPr>
          <w:rStyle w:val="Enlla"/>
        </w:rPr>
        <w:t>http://stackoverflow.com/questions/15659390/ckeditor-automatically-strips-classes-from-div</w:t>
      </w:r>
      <w:r w:rsidR="00EE07E6">
        <w:rPr>
          <w:rStyle w:val="Enlla"/>
        </w:rPr>
        <w:fldChar w:fldCharType="end"/>
      </w:r>
    </w:p>
    <w:p w:rsidR="00ED4ECA" w:rsidRDefault="00ED4ECA" w:rsidP="00ED4ECA">
      <w:pPr>
        <w:pStyle w:val="Ttol4"/>
      </w:pPr>
      <w:bookmarkStart w:id="1758" w:name="_Toc418672871"/>
      <w:r>
        <w:lastRenderedPageBreak/>
        <w:t>CKEditor/Text</w:t>
      </w:r>
      <w:r w:rsidR="005B621A">
        <w:t xml:space="preserve"> </w:t>
      </w:r>
      <w:r>
        <w:t>Area afegeix espais i tabulacions</w:t>
      </w:r>
      <w:bookmarkEnd w:id="1758"/>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4E95B006" wp14:editId="5F8EBF7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759" w:name="_Toc418672927"/>
      <w:r>
        <w:t xml:space="preserve">Imatge </w:t>
      </w:r>
      <w:fldSimple w:instr=" SEQ Imatge \* ARABIC ">
        <w:ins w:id="1760" w:author="UPC" w:date="2015-05-06T10:51:00Z">
          <w:r w:rsidR="00D367B5">
            <w:rPr>
              <w:noProof/>
            </w:rPr>
            <w:t>10</w:t>
          </w:r>
        </w:ins>
        <w:del w:id="1761" w:author="UPC" w:date="2015-04-28T16:46:00Z">
          <w:r w:rsidR="00AF455E" w:rsidDel="006B5605">
            <w:rPr>
              <w:noProof/>
            </w:rPr>
            <w:delText>10</w:delText>
          </w:r>
        </w:del>
      </w:fldSimple>
      <w:r>
        <w:t>: Espais/tabulacions afegides en l'editor de codi HTML/GSP</w:t>
      </w:r>
      <w:bookmarkEnd w:id="1759"/>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762" w:name="_Toc418673004"/>
      <w:r>
        <w:t xml:space="preserve">Figura </w:t>
      </w:r>
      <w:fldSimple w:instr=" SEQ Figura \* ARABIC ">
        <w:ins w:id="1763" w:author="UPC" w:date="2015-05-06T10:51:00Z">
          <w:r w:rsidR="00D367B5">
            <w:rPr>
              <w:noProof/>
            </w:rPr>
            <w:t>63</w:t>
          </w:r>
        </w:ins>
        <w:del w:id="1764" w:author="UPC" w:date="2015-04-29T07:58:00Z">
          <w:r w:rsidR="00DD31AB" w:rsidDel="00154CE0">
            <w:rPr>
              <w:noProof/>
            </w:rPr>
            <w:delText>63</w:delText>
          </w:r>
        </w:del>
      </w:fldSimple>
      <w:r>
        <w:t>: Codi GSP que provoca e</w:t>
      </w:r>
      <w:r w:rsidRPr="00312F9B">
        <w:t>spais/tabulacions afegides en l'editor de codi HTML/GSP</w:t>
      </w:r>
      <w:bookmarkEnd w:id="1762"/>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765" w:name="_Toc418672872"/>
      <w:r>
        <w:t>L’editor del CKEditor no apareix al navegador</w:t>
      </w:r>
      <w:bookmarkEnd w:id="1765"/>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766" w:name="_Toc418672873"/>
      <w:r>
        <w:t>Més opcions per l’arxiu config.js</w:t>
      </w:r>
      <w:bookmarkEnd w:id="1766"/>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767" w:name="_Toc418672874"/>
      <w:r>
        <w:t>Creació d’un botó de la barra d’eines</w:t>
      </w:r>
      <w:bookmarkEnd w:id="1767"/>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768" w:name="_Toc418672875"/>
      <w:r>
        <w:lastRenderedPageBreak/>
        <w:t>Aplicació Visor (rrhh)</w:t>
      </w:r>
      <w:bookmarkEnd w:id="1768"/>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769" w:name="_Toc418672876"/>
      <w:r>
        <w:t>Mapejat del domini</w:t>
      </w:r>
      <w:bookmarkEnd w:id="1769"/>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253A6DA" wp14:editId="5E34A746">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770" w:name="_Toc418672928"/>
      <w:r>
        <w:t xml:space="preserve">Imatge </w:t>
      </w:r>
      <w:fldSimple w:instr=" SEQ Imatge \* ARABIC ">
        <w:ins w:id="1771" w:author="UPC" w:date="2015-05-06T10:51:00Z">
          <w:r w:rsidR="00D367B5">
            <w:rPr>
              <w:noProof/>
            </w:rPr>
            <w:t>11</w:t>
          </w:r>
        </w:ins>
        <w:del w:id="1772" w:author="UPC" w:date="2015-04-28T16:46:00Z">
          <w:r w:rsidR="00AF455E" w:rsidDel="006B5605">
            <w:rPr>
              <w:noProof/>
            </w:rPr>
            <w:delText>11</w:delText>
          </w:r>
        </w:del>
      </w:fldSimple>
      <w:r>
        <w:t>: Taules de Continguts i Templ</w:t>
      </w:r>
      <w:r w:rsidR="00FC435E">
        <w:t>a</w:t>
      </w:r>
      <w:r>
        <w:t>tes</w:t>
      </w:r>
      <w:bookmarkEnd w:id="1770"/>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773" w:name="_Ref417028202"/>
      <w:bookmarkStart w:id="1774" w:name="_Toc418673005"/>
      <w:r>
        <w:lastRenderedPageBreak/>
        <w:t xml:space="preserve">Figura </w:t>
      </w:r>
      <w:fldSimple w:instr=" SEQ Figura \* ARABIC ">
        <w:ins w:id="1775" w:author="UPC" w:date="2015-05-06T10:51:00Z">
          <w:r w:rsidR="00D367B5">
            <w:rPr>
              <w:noProof/>
            </w:rPr>
            <w:t>64</w:t>
          </w:r>
        </w:ins>
        <w:del w:id="1776" w:author="UPC" w:date="2015-04-29T07:58:00Z">
          <w:r w:rsidR="00DD31AB" w:rsidDel="00154CE0">
            <w:rPr>
              <w:noProof/>
            </w:rPr>
            <w:delText>64</w:delText>
          </w:r>
        </w:del>
      </w:fldSimple>
      <w:r>
        <w:t>: Taula de Continguts mapejada a l'aplicació Visor</w:t>
      </w:r>
      <w:bookmarkEnd w:id="1773"/>
      <w:bookmarkEnd w:id="1774"/>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777" w:name="_Ref417028220"/>
      <w:bookmarkStart w:id="1778" w:name="_Toc418673006"/>
      <w:r>
        <w:lastRenderedPageBreak/>
        <w:t xml:space="preserve">Figura </w:t>
      </w:r>
      <w:fldSimple w:instr=" SEQ Figura \* ARABIC ">
        <w:ins w:id="1779" w:author="UPC" w:date="2015-05-06T10:51:00Z">
          <w:r w:rsidR="00D367B5">
            <w:rPr>
              <w:noProof/>
            </w:rPr>
            <w:t>65</w:t>
          </w:r>
        </w:ins>
        <w:del w:id="1780" w:author="UPC" w:date="2015-04-29T07:58:00Z">
          <w:r w:rsidR="00DD31AB" w:rsidDel="00154CE0">
            <w:rPr>
              <w:noProof/>
            </w:rPr>
            <w:delText>65</w:delText>
          </w:r>
        </w:del>
      </w:fldSimple>
      <w:r>
        <w:t>: Taula de Templates mapejada a l'aplicació Visor</w:t>
      </w:r>
      <w:bookmarkEnd w:id="1777"/>
      <w:bookmarkEnd w:id="1778"/>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781" w:author="UPC" w:date="2015-05-06T10:51:00Z">
        <w:r w:rsidR="00D367B5" w:rsidRPr="00D367B5">
          <w:rPr>
            <w:b/>
            <w:rPrChange w:id="1782" w:author="UPC" w:date="2015-05-06T10:51:00Z">
              <w:rPr/>
            </w:rPrChange>
          </w:rPr>
          <w:t xml:space="preserve">Figura </w:t>
        </w:r>
        <w:r w:rsidR="00D367B5" w:rsidRPr="00D367B5">
          <w:rPr>
            <w:b/>
            <w:noProof/>
            <w:rPrChange w:id="1783" w:author="UPC" w:date="2015-05-06T10:51:00Z">
              <w:rPr>
                <w:noProof/>
              </w:rPr>
            </w:rPrChange>
          </w:rPr>
          <w:t>64</w:t>
        </w:r>
        <w:r w:rsidR="00D367B5" w:rsidRPr="00D367B5">
          <w:rPr>
            <w:b/>
            <w:rPrChange w:id="1784" w:author="UPC" w:date="2015-05-06T10:51:00Z">
              <w:rPr/>
            </w:rPrChange>
          </w:rPr>
          <w:t>: Taula de Continguts mapejada a l'aplicació Visor</w:t>
        </w:r>
      </w:ins>
      <w:del w:id="1785"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786" w:author="UPC" w:date="2015-05-06T10:51:00Z">
        <w:r w:rsidR="00D367B5" w:rsidRPr="00D367B5">
          <w:rPr>
            <w:b/>
            <w:rPrChange w:id="1787" w:author="UPC" w:date="2015-05-06T10:51:00Z">
              <w:rPr/>
            </w:rPrChange>
          </w:rPr>
          <w:t xml:space="preserve">Figura </w:t>
        </w:r>
        <w:r w:rsidR="00D367B5" w:rsidRPr="00D367B5">
          <w:rPr>
            <w:b/>
            <w:noProof/>
            <w:rPrChange w:id="1788" w:author="UPC" w:date="2015-05-06T10:51:00Z">
              <w:rPr>
                <w:noProof/>
              </w:rPr>
            </w:rPrChange>
          </w:rPr>
          <w:t>65</w:t>
        </w:r>
        <w:r w:rsidR="00D367B5" w:rsidRPr="00D367B5">
          <w:rPr>
            <w:b/>
            <w:rPrChange w:id="1789" w:author="UPC" w:date="2015-05-06T10:51:00Z">
              <w:rPr/>
            </w:rPrChange>
          </w:rPr>
          <w:t>: Taula de Templates mapejada a l'aplicació Visor</w:t>
        </w:r>
      </w:ins>
      <w:del w:id="1790"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791" w:name="_Toc418673007"/>
      <w:r>
        <w:t xml:space="preserve">Figura </w:t>
      </w:r>
      <w:fldSimple w:instr=" SEQ Figura \* ARABIC ">
        <w:ins w:id="1792" w:author="UPC" w:date="2015-05-06T10:51:00Z">
          <w:r w:rsidR="00D367B5">
            <w:rPr>
              <w:noProof/>
            </w:rPr>
            <w:t>66</w:t>
          </w:r>
        </w:ins>
        <w:del w:id="1793" w:author="UPC" w:date="2015-04-29T07:58:00Z">
          <w:r w:rsidR="00DD31AB" w:rsidDel="00154CE0">
            <w:rPr>
              <w:noProof/>
            </w:rPr>
            <w:delText>66</w:delText>
          </w:r>
        </w:del>
      </w:fldSimple>
      <w:r>
        <w:t>: Consulta del contingut d'un Template</w:t>
      </w:r>
      <w:bookmarkEnd w:id="1791"/>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794" w:name="_Toc418672877"/>
      <w:r>
        <w:t>Controlador</w:t>
      </w:r>
      <w:r w:rsidR="003D6AF6">
        <w:t xml:space="preserve"> de visualització</w:t>
      </w:r>
      <w:bookmarkEnd w:id="1794"/>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367B5">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795" w:author="UPC" w:date="2015-05-06T10:51:00Z">
        <w:r w:rsidR="00D367B5" w:rsidRPr="00D367B5">
          <w:rPr>
            <w:b/>
            <w:rPrChange w:id="1796" w:author="UPC" w:date="2015-05-06T10:51:00Z">
              <w:rPr/>
            </w:rPrChange>
          </w:rPr>
          <w:t>TAGs del CMS</w:t>
        </w:r>
      </w:ins>
      <w:del w:id="1797"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798" w:author="UPC" w:date="2015-05-06T10:51:00Z">
        <w:r w:rsidR="00D367B5">
          <w:rPr>
            <w:b/>
          </w:rPr>
          <w:t>6.7</w:t>
        </w:r>
      </w:ins>
      <w:del w:id="1799"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800" w:author="UPC" w:date="2015-05-06T10:51:00Z">
        <w:r w:rsidR="00D367B5" w:rsidRPr="00D367B5">
          <w:rPr>
            <w:b/>
            <w:rPrChange w:id="1801" w:author="UPC" w:date="2015-05-06T10:51:00Z">
              <w:rPr/>
            </w:rPrChange>
          </w:rPr>
          <w:t>Taglib's per renderitzar HTML des del controlador en una vista GSP</w:t>
        </w:r>
      </w:ins>
      <w:del w:id="1802"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803" w:name="_Toc418672878"/>
      <w:r>
        <w:t>Redirecció</w:t>
      </w:r>
      <w:bookmarkEnd w:id="1803"/>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804" w:name="_Ref417022992"/>
      <w:bookmarkStart w:id="1805" w:name="_Toc418673008"/>
      <w:r>
        <w:t xml:space="preserve">Figura </w:t>
      </w:r>
      <w:fldSimple w:instr=" SEQ Figura \* ARABIC ">
        <w:ins w:id="1806" w:author="UPC" w:date="2015-05-06T10:51:00Z">
          <w:r w:rsidR="00D367B5">
            <w:rPr>
              <w:noProof/>
            </w:rPr>
            <w:t>67</w:t>
          </w:r>
        </w:ins>
        <w:del w:id="1807" w:author="UPC" w:date="2015-04-29T07:58:00Z">
          <w:r w:rsidR="00DD31AB" w:rsidDel="00154CE0">
            <w:rPr>
              <w:noProof/>
            </w:rPr>
            <w:delText>67</w:delText>
          </w:r>
        </w:del>
      </w:fldSimple>
      <w:r>
        <w:t>: Redirecció URL</w:t>
      </w:r>
      <w:bookmarkEnd w:id="1804"/>
      <w:bookmarkEnd w:id="1805"/>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808" w:author="UPC" w:date="2015-05-06T10:51:00Z">
        <w:r w:rsidR="00D367B5" w:rsidRPr="00D367B5">
          <w:rPr>
            <w:b/>
            <w:rPrChange w:id="1809" w:author="UPC" w:date="2015-05-06T10:51:00Z">
              <w:rPr/>
            </w:rPrChange>
          </w:rPr>
          <w:t xml:space="preserve">Figura </w:t>
        </w:r>
        <w:r w:rsidR="00D367B5" w:rsidRPr="00D367B5">
          <w:rPr>
            <w:b/>
            <w:noProof/>
            <w:rPrChange w:id="1810" w:author="UPC" w:date="2015-05-06T10:51:00Z">
              <w:rPr>
                <w:noProof/>
              </w:rPr>
            </w:rPrChange>
          </w:rPr>
          <w:t>67</w:t>
        </w:r>
        <w:r w:rsidR="00D367B5" w:rsidRPr="00D367B5">
          <w:rPr>
            <w:b/>
            <w:rPrChange w:id="1811" w:author="UPC" w:date="2015-05-06T10:51:00Z">
              <w:rPr/>
            </w:rPrChange>
          </w:rPr>
          <w:t>: Redirecció URL</w:t>
        </w:r>
      </w:ins>
      <w:del w:id="1812"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813" w:name="_Toc418673009"/>
      <w:r w:rsidR="00402E52">
        <w:t xml:space="preserve">Figura </w:t>
      </w:r>
      <w:fldSimple w:instr=" SEQ Figura \* ARABIC ">
        <w:ins w:id="1814" w:author="UPC" w:date="2015-05-06T10:51:00Z">
          <w:r w:rsidR="00D367B5">
            <w:rPr>
              <w:noProof/>
            </w:rPr>
            <w:t>68</w:t>
          </w:r>
        </w:ins>
        <w:del w:id="1815" w:author="UPC" w:date="2015-04-29T07:58:00Z">
          <w:r w:rsidR="00DD31AB" w:rsidDel="00154CE0">
            <w:rPr>
              <w:noProof/>
            </w:rPr>
            <w:delText>68</w:delText>
          </w:r>
        </w:del>
      </w:fldSimple>
      <w:r w:rsidR="00402E52">
        <w:t>: Redirecció al VisulController.groovy en el cas{nom_servidor}/rrhh</w:t>
      </w:r>
      <w:bookmarkEnd w:id="1813"/>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816" w:name="_Toc418673010"/>
      <w:r>
        <w:t xml:space="preserve">Figura </w:t>
      </w:r>
      <w:fldSimple w:instr=" SEQ Figura \* ARABIC ">
        <w:ins w:id="1817" w:author="UPC" w:date="2015-05-06T10:51:00Z">
          <w:r w:rsidR="00D367B5">
            <w:rPr>
              <w:noProof/>
            </w:rPr>
            <w:t>69</w:t>
          </w:r>
        </w:ins>
        <w:del w:id="1818" w:author="UPC" w:date="2015-04-29T07:58:00Z">
          <w:r w:rsidR="00DD31AB" w:rsidDel="00154CE0">
            <w:rPr>
              <w:noProof/>
            </w:rPr>
            <w:delText>69</w:delText>
          </w:r>
        </w:del>
      </w:fldSimple>
      <w:r>
        <w:t>: Determinació del perfil de l'usuari</w:t>
      </w:r>
      <w:bookmarkEnd w:id="1816"/>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819" w:name="_Toc418672879"/>
      <w:r>
        <w:t>Mètode render</w:t>
      </w:r>
      <w:bookmarkEnd w:id="1819"/>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820" w:name="_Toc418673011"/>
      <w:r>
        <w:t xml:space="preserve">Figura </w:t>
      </w:r>
      <w:fldSimple w:instr=" SEQ Figura \* ARABIC ">
        <w:ins w:id="1821" w:author="UPC" w:date="2015-05-06T10:51:00Z">
          <w:r w:rsidR="00D367B5">
            <w:rPr>
              <w:noProof/>
            </w:rPr>
            <w:t>70</w:t>
          </w:r>
        </w:ins>
        <w:del w:id="1822" w:author="UPC" w:date="2015-04-29T07:58:00Z">
          <w:r w:rsidR="00DD31AB" w:rsidDel="00154CE0">
            <w:rPr>
              <w:noProof/>
            </w:rPr>
            <w:delText>70</w:delText>
          </w:r>
        </w:del>
      </w:fldSimple>
      <w:r>
        <w:t xml:space="preserve">: Renderització de la pàginaweb amb </w:t>
      </w:r>
      <w:r w:rsidRPr="00CE1C47">
        <w:rPr>
          <w:i/>
        </w:rPr>
        <w:t>VisualController.groovy</w:t>
      </w:r>
      <w:bookmarkEnd w:id="1820"/>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823" w:name="_Toc418672880"/>
      <w:r>
        <w:t>Controladors de cerca</w:t>
      </w:r>
      <w:bookmarkEnd w:id="1823"/>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824" w:name="_Toc418673012"/>
      <w:r w:rsidR="000A0ED7">
        <w:t xml:space="preserve">Figura </w:t>
      </w:r>
      <w:fldSimple w:instr=" SEQ Figura \* ARABIC ">
        <w:ins w:id="1825" w:author="UPC" w:date="2015-05-06T10:51:00Z">
          <w:r w:rsidR="00D367B5">
            <w:rPr>
              <w:noProof/>
            </w:rPr>
            <w:t>71</w:t>
          </w:r>
        </w:ins>
        <w:del w:id="1826" w:author="UPC" w:date="2015-04-29T07:58:00Z">
          <w:r w:rsidR="00DD31AB" w:rsidDel="00154CE0">
            <w:rPr>
              <w:noProof/>
            </w:rPr>
            <w:delText>71</w:delText>
          </w:r>
        </w:del>
      </w:fldSimple>
      <w:r w:rsidR="000A0ED7">
        <w:t>: Consulta SQL SearcherController.groovy</w:t>
      </w:r>
      <w:bookmarkEnd w:id="1824"/>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827" w:name="_Toc418673013"/>
      <w:r>
        <w:t xml:space="preserve">Figura </w:t>
      </w:r>
      <w:fldSimple w:instr=" SEQ Figura \* ARABIC ">
        <w:ins w:id="1828" w:author="UPC" w:date="2015-05-06T10:51:00Z">
          <w:r w:rsidR="00D367B5">
            <w:rPr>
              <w:noProof/>
            </w:rPr>
            <w:t>72</w:t>
          </w:r>
        </w:ins>
        <w:del w:id="1829" w:author="UPC" w:date="2015-04-29T07:58:00Z">
          <w:r w:rsidR="00DD31AB" w:rsidDel="00154CE0">
            <w:rPr>
              <w:noProof/>
            </w:rPr>
            <w:delText>72</w:delText>
          </w:r>
        </w:del>
      </w:fldSimple>
      <w:r>
        <w:t xml:space="preserve">: Consulta SQL </w:t>
      </w:r>
      <w:r w:rsidRPr="00CE1C47">
        <w:rPr>
          <w:i/>
        </w:rPr>
        <w:t>ActualitzionsController.groovy</w:t>
      </w:r>
      <w:bookmarkEnd w:id="1827"/>
    </w:p>
    <w:p w:rsidR="003C4348" w:rsidRDefault="003C4348" w:rsidP="003C4348">
      <w:pPr>
        <w:pStyle w:val="Ttol2"/>
      </w:pPr>
      <w:bookmarkStart w:id="1830" w:name="_Ref417022071"/>
      <w:bookmarkStart w:id="1831" w:name="_Toc418672881"/>
      <w:r>
        <w:t>TAGs del CMS</w:t>
      </w:r>
      <w:bookmarkEnd w:id="1830"/>
      <w:bookmarkEnd w:id="1831"/>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832" w:author="UPC" w:date="2015-04-28T16:31:00Z">
              <w:r w:rsidR="005B70A1" w:rsidDel="00FE0A33">
                <w:delText xml:space="preserve">Inserta </w:delText>
              </w:r>
            </w:del>
            <w:ins w:id="1833"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834" w:author="UPC" w:date="2015-04-28T16:31:00Z">
              <w:r w:rsidDel="00FE0A33">
                <w:delText xml:space="preserve">Inserta </w:delText>
              </w:r>
            </w:del>
            <w:ins w:id="1835"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836" w:author="UPC" w:date="2015-04-28T16:31:00Z">
              <w:r w:rsidDel="00FE0A33">
                <w:delText xml:space="preserve">Inserta </w:delText>
              </w:r>
            </w:del>
            <w:ins w:id="1837"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838" w:author="UPC" w:date="2015-04-28T16:31:00Z">
              <w:r w:rsidDel="00FE0A33">
                <w:delText xml:space="preserve">Inserta </w:delText>
              </w:r>
            </w:del>
            <w:ins w:id="1839"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840" w:name="_Toc418673038"/>
      <w:r>
        <w:t xml:space="preserve">Taula </w:t>
      </w:r>
      <w:fldSimple w:instr=" SEQ Taula \* ARABIC ">
        <w:r w:rsidR="00D367B5">
          <w:rPr>
            <w:noProof/>
          </w:rPr>
          <w:t>1</w:t>
        </w:r>
      </w:fldSimple>
      <w:r>
        <w:t xml:space="preserve">: Tags </w:t>
      </w:r>
      <w:r w:rsidR="00CE1C47">
        <w:t xml:space="preserve">específics </w:t>
      </w:r>
      <w:r>
        <w:t>del CMS</w:t>
      </w:r>
      <w:bookmarkEnd w:id="1840"/>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841" w:name="_Toc418673039"/>
      <w:r>
        <w:t xml:space="preserve">Taula </w:t>
      </w:r>
      <w:fldSimple w:instr=" SEQ Taula \* ARABIC ">
        <w:r w:rsidR="00D367B5">
          <w:rPr>
            <w:noProof/>
          </w:rPr>
          <w:t>2</w:t>
        </w:r>
      </w:fldSimple>
      <w:r>
        <w:t xml:space="preserve">: Variables </w:t>
      </w:r>
      <w:r w:rsidR="00CE1C47">
        <w:t>específicques</w:t>
      </w:r>
      <w:r>
        <w:t xml:space="preserve"> del CMS</w:t>
      </w:r>
      <w:bookmarkEnd w:id="1841"/>
    </w:p>
    <w:p w:rsidR="002B7AF9" w:rsidRPr="003C4348" w:rsidDel="00920D1E" w:rsidRDefault="002B7AF9" w:rsidP="003C4348">
      <w:pPr>
        <w:rPr>
          <w:del w:id="1842" w:author="UPC" w:date="2015-05-06T07:51:00Z"/>
        </w:rPr>
      </w:pPr>
      <w:r>
        <w:t>D’aquesta manera un mateix Template/pàgina web pot servir per diversos espais i també per diferents servidors.</w:t>
      </w:r>
    </w:p>
    <w:p w:rsidR="00C5276C" w:rsidDel="00920D1E" w:rsidRDefault="00C5276C" w:rsidP="00C5276C">
      <w:pPr>
        <w:rPr>
          <w:del w:id="1843" w:author="UPC" w:date="2015-05-06T07:51:00Z"/>
        </w:rPr>
      </w:pPr>
    </w:p>
    <w:p w:rsidR="000E266B" w:rsidRDefault="000E266B" w:rsidP="00C5276C">
      <w:del w:id="1844" w:author="UPC" w:date="2015-05-06T07:51:00Z">
        <w:r w:rsidDel="00920D1E">
          <w:br w:type="page"/>
        </w:r>
      </w:del>
    </w:p>
    <w:p w:rsidR="00DF7D4C" w:rsidRDefault="00920D1E">
      <w:pPr>
        <w:pStyle w:val="Ttol2"/>
        <w:rPr>
          <w:ins w:id="1845" w:author="UPC" w:date="2015-04-28T16:29:00Z"/>
        </w:rPr>
        <w:pPrChange w:id="1846" w:author="UPC" w:date="2015-05-06T07:51:00Z">
          <w:pPr>
            <w:pStyle w:val="Ttol1"/>
          </w:pPr>
        </w:pPrChange>
      </w:pPr>
      <w:bookmarkStart w:id="1847" w:name="_Ref418057530"/>
      <w:bookmarkStart w:id="1848" w:name="_Ref418057532"/>
      <w:bookmarkStart w:id="1849" w:name="_Toc418672882"/>
      <w:ins w:id="1850" w:author="UPC" w:date="2015-05-06T07:51:00Z">
        <w:r>
          <w:t>Aplicació Visor com a s</w:t>
        </w:r>
      </w:ins>
      <w:ins w:id="1851" w:author="UPC" w:date="2015-04-28T16:29:00Z">
        <w:r w:rsidR="00DF7D4C">
          <w:t>ervidor de recursos</w:t>
        </w:r>
        <w:bookmarkEnd w:id="1847"/>
        <w:bookmarkEnd w:id="1848"/>
        <w:bookmarkEnd w:id="1849"/>
      </w:ins>
    </w:p>
    <w:p w:rsidR="00DF7D4C" w:rsidRDefault="00AF6605">
      <w:pPr>
        <w:rPr>
          <w:ins w:id="1852" w:author="UPC" w:date="2015-04-28T16:35:00Z"/>
        </w:rPr>
        <w:pPrChange w:id="1853" w:author="UPC" w:date="2015-04-28T16:29:00Z">
          <w:pPr>
            <w:pStyle w:val="Ttol1"/>
          </w:pPr>
        </w:pPrChange>
      </w:pPr>
      <w:ins w:id="1854" w:author="UPC" w:date="2015-04-28T16:30:00Z">
        <w:r>
          <w:t>Originalment els recursos w</w:t>
        </w:r>
        <w:r w:rsidR="00BC5E40">
          <w:t>eb, imatges</w:t>
        </w:r>
      </w:ins>
      <w:ins w:id="1855" w:author="UPC" w:date="2015-04-28T16:52:00Z">
        <w:r w:rsidR="00BC5E40">
          <w:t xml:space="preserve"> </w:t>
        </w:r>
      </w:ins>
      <w:ins w:id="1856" w:author="UPC" w:date="2015-04-28T16:33:00Z">
        <w:r w:rsidR="00723184">
          <w:t>i documents de text, s</w:t>
        </w:r>
      </w:ins>
      <w:ins w:id="1857" w:author="UPC" w:date="2015-04-28T16:34:00Z">
        <w:r w:rsidR="00723184">
          <w:t>’emmagatzemaven en una carpeta</w:t>
        </w:r>
      </w:ins>
      <w:ins w:id="1858" w:author="UPC" w:date="2015-04-28T16:35:00Z">
        <w:r w:rsidR="00723184">
          <w:t xml:space="preserve"> </w:t>
        </w:r>
      </w:ins>
      <w:ins w:id="1859" w:author="UPC" w:date="2015-04-28T16:37:00Z">
        <w:r w:rsidR="00723184">
          <w:t xml:space="preserve">ubicada en qualsevol part del servidor. </w:t>
        </w:r>
        <w:r w:rsidR="00BC5E40">
          <w:t>Per tal que les aplicacions rrhh i gcrrhh</w:t>
        </w:r>
        <w:r w:rsidR="00723184">
          <w:t xml:space="preserve"> poguéssin accedir a </w:t>
        </w:r>
      </w:ins>
      <w:ins w:id="1860" w:author="UPC" w:date="2015-04-28T16:38:00Z">
        <w:r w:rsidR="00723184">
          <w:t xml:space="preserve">un directori </w:t>
        </w:r>
        <w:r w:rsidR="00BC5E40">
          <w:t>que es trob</w:t>
        </w:r>
      </w:ins>
      <w:ins w:id="1861" w:author="UPC" w:date="2015-04-28T16:52:00Z">
        <w:r w:rsidR="00BC5E40">
          <w:t>és</w:t>
        </w:r>
      </w:ins>
      <w:ins w:id="1862" w:author="UPC" w:date="2015-04-28T16:38:00Z">
        <w:r w:rsidR="00723184">
          <w:t xml:space="preserve"> fora de</w:t>
        </w:r>
      </w:ins>
      <w:ins w:id="1863" w:author="UPC" w:date="2015-04-28T16:52:00Z">
        <w:r w:rsidR="00BC5E40">
          <w:t xml:space="preserve"> la carpta</w:t>
        </w:r>
      </w:ins>
      <w:ins w:id="1864" w:author="UPC" w:date="2015-04-28T16:38:00Z">
        <w:r w:rsidR="00723184">
          <w:t xml:space="preserve"> </w:t>
        </w:r>
        <w:r w:rsidR="00723184" w:rsidRPr="009A4B89">
          <w:rPr>
            <w:i/>
            <w:rPrChange w:id="1865" w:author="UPC" w:date="2015-04-28T17:33:00Z">
              <w:rPr>
                <w:b w:val="0"/>
                <w:bCs w:val="0"/>
              </w:rPr>
            </w:rPrChange>
          </w:rPr>
          <w:t>webapps</w:t>
        </w:r>
        <w:r w:rsidR="00723184">
          <w:t xml:space="preserve"> es feia servir un enllaç simb</w:t>
        </w:r>
      </w:ins>
      <w:ins w:id="1866" w:author="UPC" w:date="2015-04-28T16:39:00Z">
        <w:r w:rsidR="00723184">
          <w:t>òlic com es mostra a la següent imatge:</w:t>
        </w:r>
      </w:ins>
    </w:p>
    <w:p w:rsidR="00723184" w:rsidRDefault="00723184" w:rsidP="00723184">
      <w:pPr>
        <w:jc w:val="center"/>
        <w:rPr>
          <w:ins w:id="1867" w:author="UPC" w:date="2015-04-28T16:36:00Z"/>
        </w:rPr>
      </w:pPr>
      <w:ins w:id="1868" w:author="UPC" w:date="2015-04-28T16:36:00Z">
        <w:r>
          <w:rPr>
            <w:noProof/>
            <w:lang w:eastAsia="ca-ES"/>
          </w:rPr>
          <w:lastRenderedPageBreak/>
          <w:drawing>
            <wp:inline distT="0" distB="0" distL="0" distR="0" wp14:anchorId="25021D79" wp14:editId="5D316AC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869" w:author="UPC" w:date="2015-04-28T16:48:00Z"/>
        </w:rPr>
        <w:pPrChange w:id="1870" w:author="UPC" w:date="2015-04-28T16:48:00Z">
          <w:pPr>
            <w:pStyle w:val="Ttol1"/>
          </w:pPr>
        </w:pPrChange>
      </w:pPr>
      <w:bookmarkStart w:id="1871" w:name="_Toc418672929"/>
      <w:ins w:id="1872" w:author="UPC" w:date="2015-04-28T16:48:00Z">
        <w:r>
          <w:t xml:space="preserve">Imatge </w:t>
        </w:r>
        <w:r>
          <w:fldChar w:fldCharType="begin"/>
        </w:r>
        <w:r>
          <w:instrText xml:space="preserve"> SEQ Imatge \* ARABIC </w:instrText>
        </w:r>
      </w:ins>
      <w:r>
        <w:fldChar w:fldCharType="separate"/>
      </w:r>
      <w:ins w:id="1873" w:author="UPC" w:date="2015-05-06T10:51:00Z">
        <w:r w:rsidR="00D367B5">
          <w:rPr>
            <w:noProof/>
          </w:rPr>
          <w:t>12</w:t>
        </w:r>
      </w:ins>
      <w:ins w:id="1874" w:author="UPC" w:date="2015-04-28T16:48:00Z">
        <w:r>
          <w:fldChar w:fldCharType="end"/>
        </w:r>
        <w:r>
          <w:t xml:space="preserve">: </w:t>
        </w:r>
        <w:r w:rsidRPr="008D3D59">
          <w:t>Carpeta del servidor amb enllaç simbólic</w:t>
        </w:r>
        <w:bookmarkEnd w:id="1871"/>
      </w:ins>
    </w:p>
    <w:p w:rsidR="00723184" w:rsidRDefault="00723184">
      <w:pPr>
        <w:rPr>
          <w:ins w:id="1875" w:author="UPC" w:date="2015-04-28T16:40:00Z"/>
        </w:rPr>
        <w:pPrChange w:id="1876" w:author="UPC" w:date="2015-04-28T16:29:00Z">
          <w:pPr>
            <w:pStyle w:val="Ttol1"/>
          </w:pPr>
        </w:pPrChange>
      </w:pPr>
      <w:ins w:id="1877" w:author="UPC" w:date="2015-04-28T16:40:00Z">
        <w:r>
          <w:t>D</w:t>
        </w:r>
      </w:ins>
      <w:ins w:id="1878" w:author="UPC" w:date="2015-04-28T16:39:00Z">
        <w:r>
          <w:t xml:space="preserve">intre del directori </w:t>
        </w:r>
        <w:r w:rsidRPr="009A4B89">
          <w:rPr>
            <w:i/>
            <w:rPrChange w:id="1879" w:author="UPC" w:date="2015-04-28T17:33:00Z">
              <w:rPr>
                <w:b w:val="0"/>
                <w:bCs w:val="0"/>
              </w:rPr>
            </w:rPrChange>
          </w:rPr>
          <w:t>webapps</w:t>
        </w:r>
        <w:r>
          <w:t xml:space="preserve"> del servidor Tomcat</w:t>
        </w:r>
      </w:ins>
      <w:ins w:id="1880" w:author="UPC" w:date="2015-04-28T16:40:00Z">
        <w:r>
          <w:t xml:space="preserve"> es trobava un enllaç simbòlic al que sí podien accedir les aplicacions, i aquest les portava cap a carpetes innaccessibles en un principi.</w:t>
        </w:r>
      </w:ins>
    </w:p>
    <w:p w:rsidR="00723184" w:rsidRDefault="00723184">
      <w:pPr>
        <w:rPr>
          <w:ins w:id="1881" w:author="UPC" w:date="2015-04-28T16:41:00Z"/>
        </w:rPr>
        <w:pPrChange w:id="1882" w:author="UPC" w:date="2015-04-28T16:29:00Z">
          <w:pPr>
            <w:pStyle w:val="Ttol1"/>
          </w:pPr>
        </w:pPrChange>
      </w:pPr>
      <w:ins w:id="1883" w:author="UPC" w:date="2015-04-28T16:41:00Z">
        <w:r>
          <w:t xml:space="preserve">El principal problema </w:t>
        </w:r>
      </w:ins>
      <w:ins w:id="1884" w:author="UPC" w:date="2015-04-28T16:53:00Z">
        <w:r w:rsidR="00BC5E40">
          <w:t xml:space="preserve">d’aquest mètode </w:t>
        </w:r>
      </w:ins>
      <w:ins w:id="1885" w:author="UPC" w:date="2015-04-28T16:41:00Z">
        <w:r>
          <w:t>és la seguretat, donat que es pod</w:t>
        </w:r>
      </w:ins>
      <w:ins w:id="1886" w:author="UPC" w:date="2015-04-28T16:44:00Z">
        <w:r w:rsidR="0055533C">
          <w:t>ia</w:t>
        </w:r>
      </w:ins>
      <w:ins w:id="1887" w:author="UPC" w:date="2015-04-28T16:41:00Z">
        <w:r>
          <w:t xml:space="preserve"> accedir als recursos </w:t>
        </w:r>
      </w:ins>
      <w:ins w:id="1888" w:author="UPC" w:date="2015-04-28T16:44:00Z">
        <w:r w:rsidR="0055533C">
          <w:t xml:space="preserve">que hi havia dintre de la carpeta </w:t>
        </w:r>
      </w:ins>
      <w:ins w:id="1889" w:author="UPC" w:date="2015-04-28T16:41:00Z">
        <w:r>
          <w:t>mitjançant la següent URL al navegador</w:t>
        </w:r>
      </w:ins>
      <w:ins w:id="1890" w:author="UPC" w:date="2015-04-28T16:44:00Z">
        <w:r w:rsidR="0055533C">
          <w:t xml:space="preserve"> i sense necessitat d’autenticació</w:t>
        </w:r>
      </w:ins>
      <w:ins w:id="1891"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92" w:author="UPC" w:date="2015-04-28T16:46:00Z">
          <w:tblPr>
            <w:tblStyle w:val="Taulaambquadrcula"/>
            <w:tblW w:w="0" w:type="auto"/>
            <w:tblLook w:val="04A0" w:firstRow="1" w:lastRow="0" w:firstColumn="1" w:lastColumn="0" w:noHBand="0" w:noVBand="1"/>
          </w:tblPr>
        </w:tblPrChange>
      </w:tblPr>
      <w:tblGrid>
        <w:gridCol w:w="8645"/>
        <w:tblGridChange w:id="1893">
          <w:tblGrid>
            <w:gridCol w:w="8645"/>
          </w:tblGrid>
        </w:tblGridChange>
      </w:tblGrid>
      <w:tr w:rsidR="0055533C" w:rsidTr="006A7824">
        <w:trPr>
          <w:ins w:id="1894" w:author="UPC" w:date="2015-04-28T16:43:00Z"/>
        </w:trPr>
        <w:tc>
          <w:tcPr>
            <w:tcW w:w="8645" w:type="dxa"/>
            <w:shd w:val="pct5" w:color="auto" w:fill="auto"/>
            <w:tcPrChange w:id="1895" w:author="UPC" w:date="2015-04-28T16:46:00Z">
              <w:tcPr>
                <w:tcW w:w="8645" w:type="dxa"/>
              </w:tcPr>
            </w:tcPrChange>
          </w:tcPr>
          <w:p w:rsidR="0055533C" w:rsidRDefault="0055533C">
            <w:pPr>
              <w:pStyle w:val="Codi"/>
              <w:rPr>
                <w:ins w:id="1896" w:author="UPC" w:date="2015-04-28T16:43:00Z"/>
              </w:rPr>
              <w:pPrChange w:id="1897" w:author="UPC" w:date="2015-05-06T07:56:00Z">
                <w:pPr/>
              </w:pPrChange>
            </w:pPr>
            <w:ins w:id="1898" w:author="UPC" w:date="2015-04-28T16:43:00Z">
              <w:r>
                <w:t>https://{nom_servidor}/rrhh_resources/</w:t>
              </w:r>
            </w:ins>
            <w:ins w:id="1899" w:author="UPC" w:date="2015-04-28T16:45:00Z">
              <w:r w:rsidR="006A7824">
                <w:t>{path_recurs}/</w:t>
              </w:r>
            </w:ins>
            <w:ins w:id="1900" w:author="UPC" w:date="2015-04-28T16:43:00Z">
              <w:r>
                <w:t>{nom_recurs}</w:t>
              </w:r>
            </w:ins>
          </w:p>
        </w:tc>
      </w:tr>
    </w:tbl>
    <w:p w:rsidR="00723184" w:rsidRDefault="000C4A81">
      <w:pPr>
        <w:pStyle w:val="Llegenda"/>
        <w:rPr>
          <w:ins w:id="1901" w:author="UPC" w:date="2015-04-28T16:42:00Z"/>
        </w:rPr>
        <w:pPrChange w:id="1902" w:author="UPC" w:date="2015-04-28T16:49:00Z">
          <w:pPr>
            <w:pStyle w:val="Ttol1"/>
          </w:pPr>
        </w:pPrChange>
      </w:pPr>
      <w:bookmarkStart w:id="1903" w:name="_Toc418673014"/>
      <w:ins w:id="1904" w:author="UPC" w:date="2015-04-28T16:49:00Z">
        <w:r>
          <w:t xml:space="preserve">Figura </w:t>
        </w:r>
        <w:r>
          <w:fldChar w:fldCharType="begin"/>
        </w:r>
        <w:r>
          <w:instrText xml:space="preserve"> SEQ Figura \* ARABIC </w:instrText>
        </w:r>
      </w:ins>
      <w:r>
        <w:fldChar w:fldCharType="separate"/>
      </w:r>
      <w:ins w:id="1905" w:author="UPC" w:date="2015-05-06T10:51:00Z">
        <w:r w:rsidR="00D367B5">
          <w:rPr>
            <w:noProof/>
          </w:rPr>
          <w:t>73</w:t>
        </w:r>
      </w:ins>
      <w:ins w:id="1906" w:author="UPC" w:date="2015-04-28T16:49:00Z">
        <w:r>
          <w:fldChar w:fldCharType="end"/>
        </w:r>
        <w:r>
          <w:t>: Accés als recursos sense protecció</w:t>
        </w:r>
      </w:ins>
      <w:bookmarkEnd w:id="1903"/>
    </w:p>
    <w:p w:rsidR="00723184" w:rsidRDefault="00723184">
      <w:pPr>
        <w:rPr>
          <w:ins w:id="1907" w:author="UPC" w:date="2015-04-28T17:10:00Z"/>
        </w:rPr>
        <w:pPrChange w:id="1908" w:author="UPC" w:date="2015-04-28T16:29:00Z">
          <w:pPr>
            <w:pStyle w:val="Ttol1"/>
          </w:pPr>
        </w:pPrChange>
      </w:pPr>
      <w:ins w:id="1909" w:author="UPC" w:date="2015-04-28T16:42:00Z">
        <w:r>
          <w:t>Per solucionar</w:t>
        </w:r>
      </w:ins>
      <w:ins w:id="1910" w:author="UPC" w:date="2015-04-28T16:53:00Z">
        <w:r w:rsidR="004E08BB">
          <w:t>-ho</w:t>
        </w:r>
      </w:ins>
      <w:ins w:id="1911" w:author="UPC" w:date="2015-05-06T07:54:00Z">
        <w:r w:rsidR="005B3CAB">
          <w:t xml:space="preserve"> </w:t>
        </w:r>
      </w:ins>
      <w:ins w:id="1912" w:author="UPC" w:date="2015-05-06T07:55:00Z">
        <w:r w:rsidR="005B3CAB">
          <w:t xml:space="preserve">ja no es farà servir aquest </w:t>
        </w:r>
      </w:ins>
      <w:ins w:id="1913" w:author="UPC" w:date="2015-04-28T17:03:00Z">
        <w:r w:rsidR="0016110F">
          <w:t>enllaç simbòlic</w:t>
        </w:r>
      </w:ins>
      <w:ins w:id="1914" w:author="UPC" w:date="2015-05-06T07:55:00Z">
        <w:r w:rsidR="005B3CAB">
          <w:t>. A l’aplicació Visor (rrhh) s’</w:t>
        </w:r>
      </w:ins>
      <w:ins w:id="1915" w:author="UPC" w:date="2015-04-28T17:09:00Z">
        <w:r w:rsidR="0016110F">
          <w:t xml:space="preserve">haurà de tenir un arxiu anomenat </w:t>
        </w:r>
        <w:r w:rsidR="0016110F" w:rsidRPr="009A4B89">
          <w:rPr>
            <w:b/>
            <w:i/>
            <w:rPrChange w:id="1916" w:author="UPC" w:date="2015-04-28T17:34:00Z">
              <w:rPr>
                <w:b w:val="0"/>
                <w:bCs w:val="0"/>
              </w:rPr>
            </w:rPrChange>
          </w:rPr>
          <w:t>context.xml</w:t>
        </w:r>
        <w:r w:rsidR="0016110F">
          <w:t xml:space="preserve"> dintre de la </w:t>
        </w:r>
      </w:ins>
      <w:ins w:id="1917" w:author="UPC" w:date="2015-04-28T17:10:00Z">
        <w:r w:rsidR="0016110F">
          <w:t xml:space="preserve">ruta </w:t>
        </w:r>
      </w:ins>
      <w:ins w:id="1918" w:author="UPC" w:date="2015-04-29T11:12:00Z">
        <w:r w:rsidR="00647408">
          <w:t xml:space="preserve">(GGTS) </w:t>
        </w:r>
      </w:ins>
      <w:ins w:id="1919" w:author="UPC" w:date="2015-04-28T17:10:00Z">
        <w:r w:rsidR="0016110F" w:rsidRPr="009A4B89">
          <w:rPr>
            <w:i/>
            <w:rPrChange w:id="1920" w:author="UPC" w:date="2015-04-28T17:34:00Z">
              <w:rPr>
                <w:b w:val="0"/>
                <w:bCs w:val="0"/>
              </w:rPr>
            </w:rPrChange>
          </w:rPr>
          <w:t>web-app/META-INF</w:t>
        </w:r>
        <w:r w:rsidR="0016110F">
          <w:t xml:space="preserve"> </w:t>
        </w:r>
      </w:ins>
      <w:ins w:id="1921"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22" w:author="UPC" w:date="2015-04-28T17:18:00Z">
          <w:tblPr>
            <w:tblStyle w:val="Taulaambquadrcula"/>
            <w:tblW w:w="0" w:type="auto"/>
            <w:tblLook w:val="04A0" w:firstRow="1" w:lastRow="0" w:firstColumn="1" w:lastColumn="0" w:noHBand="0" w:noVBand="1"/>
          </w:tblPr>
        </w:tblPrChange>
      </w:tblPr>
      <w:tblGrid>
        <w:gridCol w:w="8645"/>
        <w:tblGridChange w:id="1923">
          <w:tblGrid>
            <w:gridCol w:w="8645"/>
          </w:tblGrid>
        </w:tblGridChange>
      </w:tblGrid>
      <w:tr w:rsidR="005A653F" w:rsidTr="00F044BC">
        <w:trPr>
          <w:ins w:id="1924" w:author="UPC" w:date="2015-04-28T17:16:00Z"/>
        </w:trPr>
        <w:tc>
          <w:tcPr>
            <w:tcW w:w="8645" w:type="dxa"/>
            <w:shd w:val="pct5" w:color="auto" w:fill="auto"/>
            <w:tcPrChange w:id="1925" w:author="UPC" w:date="2015-04-28T17:18:00Z">
              <w:tcPr>
                <w:tcW w:w="8645" w:type="dxa"/>
              </w:tcPr>
            </w:tcPrChange>
          </w:tcPr>
          <w:p w:rsidR="005A653F" w:rsidRDefault="005A653F">
            <w:pPr>
              <w:pStyle w:val="Codi"/>
              <w:rPr>
                <w:ins w:id="1926" w:author="UPC" w:date="2015-04-28T17:16:00Z"/>
              </w:rPr>
              <w:pPrChange w:id="1927" w:author="UPC" w:date="2015-05-06T07:56:00Z">
                <w:pPr/>
              </w:pPrChange>
            </w:pPr>
            <w:ins w:id="1928" w:author="UPC" w:date="2015-04-28T17:17:00Z">
              <w:r w:rsidRPr="005A653F">
                <w:rPr>
                  <w:color w:val="008080"/>
                  <w:rPrChange w:id="1929" w:author="UPC" w:date="2015-04-28T17:17:00Z">
                    <w:rPr>
                      <w:rFonts w:cs="Consolas"/>
                      <w:color w:val="008080"/>
                      <w:highlight w:val="blue"/>
                    </w:rPr>
                  </w:rPrChange>
                </w:rPr>
                <w:t>&lt;</w:t>
              </w:r>
              <w:r w:rsidRPr="005A653F">
                <w:rPr>
                  <w:color w:val="3F7F7F"/>
                  <w:rPrChange w:id="1930" w:author="UPC" w:date="2015-04-28T17:17:00Z">
                    <w:rPr>
                      <w:rFonts w:cs="Consolas"/>
                      <w:color w:val="3F7F7F"/>
                      <w:highlight w:val="lightGray"/>
                    </w:rPr>
                  </w:rPrChange>
                </w:rPr>
                <w:t>Context</w:t>
              </w:r>
              <w:r w:rsidRPr="005A653F">
                <w:rPr>
                  <w:rPrChange w:id="1931" w:author="UPC" w:date="2015-04-28T17:17:00Z">
                    <w:rPr>
                      <w:rFonts w:cs="Consolas"/>
                      <w:highlight w:val="blue"/>
                    </w:rPr>
                  </w:rPrChange>
                </w:rPr>
                <w:t xml:space="preserve"> </w:t>
              </w:r>
              <w:r w:rsidRPr="005A653F">
                <w:rPr>
                  <w:color w:val="7F007F"/>
                  <w:rPrChange w:id="1932" w:author="UPC" w:date="2015-04-28T17:17:00Z">
                    <w:rPr>
                      <w:rFonts w:cs="Consolas"/>
                      <w:color w:val="7F007F"/>
                      <w:highlight w:val="blue"/>
                    </w:rPr>
                  </w:rPrChange>
                </w:rPr>
                <w:t>aliases</w:t>
              </w:r>
              <w:r w:rsidRPr="005A653F">
                <w:rPr>
                  <w:color w:val="000000"/>
                  <w:rPrChange w:id="1933" w:author="UPC" w:date="2015-04-28T17:17:00Z">
                    <w:rPr>
                      <w:rFonts w:cs="Consolas"/>
                      <w:color w:val="000000"/>
                      <w:highlight w:val="blue"/>
                    </w:rPr>
                  </w:rPrChange>
                </w:rPr>
                <w:t>=</w:t>
              </w:r>
              <w:r w:rsidRPr="00206E87">
                <w:rPr>
                  <w:color w:val="2D00FF"/>
                  <w:rPrChange w:id="1934" w:author="UPC" w:date="2015-04-28T17:20:00Z">
                    <w:rPr>
                      <w:rFonts w:cs="Consolas"/>
                      <w:i/>
                      <w:iCs/>
                      <w:color w:val="2A00FF"/>
                      <w:highlight w:val="blue"/>
                    </w:rPr>
                  </w:rPrChange>
                </w:rPr>
                <w:t>"/files=/app/rrhh_resources"</w:t>
              </w:r>
              <w:r w:rsidRPr="005A653F">
                <w:rPr>
                  <w:color w:val="008080"/>
                  <w:rPrChange w:id="1935" w:author="UPC" w:date="2015-04-28T17:17:00Z">
                    <w:rPr>
                      <w:rFonts w:cs="Consolas"/>
                      <w:color w:val="008080"/>
                      <w:highlight w:val="blue"/>
                    </w:rPr>
                  </w:rPrChange>
                </w:rPr>
                <w:t>&gt;&lt;/</w:t>
              </w:r>
              <w:r w:rsidRPr="005A653F">
                <w:rPr>
                  <w:color w:val="3F7F7F"/>
                  <w:rPrChange w:id="1936" w:author="UPC" w:date="2015-04-28T17:17:00Z">
                    <w:rPr>
                      <w:rFonts w:cs="Consolas"/>
                      <w:color w:val="3F7F7F"/>
                      <w:highlight w:val="lightGray"/>
                    </w:rPr>
                  </w:rPrChange>
                </w:rPr>
                <w:t>Context</w:t>
              </w:r>
              <w:r w:rsidRPr="005A653F">
                <w:rPr>
                  <w:color w:val="008080"/>
                  <w:rPrChange w:id="1937" w:author="UPC" w:date="2015-04-28T17:17:00Z">
                    <w:rPr>
                      <w:rFonts w:cs="Consolas"/>
                      <w:color w:val="008080"/>
                      <w:highlight w:val="blue"/>
                    </w:rPr>
                  </w:rPrChange>
                </w:rPr>
                <w:t>&gt;</w:t>
              </w:r>
            </w:ins>
          </w:p>
        </w:tc>
      </w:tr>
    </w:tbl>
    <w:p w:rsidR="00075D84" w:rsidRDefault="002C1B7A">
      <w:pPr>
        <w:pStyle w:val="Llegenda"/>
        <w:rPr>
          <w:ins w:id="1938" w:author="UPC" w:date="2015-04-28T16:42:00Z"/>
        </w:rPr>
        <w:pPrChange w:id="1939" w:author="UPC" w:date="2015-04-28T17:21:00Z">
          <w:pPr>
            <w:pStyle w:val="Ttol1"/>
          </w:pPr>
        </w:pPrChange>
      </w:pPr>
      <w:bookmarkStart w:id="1940" w:name="_Toc418673015"/>
      <w:ins w:id="1941" w:author="UPC" w:date="2015-04-28T17:21:00Z">
        <w:r>
          <w:t xml:space="preserve">Figura </w:t>
        </w:r>
        <w:r>
          <w:fldChar w:fldCharType="begin"/>
        </w:r>
        <w:r>
          <w:instrText xml:space="preserve"> SEQ Figura \* ARABIC </w:instrText>
        </w:r>
      </w:ins>
      <w:r>
        <w:fldChar w:fldCharType="separate"/>
      </w:r>
      <w:ins w:id="1942" w:author="UPC" w:date="2015-05-06T10:51:00Z">
        <w:r w:rsidR="00D367B5">
          <w:rPr>
            <w:noProof/>
          </w:rPr>
          <w:t>74</w:t>
        </w:r>
      </w:ins>
      <w:ins w:id="1943" w:author="UPC" w:date="2015-04-28T17:21:00Z">
        <w:r>
          <w:fldChar w:fldCharType="end"/>
        </w:r>
        <w:r>
          <w:t xml:space="preserve">: Arxiu context.xml amb </w:t>
        </w:r>
        <w:r w:rsidR="0022094E">
          <w:t>l</w:t>
        </w:r>
      </w:ins>
      <w:ins w:id="1944" w:author="UPC" w:date="2015-04-28T17:22:00Z">
        <w:r w:rsidR="0022094E">
          <w:t xml:space="preserve">’àlias necessari </w:t>
        </w:r>
      </w:ins>
      <w:ins w:id="1945" w:author="UPC" w:date="2015-04-28T17:21:00Z">
        <w:r>
          <w:t xml:space="preserve">per substituir </w:t>
        </w:r>
      </w:ins>
      <w:ins w:id="1946" w:author="UPC" w:date="2015-04-28T17:22:00Z">
        <w:r w:rsidR="00871B4B">
          <w:t>l’</w:t>
        </w:r>
      </w:ins>
      <w:ins w:id="1947" w:author="UPC" w:date="2015-04-28T17:21:00Z">
        <w:r>
          <w:t>enllaç simbòlic</w:t>
        </w:r>
      </w:ins>
      <w:bookmarkEnd w:id="1940"/>
    </w:p>
    <w:p w:rsidR="007C6019" w:rsidRDefault="007C6019" w:rsidP="00DF7D4C">
      <w:pPr>
        <w:rPr>
          <w:ins w:id="1948" w:author="UPC" w:date="2015-04-29T11:10:00Z"/>
        </w:rPr>
      </w:pPr>
      <w:ins w:id="1949" w:author="UPC" w:date="2015-04-29T11:10:00Z">
        <w:r>
          <w:t xml:space="preserve">A més, a l’arxiu </w:t>
        </w:r>
        <w:r w:rsidRPr="007C6019">
          <w:rPr>
            <w:b/>
            <w:i/>
            <w:rPrChange w:id="1950" w:author="UPC" w:date="2015-04-29T11:12:00Z">
              <w:rPr/>
            </w:rPrChange>
          </w:rPr>
          <w:t>Config.groovy</w:t>
        </w:r>
        <w:r>
          <w:t xml:space="preserve"> s’ha d’afegir el codi per protegir </w:t>
        </w:r>
      </w:ins>
      <w:ins w:id="1951" w:author="UPC" w:date="2015-05-06T08:01:00Z">
        <w:r w:rsidR="006726CD">
          <w:t xml:space="preserve">amb el CAS els </w:t>
        </w:r>
      </w:ins>
      <w:ins w:id="1952" w:author="UPC" w:date="2015-04-29T11:10:00Z">
        <w:r>
          <w:t>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53" w:author="UPC" w:date="2015-04-29T11:11:00Z">
          <w:tblPr>
            <w:tblStyle w:val="Taulaambquadrcula"/>
            <w:tblW w:w="0" w:type="auto"/>
            <w:tblLook w:val="04A0" w:firstRow="1" w:lastRow="0" w:firstColumn="1" w:lastColumn="0" w:noHBand="0" w:noVBand="1"/>
          </w:tblPr>
        </w:tblPrChange>
      </w:tblPr>
      <w:tblGrid>
        <w:gridCol w:w="8645"/>
        <w:tblGridChange w:id="1954">
          <w:tblGrid>
            <w:gridCol w:w="8645"/>
          </w:tblGrid>
        </w:tblGridChange>
      </w:tblGrid>
      <w:tr w:rsidR="007C6019" w:rsidTr="007C6019">
        <w:trPr>
          <w:ins w:id="1955" w:author="UPC" w:date="2015-04-29T11:11:00Z"/>
        </w:trPr>
        <w:tc>
          <w:tcPr>
            <w:tcW w:w="8645" w:type="dxa"/>
            <w:shd w:val="pct5" w:color="auto" w:fill="auto"/>
            <w:tcPrChange w:id="1956" w:author="UPC" w:date="2015-04-29T11:11:00Z">
              <w:tcPr>
                <w:tcW w:w="8645" w:type="dxa"/>
              </w:tcPr>
            </w:tcPrChange>
          </w:tcPr>
          <w:p w:rsidR="007C6019" w:rsidRDefault="007C6019">
            <w:pPr>
              <w:pStyle w:val="Codi"/>
              <w:rPr>
                <w:ins w:id="1957" w:author="UPC" w:date="2015-04-29T11:11:00Z"/>
              </w:rPr>
              <w:pPrChange w:id="1958" w:author="UPC" w:date="2015-04-29T11:11:00Z">
                <w:pPr>
                  <w:autoSpaceDE w:val="0"/>
                  <w:autoSpaceDN w:val="0"/>
                  <w:adjustRightInd w:val="0"/>
                  <w:spacing w:before="0" w:line="240" w:lineRule="auto"/>
                  <w:jc w:val="left"/>
                </w:pPr>
              </w:pPrChange>
            </w:pPr>
            <w:ins w:id="1959" w:author="UPC" w:date="2015-04-29T11:11:00Z">
              <w:r>
                <w:t>grails.plugins.springsecurity.controllerAnnotations.staticRules = [</w:t>
              </w:r>
            </w:ins>
          </w:p>
          <w:p w:rsidR="007C6019" w:rsidRDefault="007C6019">
            <w:pPr>
              <w:pStyle w:val="Codi"/>
              <w:rPr>
                <w:ins w:id="1960" w:author="UPC" w:date="2015-04-29T11:11:00Z"/>
              </w:rPr>
              <w:pPrChange w:id="1961" w:author="UPC" w:date="2015-04-29T11:11:00Z">
                <w:pPr>
                  <w:autoSpaceDE w:val="0"/>
                  <w:autoSpaceDN w:val="0"/>
                  <w:adjustRightInd w:val="0"/>
                  <w:spacing w:before="0" w:line="240" w:lineRule="auto"/>
                  <w:jc w:val="left"/>
                </w:pPr>
              </w:pPrChange>
            </w:pPr>
            <w:ins w:id="1962" w:author="UPC" w:date="2015-04-29T11:11:00Z">
              <w:r>
                <w:tab/>
              </w:r>
              <w:r>
                <w:rPr>
                  <w:color w:val="FF00CC"/>
                </w:rPr>
                <w:t>'/files/**'</w:t>
              </w:r>
              <w:r>
                <w:t>:  [</w:t>
              </w:r>
              <w:r>
                <w:rPr>
                  <w:color w:val="FF00CC"/>
                </w:rPr>
                <w:t>'ROLE_USER'</w:t>
              </w:r>
              <w:r>
                <w:t>]</w:t>
              </w:r>
            </w:ins>
          </w:p>
          <w:p w:rsidR="007C6019" w:rsidRDefault="007C6019">
            <w:pPr>
              <w:pStyle w:val="Codi"/>
              <w:rPr>
                <w:ins w:id="1963" w:author="UPC" w:date="2015-04-29T11:11:00Z"/>
              </w:rPr>
              <w:pPrChange w:id="1964" w:author="UPC" w:date="2015-04-29T11:11:00Z">
                <w:pPr/>
              </w:pPrChange>
            </w:pPr>
            <w:ins w:id="1965" w:author="UPC" w:date="2015-04-29T11:11:00Z">
              <w:r>
                <w:t>]</w:t>
              </w:r>
            </w:ins>
          </w:p>
        </w:tc>
      </w:tr>
    </w:tbl>
    <w:p w:rsidR="00DF7D4C" w:rsidRDefault="0012632B">
      <w:pPr>
        <w:pStyle w:val="Llegenda"/>
        <w:rPr>
          <w:ins w:id="1966" w:author="UPC" w:date="2015-05-06T07:50:00Z"/>
        </w:rPr>
        <w:pPrChange w:id="1967" w:author="UPC" w:date="2015-04-29T11:14:00Z">
          <w:pPr/>
        </w:pPrChange>
      </w:pPr>
      <w:bookmarkStart w:id="1968" w:name="_Toc418673016"/>
      <w:ins w:id="1969" w:author="UPC" w:date="2015-04-29T11:14:00Z">
        <w:r>
          <w:t xml:space="preserve">Figura </w:t>
        </w:r>
        <w:r>
          <w:fldChar w:fldCharType="begin"/>
        </w:r>
        <w:r>
          <w:instrText xml:space="preserve"> SEQ Figura \* ARABIC </w:instrText>
        </w:r>
      </w:ins>
      <w:r>
        <w:fldChar w:fldCharType="separate"/>
      </w:r>
      <w:ins w:id="1970" w:author="UPC" w:date="2015-05-06T10:51:00Z">
        <w:r w:rsidR="00D367B5">
          <w:rPr>
            <w:noProof/>
          </w:rPr>
          <w:t>75</w:t>
        </w:r>
      </w:ins>
      <w:ins w:id="1971" w:author="UPC" w:date="2015-04-29T11:14:00Z">
        <w:r>
          <w:fldChar w:fldCharType="end"/>
        </w:r>
        <w:r>
          <w:t>: Instrucció Spring Security per protegir els recursos web</w:t>
        </w:r>
      </w:ins>
      <w:bookmarkEnd w:id="1968"/>
    </w:p>
    <w:p w:rsidR="00920D1E" w:rsidRDefault="00920D1E" w:rsidP="00920D1E">
      <w:pPr>
        <w:rPr>
          <w:ins w:id="1972" w:author="UPC" w:date="2015-05-06T07:50:00Z"/>
        </w:rPr>
      </w:pPr>
      <w:ins w:id="1973" w:author="UPC" w:date="2015-05-06T07:50:00Z">
        <w:r>
          <w:br w:type="page"/>
        </w:r>
      </w:ins>
    </w:p>
    <w:p w:rsidR="000E266B" w:rsidRDefault="000E266B" w:rsidP="00450C0F">
      <w:pPr>
        <w:pStyle w:val="Ttol1"/>
      </w:pPr>
      <w:bookmarkStart w:id="1974" w:name="_Toc418672883"/>
      <w:r>
        <w:lastRenderedPageBreak/>
        <w:t>Aplicacions RPPAS, RPPDI i RPBEC</w:t>
      </w:r>
      <w:bookmarkEnd w:id="1974"/>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975" w:name="_Toc418672884"/>
      <w:r>
        <w:t>Configuració de web</w:t>
      </w:r>
      <w:r w:rsidR="009D18B0">
        <w:t xml:space="preserve"> </w:t>
      </w:r>
      <w:r>
        <w:t>services</w:t>
      </w:r>
      <w:bookmarkEnd w:id="1975"/>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976" w:name="_Toc418673017"/>
      <w:r>
        <w:t xml:space="preserve">Figura </w:t>
      </w:r>
      <w:fldSimple w:instr=" SEQ Figura \* ARABIC ">
        <w:ins w:id="1977" w:author="UPC" w:date="2015-05-06T10:51:00Z">
          <w:r w:rsidR="00D367B5">
            <w:rPr>
              <w:noProof/>
            </w:rPr>
            <w:t>76</w:t>
          </w:r>
        </w:ins>
        <w:del w:id="1978" w:author="UPC" w:date="2015-04-29T07:58:00Z">
          <w:r w:rsidR="00DD31AB" w:rsidDel="00154CE0">
            <w:rPr>
              <w:noProof/>
            </w:rPr>
            <w:delText>73</w:delText>
          </w:r>
        </w:del>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976"/>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1979" w:author="UPC" w:date="2015-05-06T10:51:00Z">
        <w:r w:rsidR="00D367B5">
          <w:rPr>
            <w:b/>
          </w:rPr>
          <w:t>5.4.1</w:t>
        </w:r>
      </w:ins>
      <w:del w:id="1980"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1981" w:author="UPC" w:date="2015-05-06T10:51:00Z">
        <w:r w:rsidR="00D367B5" w:rsidRPr="00D367B5">
          <w:rPr>
            <w:b/>
            <w:rPrChange w:id="1982" w:author="UPC" w:date="2015-05-06T10:51:00Z">
              <w:rPr/>
            </w:rPrChange>
          </w:rPr>
          <w:t>Error al descarregar plugins</w:t>
        </w:r>
      </w:ins>
      <w:del w:id="1983"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984" w:name="_Toc418673018"/>
      <w:r>
        <w:t xml:space="preserve">Figura </w:t>
      </w:r>
      <w:fldSimple w:instr=" SEQ Figura \* ARABIC ">
        <w:ins w:id="1985" w:author="UPC" w:date="2015-05-06T10:51:00Z">
          <w:r w:rsidR="00D367B5">
            <w:rPr>
              <w:noProof/>
            </w:rPr>
            <w:t>77</w:t>
          </w:r>
        </w:ins>
        <w:del w:id="1986" w:author="UPC" w:date="2015-04-29T07:58:00Z">
          <w:r w:rsidR="00DD31AB" w:rsidDel="00154CE0">
            <w:rPr>
              <w:noProof/>
            </w:rPr>
            <w:delText>74</w:delText>
          </w:r>
        </w:del>
      </w:fldSimple>
      <w:r>
        <w:t xml:space="preserve">: Exemple d'arxiu </w:t>
      </w:r>
      <w:r w:rsidRPr="00CE1C47">
        <w:rPr>
          <w:i/>
        </w:rPr>
        <w:t>Config.groovy</w:t>
      </w:r>
      <w:r>
        <w:t xml:space="preserve"> per configurar un client web service</w:t>
      </w:r>
      <w:bookmarkEnd w:id="1984"/>
    </w:p>
    <w:p w:rsidR="004566F5" w:rsidRDefault="008D7B5C"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37" o:title=""/>
            <w10:wrap type="through"/>
          </v:shape>
          <o:OLEObject Type="Embed" ProgID="PBrush" ShapeID="_x0000_s1036" DrawAspect="Content" ObjectID="_1492414795" r:id="rId3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r w:rsidR="00EE07E6">
        <w:fldChar w:fldCharType="begin"/>
      </w:r>
      <w:r w:rsidR="00EE07E6">
        <w:instrText xml:space="preserve"> HYPERLINK "http://www.imn.ac.cr/MeteorologicoWS/MeteorologicoWS.asmx" </w:instrText>
      </w:r>
      <w:ins w:id="1987" w:author="UPC" w:date="2015-05-06T10:51:00Z"/>
      <w:r w:rsidR="00EE07E6">
        <w:fldChar w:fldCharType="separate"/>
      </w:r>
      <w:r w:rsidR="0061362C" w:rsidRPr="00632719">
        <w:rPr>
          <w:rStyle w:val="Enlla"/>
        </w:rPr>
        <w:t>http://www.imn.ac.cr/MeteorologicoWS/MeteorologicoWS.asmx</w:t>
      </w:r>
      <w:r w:rsidR="00EE07E6">
        <w:rPr>
          <w:rStyle w:val="Enlla"/>
        </w:rPr>
        <w:fldChar w:fldCharType="end"/>
      </w:r>
      <w:r w:rsidR="0061362C">
        <w:t>.</w:t>
      </w:r>
      <w:r w:rsidR="00D45803">
        <w:t xml:space="preserve"> Per veure una descripció de tots els serveis que ofereix el servidor de web services cal anar a </w:t>
      </w:r>
      <w:r w:rsidR="00EE07E6">
        <w:fldChar w:fldCharType="begin"/>
      </w:r>
      <w:r w:rsidR="00EE07E6">
        <w:instrText xml:space="preserve"> HYPERLINK "http://www.imn.ac.cr/MeteorologicoWS/MeteorologicoWS.asmx?WSDL" </w:instrText>
      </w:r>
      <w:ins w:id="1988" w:author="UPC" w:date="2015-05-06T10:51:00Z"/>
      <w:r w:rsidR="00EE07E6">
        <w:fldChar w:fldCharType="separate"/>
      </w:r>
      <w:r w:rsidR="00D45803" w:rsidRPr="00632719">
        <w:rPr>
          <w:rStyle w:val="Enlla"/>
        </w:rPr>
        <w:t>http://www.imn.ac.cr/MeteorologicoWS/MeteorologicoWS.asmx?WSDL</w:t>
      </w:r>
      <w:r w:rsidR="00EE07E6">
        <w:rPr>
          <w:rStyle w:val="Enlla"/>
        </w:rPr>
        <w:fldChar w:fldCharType="end"/>
      </w:r>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989" w:name="_Toc418673019"/>
      <w:r>
        <w:t xml:space="preserve">Figura </w:t>
      </w:r>
      <w:fldSimple w:instr=" SEQ Figura \* ARABIC ">
        <w:ins w:id="1990" w:author="UPC" w:date="2015-05-06T10:51:00Z">
          <w:r w:rsidR="00D367B5">
            <w:rPr>
              <w:noProof/>
            </w:rPr>
            <w:t>78</w:t>
          </w:r>
        </w:ins>
        <w:del w:id="1991" w:author="UPC" w:date="2015-04-29T07:58:00Z">
          <w:r w:rsidR="00DD31AB" w:rsidDel="00154CE0">
            <w:rPr>
              <w:noProof/>
            </w:rPr>
            <w:delText>75</w:delText>
          </w:r>
        </w:del>
      </w:fldSimple>
      <w:r>
        <w:t>: Missatge obtingut a la consola després d'executar exitosament la instrucció wsdl2java</w:t>
      </w:r>
      <w:bookmarkEnd w:id="1989"/>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992" w:name="_Toc418672885"/>
      <w:r>
        <w:t>Obtenir el ClientInterface</w:t>
      </w:r>
      <w:bookmarkEnd w:id="1992"/>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BDAE4A8" wp14:editId="2782E4FD">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993" w:name="_Toc418672930"/>
      <w:r w:rsidR="00227BAF">
        <w:t xml:space="preserve">Imatge </w:t>
      </w:r>
      <w:fldSimple w:instr=" SEQ Imatge \* ARABIC ">
        <w:ins w:id="1994" w:author="UPC" w:date="2015-05-06T10:51:00Z">
          <w:r w:rsidR="00D367B5">
            <w:rPr>
              <w:noProof/>
            </w:rPr>
            <w:t>13</w:t>
          </w:r>
        </w:ins>
        <w:del w:id="1995" w:author="UPC" w:date="2015-04-28T16:46:00Z">
          <w:r w:rsidR="00AF455E" w:rsidDel="006B5605">
            <w:rPr>
              <w:noProof/>
            </w:rPr>
            <w:delText>12</w:delText>
          </w:r>
        </w:del>
      </w:fldSimple>
      <w:r w:rsidR="00227BAF">
        <w:t>: Arxius generats per la instrucció wsdl2java</w:t>
      </w:r>
      <w:bookmarkEnd w:id="1993"/>
    </w:p>
    <w:p w:rsidR="0069603E" w:rsidRDefault="0069603E" w:rsidP="00450C0F">
      <w:pPr>
        <w:pStyle w:val="Ttol2"/>
      </w:pPr>
      <w:bookmarkStart w:id="1996" w:name="_Toc418672886"/>
      <w:r>
        <w:t>Ús del webservice</w:t>
      </w:r>
      <w:bookmarkEnd w:id="1996"/>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997" w:name="_Toc418673020"/>
      <w:r>
        <w:lastRenderedPageBreak/>
        <w:t xml:space="preserve">Figura </w:t>
      </w:r>
      <w:fldSimple w:instr=" SEQ Figura \* ARABIC ">
        <w:ins w:id="1998" w:author="UPC" w:date="2015-05-06T10:51:00Z">
          <w:r w:rsidR="00D367B5">
            <w:rPr>
              <w:noProof/>
            </w:rPr>
            <w:t>79</w:t>
          </w:r>
        </w:ins>
        <w:del w:id="1999" w:author="UPC" w:date="2015-04-29T07:58:00Z">
          <w:r w:rsidR="00DD31AB" w:rsidDel="00154CE0">
            <w:rPr>
              <w:noProof/>
            </w:rPr>
            <w:delText>76</w:delText>
          </w:r>
        </w:del>
      </w:fldSimple>
      <w:r w:rsidR="0033036D">
        <w:t>: Exemple</w:t>
      </w:r>
      <w:r>
        <w:t xml:space="preserve"> d</w:t>
      </w:r>
      <w:r w:rsidR="0033036D">
        <w:t>e</w:t>
      </w:r>
      <w:r>
        <w:t xml:space="preserve"> client web service seguint l'estils de </w:t>
      </w:r>
      <w:r w:rsidR="0033036D">
        <w:t>codi</w:t>
      </w:r>
      <w:r>
        <w:t xml:space="preserve"> Grails</w:t>
      </w:r>
      <w:bookmarkEnd w:id="1997"/>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2000" w:name="_Toc418673021"/>
      <w:r>
        <w:t xml:space="preserve">Figura </w:t>
      </w:r>
      <w:fldSimple w:instr=" SEQ Figura \* ARABIC ">
        <w:ins w:id="2001" w:author="UPC" w:date="2015-05-06T10:51:00Z">
          <w:r w:rsidR="00D367B5">
            <w:rPr>
              <w:noProof/>
            </w:rPr>
            <w:t>80</w:t>
          </w:r>
        </w:ins>
        <w:del w:id="2002" w:author="UPC" w:date="2015-04-29T07:58:00Z">
          <w:r w:rsidR="00DD31AB" w:rsidDel="00154CE0">
            <w:rPr>
              <w:noProof/>
            </w:rPr>
            <w:delText>77</w:delText>
          </w:r>
        </w:del>
      </w:fldSimple>
      <w:r w:rsidR="0033036D">
        <w:t xml:space="preserve">: Exemple de </w:t>
      </w:r>
      <w:r>
        <w:t xml:space="preserve">client web service seguint l'estil de </w:t>
      </w:r>
      <w:r w:rsidR="0033036D">
        <w:t>codi</w:t>
      </w:r>
      <w:r>
        <w:t xml:space="preserve"> Java</w:t>
      </w:r>
      <w:bookmarkEnd w:id="2000"/>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2003" w:name="_Toc418672887"/>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2003"/>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r w:rsidR="00EE07E6">
        <w:fldChar w:fldCharType="begin"/>
      </w:r>
      <w:r w:rsidR="00EE07E6">
        <w:instrText xml:space="preserve"> HYPERLINK "https://bus-soa.upc.edu" </w:instrText>
      </w:r>
      <w:ins w:id="2004" w:author="UPC" w:date="2015-05-06T10:51:00Z"/>
      <w:r w:rsidR="00EE07E6">
        <w:fldChar w:fldCharType="separate"/>
      </w:r>
      <w:r w:rsidRPr="000F016B">
        <w:rPr>
          <w:rStyle w:val="Enlla"/>
          <w:rFonts w:ascii="Consolas" w:hAnsi="Consolas" w:cs="Consolas"/>
          <w:sz w:val="20"/>
        </w:rPr>
        <w:t>https://bus-soa.upc.edu</w:t>
      </w:r>
      <w:r w:rsidR="00EE07E6">
        <w:rPr>
          <w:rStyle w:val="Enlla"/>
          <w:rFonts w:ascii="Consolas" w:hAnsi="Consolas" w:cs="Consolas"/>
          <w:sz w:val="20"/>
        </w:rPr>
        <w:fldChar w:fldCharType="end"/>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r w:rsidR="00EE07E6">
        <w:fldChar w:fldCharType="begin"/>
      </w:r>
      <w:r w:rsidR="00EE07E6">
        <w:instrText xml:space="preserve"> HYPERLINK "https://bus-soades.upc.edu" </w:instrText>
      </w:r>
      <w:ins w:id="2005" w:author="UPC" w:date="2015-05-06T10:51:00Z"/>
      <w:r w:rsidR="00EE07E6">
        <w:fldChar w:fldCharType="separate"/>
      </w:r>
      <w:r w:rsidRPr="000F016B">
        <w:rPr>
          <w:rStyle w:val="Enlla"/>
          <w:rFonts w:ascii="Consolas" w:hAnsi="Consolas" w:cs="Consolas"/>
          <w:sz w:val="20"/>
        </w:rPr>
        <w:t>https://bus-soades.upc.edu</w:t>
      </w:r>
      <w:r w:rsidR="00EE07E6">
        <w:rPr>
          <w:rStyle w:val="Enlla"/>
          <w:rFonts w:ascii="Consolas" w:hAnsi="Consolas" w:cs="Consolas"/>
          <w:sz w:val="20"/>
        </w:rPr>
        <w:fldChar w:fldCharType="end"/>
      </w:r>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2006" w:name="_Ref417459725"/>
      <w:bookmarkStart w:id="2007"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2008" w:name="_Toc418672888"/>
      <w:r>
        <w:t>Ús amb Java 1.8</w:t>
      </w:r>
      <w:bookmarkEnd w:id="2006"/>
      <w:bookmarkEnd w:id="2007"/>
      <w:bookmarkEnd w:id="2008"/>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40" o:title=""/>
          </v:shape>
          <o:OLEObject Type="Embed" ProgID="Package" ShapeID="_x0000_i1031" DrawAspect="Icon" ObjectID="_1492414793" r:id="rId41"/>
        </w:object>
      </w:r>
    </w:p>
    <w:p w:rsidR="002C100B" w:rsidRDefault="002C100B" w:rsidP="002C100B">
      <w:pPr>
        <w:rPr>
          <w:rFonts w:ascii="Helv" w:hAnsi="Helv" w:cs="Helv"/>
          <w:color w:val="000000"/>
          <w:sz w:val="20"/>
        </w:rPr>
      </w:pPr>
      <w:r>
        <w:t xml:space="preserve">Referència: </w:t>
      </w:r>
      <w:r w:rsidR="00EE07E6">
        <w:fldChar w:fldCharType="begin"/>
      </w:r>
      <w:r w:rsidR="00EE07E6">
        <w:instrText xml:space="preserve"> HYPERLINK "http://stackoverflow.com/questions/23011547/webservice-client-generation-error-with-jdk8" </w:instrText>
      </w:r>
      <w:ins w:id="2009" w:author="UPC" w:date="2015-05-06T10:51:00Z"/>
      <w:r w:rsidR="00EE07E6">
        <w:fldChar w:fldCharType="separate"/>
      </w:r>
      <w:r w:rsidRPr="00582A61">
        <w:rPr>
          <w:rStyle w:val="Enlla"/>
          <w:rFonts w:ascii="Helv" w:hAnsi="Helv" w:cs="Helv"/>
          <w:sz w:val="20"/>
        </w:rPr>
        <w:t>http://stackoverflow.com/questions/23011547/webservice-client-generation-error-with-jdk8</w:t>
      </w:r>
      <w:r w:rsidR="00EE07E6">
        <w:rPr>
          <w:rStyle w:val="Enlla"/>
          <w:rFonts w:ascii="Helv" w:hAnsi="Helv" w:cs="Helv"/>
          <w:sz w:val="20"/>
        </w:rPr>
        <w:fldChar w:fldCharType="end"/>
      </w:r>
    </w:p>
    <w:p w:rsidR="000565F7" w:rsidRDefault="000565F7" w:rsidP="00450C0F">
      <w:pPr>
        <w:pStyle w:val="Ttol2"/>
      </w:pPr>
      <w:bookmarkStart w:id="2010" w:name="_Toc418672889"/>
      <w:r>
        <w:t>Solució de problemes</w:t>
      </w:r>
      <w:bookmarkEnd w:id="2010"/>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2011" w:name="_Ref417291757"/>
      <w:bookmarkStart w:id="2012" w:name="_Toc418672890"/>
      <w:r>
        <w:lastRenderedPageBreak/>
        <w:t>Error al descarr</w:t>
      </w:r>
      <w:r w:rsidR="00BE05C8">
        <w:t>e</w:t>
      </w:r>
      <w:r>
        <w:t>gar plugins</w:t>
      </w:r>
      <w:bookmarkEnd w:id="2011"/>
      <w:bookmarkEnd w:id="2012"/>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2013" w:name="_Toc418673022"/>
      <w:r>
        <w:t xml:space="preserve">Figura </w:t>
      </w:r>
      <w:fldSimple w:instr=" SEQ Figura \* ARABIC ">
        <w:ins w:id="2014" w:author="UPC" w:date="2015-05-06T10:51:00Z">
          <w:r w:rsidR="00D367B5">
            <w:rPr>
              <w:noProof/>
            </w:rPr>
            <w:t>81</w:t>
          </w:r>
        </w:ins>
        <w:del w:id="2015" w:author="UPC" w:date="2015-04-29T07:58:00Z">
          <w:r w:rsidR="00DD31AB" w:rsidDel="00154CE0">
            <w:rPr>
              <w:noProof/>
            </w:rPr>
            <w:delText>80</w:delText>
          </w:r>
        </w:del>
      </w:fldSimple>
      <w:r>
        <w:t>: Error al descarregar plugins per a web services</w:t>
      </w:r>
      <w:bookmarkEnd w:id="2013"/>
    </w:p>
    <w:p w:rsidR="00B273D6" w:rsidRDefault="008D7B5C"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37" o:title=""/>
            <w10:wrap type="through"/>
          </v:shape>
          <o:OLEObject Type="Embed" ProgID="PBrush" ShapeID="_x0000_s1038" DrawAspect="Content" ObjectID="_1492414796" r:id="rId42"/>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2016" w:name="_Toc418673023"/>
      <w:r>
        <w:t xml:space="preserve">Figura </w:t>
      </w:r>
      <w:fldSimple w:instr=" SEQ Figura \* ARABIC ">
        <w:ins w:id="2017" w:author="UPC" w:date="2015-05-06T10:51:00Z">
          <w:r w:rsidR="00D367B5">
            <w:rPr>
              <w:noProof/>
            </w:rPr>
            <w:t>82</w:t>
          </w:r>
        </w:ins>
        <w:del w:id="2018" w:author="UPC" w:date="2015-04-29T07:58:00Z">
          <w:r w:rsidR="00DD31AB" w:rsidDel="00154CE0">
            <w:rPr>
              <w:noProof/>
            </w:rPr>
            <w:delText>81</w:delText>
          </w:r>
        </w:del>
      </w:fldSimple>
      <w:r>
        <w:t>: Resultat de la instrucció install-plugin cxf</w:t>
      </w:r>
      <w:bookmarkEnd w:id="2016"/>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2019" w:name="_Toc418672891"/>
      <w:r>
        <w:t xml:space="preserve">Canviar dades del web service i no es baixen les noves classes / </w:t>
      </w:r>
      <w:r w:rsidR="009008A3">
        <w:t xml:space="preserve">No fa cas </w:t>
      </w:r>
      <w:r>
        <w:t xml:space="preserve">l’arxiu </w:t>
      </w:r>
      <w:r w:rsidR="009008A3">
        <w:t>Config.groovy</w:t>
      </w:r>
      <w:bookmarkEnd w:id="2019"/>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2020" w:name="_Toc418673024"/>
      <w:r>
        <w:t xml:space="preserve">Figura </w:t>
      </w:r>
      <w:fldSimple w:instr=" SEQ Figura \* ARABIC ">
        <w:ins w:id="2021" w:author="UPC" w:date="2015-05-06T10:51:00Z">
          <w:r w:rsidR="00D367B5">
            <w:rPr>
              <w:noProof/>
            </w:rPr>
            <w:t>83</w:t>
          </w:r>
        </w:ins>
        <w:del w:id="2022" w:author="UPC" w:date="2015-04-29T07:58:00Z">
          <w:r w:rsidR="00DD31AB" w:rsidDel="00154CE0">
            <w:rPr>
              <w:noProof/>
            </w:rPr>
            <w:delText>82</w:delText>
          </w:r>
        </w:del>
      </w:fldSimple>
      <w:r>
        <w:t>: Arxiu</w:t>
      </w:r>
      <w:r w:rsidR="003D317C">
        <w:t xml:space="preserve"> </w:t>
      </w:r>
      <w:r w:rsidR="003D317C" w:rsidRPr="00CE1C47">
        <w:rPr>
          <w:i/>
        </w:rPr>
        <w:t>Config.groovy</w:t>
      </w:r>
      <w:r w:rsidR="003D317C">
        <w:t xml:space="preserve">. Primera </w:t>
      </w:r>
      <w:r>
        <w:t>configuració d’un client web service</w:t>
      </w:r>
      <w:bookmarkEnd w:id="2020"/>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2023" w:name="_Ref417368929"/>
      <w:bookmarkStart w:id="2024" w:name="_Toc418673025"/>
      <w:r>
        <w:lastRenderedPageBreak/>
        <w:t xml:space="preserve">Figura </w:t>
      </w:r>
      <w:fldSimple w:instr=" SEQ Figura \* ARABIC ">
        <w:ins w:id="2025" w:author="UPC" w:date="2015-05-06T10:51:00Z">
          <w:r w:rsidR="00D367B5">
            <w:rPr>
              <w:noProof/>
            </w:rPr>
            <w:t>84</w:t>
          </w:r>
        </w:ins>
        <w:del w:id="2026" w:author="UPC" w:date="2015-04-29T07:58:00Z">
          <w:r w:rsidR="00DD31AB" w:rsidDel="00154CE0">
            <w:rPr>
              <w:noProof/>
            </w:rPr>
            <w:delText>83</w:delText>
          </w:r>
        </w:del>
      </w:fldSimple>
      <w:r>
        <w:t>: Traça de creació obtinguda amb el primer web service</w:t>
      </w:r>
      <w:bookmarkEnd w:id="2023"/>
      <w:bookmarkEnd w:id="2024"/>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2027" w:name="_Toc418673026"/>
      <w:r>
        <w:t xml:space="preserve">Figura </w:t>
      </w:r>
      <w:fldSimple w:instr=" SEQ Figura \* ARABIC ">
        <w:ins w:id="2028" w:author="UPC" w:date="2015-05-06T10:51:00Z">
          <w:r w:rsidR="00D367B5">
            <w:rPr>
              <w:noProof/>
            </w:rPr>
            <w:t>85</w:t>
          </w:r>
        </w:ins>
        <w:del w:id="2029" w:author="UPC" w:date="2015-04-29T07:58:00Z">
          <w:r w:rsidR="00DD31AB" w:rsidDel="00154CE0">
            <w:rPr>
              <w:noProof/>
            </w:rPr>
            <w:delText>84</w:delText>
          </w:r>
        </w:del>
      </w:fldSimple>
      <w:r>
        <w:t xml:space="preserve">: Arxiu </w:t>
      </w:r>
      <w:r w:rsidRPr="00CE1C47">
        <w:rPr>
          <w:i/>
        </w:rPr>
        <w:t>Config.groovy</w:t>
      </w:r>
      <w:r>
        <w:t>. Segona configuració d’un client web service</w:t>
      </w:r>
      <w:bookmarkEnd w:id="2027"/>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2030" w:name="_Toc418673027"/>
      <w:r>
        <w:t xml:space="preserve">Figura </w:t>
      </w:r>
      <w:fldSimple w:instr=" SEQ Figura \* ARABIC ">
        <w:ins w:id="2031" w:author="UPC" w:date="2015-05-06T10:51:00Z">
          <w:r w:rsidR="00D367B5">
            <w:rPr>
              <w:noProof/>
            </w:rPr>
            <w:t>86</w:t>
          </w:r>
        </w:ins>
        <w:del w:id="2032" w:author="UPC" w:date="2015-04-29T07:58:00Z">
          <w:r w:rsidR="00DD31AB" w:rsidDel="00154CE0">
            <w:rPr>
              <w:noProof/>
            </w:rPr>
            <w:delText>85</w:delText>
          </w:r>
        </w:del>
      </w:fldSimple>
      <w:r>
        <w:t>: Traça de creació obtinguda amb el primer web service</w:t>
      </w:r>
      <w:bookmarkEnd w:id="2030"/>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2033" w:author="UPC" w:date="2015-05-06T10:51:00Z">
        <w:r w:rsidR="00D367B5" w:rsidRPr="00D367B5">
          <w:rPr>
            <w:b/>
            <w:rPrChange w:id="2034" w:author="UPC" w:date="2015-05-06T10:51:00Z">
              <w:rPr/>
            </w:rPrChange>
          </w:rPr>
          <w:t xml:space="preserve">Figura </w:t>
        </w:r>
        <w:r w:rsidR="00D367B5" w:rsidRPr="00D367B5">
          <w:rPr>
            <w:b/>
            <w:noProof/>
            <w:rPrChange w:id="2035" w:author="UPC" w:date="2015-05-06T10:51:00Z">
              <w:rPr>
                <w:noProof/>
              </w:rPr>
            </w:rPrChange>
          </w:rPr>
          <w:t>84</w:t>
        </w:r>
        <w:r w:rsidR="00D367B5" w:rsidRPr="00D367B5">
          <w:rPr>
            <w:b/>
            <w:rPrChange w:id="2036" w:author="UPC" w:date="2015-05-06T10:51:00Z">
              <w:rPr/>
            </w:rPrChange>
          </w:rPr>
          <w:t>: Traça de creació obtinguda amb el primer web service</w:t>
        </w:r>
      </w:ins>
      <w:del w:id="2037"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2038" w:name="_Toc418672892"/>
      <w:r w:rsidRPr="009737A9">
        <w:t>Forked Grails VM exited with error</w:t>
      </w:r>
      <w:bookmarkEnd w:id="2038"/>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2039" w:name="_Toc418673028"/>
      <w:r>
        <w:lastRenderedPageBreak/>
        <w:t xml:space="preserve">Figura </w:t>
      </w:r>
      <w:fldSimple w:instr=" SEQ Figura \* ARABIC ">
        <w:ins w:id="2040" w:author="UPC" w:date="2015-05-06T10:51:00Z">
          <w:r w:rsidR="00D367B5">
            <w:rPr>
              <w:noProof/>
            </w:rPr>
            <w:t>87</w:t>
          </w:r>
        </w:ins>
        <w:del w:id="2041" w:author="UPC" w:date="2015-04-29T07:58:00Z">
          <w:r w:rsidR="00DD31AB" w:rsidDel="00154CE0">
            <w:rPr>
              <w:noProof/>
            </w:rPr>
            <w:delText>86</w:delText>
          </w:r>
        </w:del>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2039"/>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2042" w:name="_Toc418672893"/>
      <w:r>
        <w:lastRenderedPageBreak/>
        <w:t>Annexos</w:t>
      </w:r>
      <w:bookmarkEnd w:id="2042"/>
    </w:p>
    <w:p w:rsidR="00E6727D" w:rsidRDefault="00E6727D" w:rsidP="00E6727D">
      <w:pPr>
        <w:pStyle w:val="Ttol2"/>
      </w:pPr>
      <w:bookmarkStart w:id="2043" w:name="_Ref416416266"/>
      <w:bookmarkStart w:id="2044" w:name="_Toc418672894"/>
      <w:r>
        <w:t xml:space="preserve">Activar pestanya </w:t>
      </w:r>
      <w:r w:rsidRPr="00E6727D">
        <w:rPr>
          <w:i/>
        </w:rPr>
        <w:t>Markers</w:t>
      </w:r>
      <w:bookmarkEnd w:id="2043"/>
      <w:bookmarkEnd w:id="2044"/>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2045" w:name="_Activar_pestanya_Navigator"/>
      <w:bookmarkStart w:id="2046" w:name="_Ref416416310"/>
      <w:bookmarkStart w:id="2047" w:name="_Toc418672895"/>
      <w:bookmarkEnd w:id="2045"/>
      <w:r>
        <w:t xml:space="preserve">Activar pestanya </w:t>
      </w:r>
      <w:r w:rsidR="002D2E83">
        <w:rPr>
          <w:i/>
        </w:rPr>
        <w:t>Navigat</w:t>
      </w:r>
      <w:r w:rsidRPr="00E6727D">
        <w:rPr>
          <w:i/>
        </w:rPr>
        <w:t>o</w:t>
      </w:r>
      <w:r w:rsidR="002D2E83">
        <w:rPr>
          <w:i/>
        </w:rPr>
        <w:t>r</w:t>
      </w:r>
      <w:bookmarkEnd w:id="2046"/>
      <w:bookmarkEnd w:id="2047"/>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2048" w:name="_Crear_un_Taglib"/>
      <w:bookmarkStart w:id="2049" w:name="_Toc418672896"/>
      <w:bookmarkEnd w:id="2048"/>
      <w:r>
        <w:t>Crear un Taglib personalitzat</w:t>
      </w:r>
      <w:bookmarkEnd w:id="2049"/>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050" w:name="_Ref416870459"/>
      <w:bookmarkStart w:id="2051" w:name="_Ref416870462"/>
      <w:bookmarkStart w:id="2052" w:name="_Ref416761792"/>
      <w:bookmarkStart w:id="2053" w:name="_Toc418672897"/>
      <w:r>
        <w:t>Configuració ràpida del plugin CKEditor per a l’aplicació Editor</w:t>
      </w:r>
      <w:bookmarkEnd w:id="2050"/>
      <w:bookmarkEnd w:id="2051"/>
      <w:bookmarkEnd w:id="2053"/>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54" w:name="_Toc418672898"/>
      <w:r>
        <w:t>Instal·lació i configuració</w:t>
      </w:r>
      <w:bookmarkEnd w:id="2054"/>
    </w:p>
    <w:p w:rsidR="00866E1A" w:rsidRDefault="00866E1A" w:rsidP="00866E1A">
      <w:pPr>
        <w:pStyle w:val="Ttol4"/>
      </w:pPr>
      <w:bookmarkStart w:id="2055" w:name="_Toc418672899"/>
      <w:r>
        <w:t>Arxiu BuildConfig.groovy</w:t>
      </w:r>
      <w:bookmarkEnd w:id="2055"/>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56" w:name="_Toc418673029"/>
      <w:r>
        <w:t xml:space="preserve">Figura </w:t>
      </w:r>
      <w:fldSimple w:instr=" SEQ Figura \* ARABIC ">
        <w:ins w:id="2057" w:author="UPC" w:date="2015-05-06T10:51:00Z">
          <w:r w:rsidR="00D367B5">
            <w:rPr>
              <w:noProof/>
            </w:rPr>
            <w:t>88</w:t>
          </w:r>
        </w:ins>
        <w:del w:id="2058" w:author="UPC" w:date="2015-04-29T07:58:00Z">
          <w:r w:rsidR="00DD31AB" w:rsidDel="00154CE0">
            <w:rPr>
              <w:noProof/>
            </w:rPr>
            <w:delText>87</w:delText>
          </w:r>
        </w:del>
      </w:fldSimple>
      <w:r w:rsidRPr="000313D8">
        <w:t xml:space="preserve">: Instal·lació del plugin </w:t>
      </w:r>
      <w:r>
        <w:t>CKEditor</w:t>
      </w:r>
      <w:bookmarkEnd w:id="2056"/>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59" w:name="_Toc418672900"/>
      <w:r>
        <w:lastRenderedPageBreak/>
        <w:t>Arxiu Config.groovy</w:t>
      </w:r>
      <w:bookmarkEnd w:id="2059"/>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del w:id="2060" w:author="UPC" w:date="2015-05-06T08:17:00Z">
              <w:r w:rsidDel="007E1C3E">
                <w:rPr>
                  <w:i/>
                  <w:iCs/>
                  <w:color w:val="FF00CC"/>
                </w:rPr>
                <w:delText>_resources</w:delText>
              </w:r>
            </w:del>
            <w:r>
              <w:rPr>
                <w:i/>
                <w:iCs/>
                <w:color w:val="FF00CC"/>
              </w:rPr>
              <w:t>/</w:t>
            </w:r>
            <w:ins w:id="2061" w:author="UPC" w:date="2015-05-06T08:17:00Z">
              <w:r w:rsidR="007E1C3E">
                <w:rPr>
                  <w:i/>
                  <w:iCs/>
                  <w:color w:val="FF00CC"/>
                </w:rPr>
                <w:t>files</w:t>
              </w:r>
            </w:ins>
            <w:ins w:id="2062" w:author="UPC" w:date="2015-05-06T08:18:00Z">
              <w:r w:rsidR="007E1C3E">
                <w:rPr>
                  <w:i/>
                  <w:iCs/>
                  <w:color w:val="FF00CC"/>
                </w:rPr>
                <w:t>/</w:t>
              </w:r>
            </w:ins>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63" w:name="_Toc418673030"/>
      <w:r>
        <w:t xml:space="preserve">Figura </w:t>
      </w:r>
      <w:fldSimple w:instr=" SEQ Figura \* ARABIC ">
        <w:ins w:id="2064" w:author="UPC" w:date="2015-05-06T10:51:00Z">
          <w:r w:rsidR="00D367B5">
            <w:rPr>
              <w:noProof/>
            </w:rPr>
            <w:t>89</w:t>
          </w:r>
        </w:ins>
        <w:del w:id="2065" w:author="UPC" w:date="2015-04-29T07:58:00Z">
          <w:r w:rsidR="00DD31AB" w:rsidDel="00154CE0">
            <w:rPr>
              <w:noProof/>
            </w:rPr>
            <w:delText>88</w:delText>
          </w:r>
        </w:del>
      </w:fldSimple>
      <w:r>
        <w:t xml:space="preserve">: Arxiu </w:t>
      </w:r>
      <w:r w:rsidRPr="00CE1C47">
        <w:rPr>
          <w:i/>
        </w:rPr>
        <w:t>Config.groovy</w:t>
      </w:r>
      <w:bookmarkEnd w:id="2063"/>
    </w:p>
    <w:p w:rsidR="00866E1A" w:rsidRPr="00C5267D" w:rsidRDefault="00866E1A" w:rsidP="00C5267D">
      <w:pPr>
        <w:pStyle w:val="Ttol4"/>
        <w:rPr>
          <w:i w:val="0"/>
        </w:rPr>
      </w:pPr>
      <w:bookmarkStart w:id="2066" w:name="_Toc418672901"/>
      <w:r>
        <w:t>Arxiu config.js</w:t>
      </w:r>
      <w:r w:rsidR="00C5267D">
        <w:t xml:space="preserve"> </w:t>
      </w:r>
      <w:r w:rsidR="00C5267D" w:rsidRPr="00C5267D">
        <w:t xml:space="preserve"> </w:t>
      </w:r>
      <w:r w:rsidR="00C5267D" w:rsidRPr="00C5267D">
        <w:rPr>
          <w:i w:val="0"/>
        </w:rPr>
        <w:t>(ckeditorconfig.js)</w:t>
      </w:r>
      <w:bookmarkEnd w:id="2066"/>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067" w:name="_Toc418673031"/>
      <w:r>
        <w:lastRenderedPageBreak/>
        <w:t xml:space="preserve">Figura </w:t>
      </w:r>
      <w:fldSimple w:instr=" SEQ Figura \* ARABIC ">
        <w:ins w:id="2068" w:author="UPC" w:date="2015-05-06T10:51:00Z">
          <w:r w:rsidR="00D367B5">
            <w:rPr>
              <w:noProof/>
            </w:rPr>
            <w:t>90</w:t>
          </w:r>
        </w:ins>
        <w:del w:id="2069" w:author="UPC" w:date="2015-04-29T07:58:00Z">
          <w:r w:rsidR="00DD31AB" w:rsidDel="00154CE0">
            <w:rPr>
              <w:noProof/>
            </w:rPr>
            <w:delText>89</w:delText>
          </w:r>
        </w:del>
      </w:fldSimple>
      <w:r>
        <w:t xml:space="preserve">: Arxiu </w:t>
      </w:r>
      <w:r w:rsidRPr="00CE1C47">
        <w:rPr>
          <w:i/>
        </w:rPr>
        <w:t>ckeditorconfig.js</w:t>
      </w:r>
      <w:bookmarkEnd w:id="2067"/>
    </w:p>
    <w:p w:rsidR="00866E1A" w:rsidRDefault="00866E1A" w:rsidP="00866E1A">
      <w:pPr>
        <w:pStyle w:val="Ttol4"/>
      </w:pPr>
      <w:bookmarkStart w:id="2070" w:name="_Toc418672902"/>
      <w:r>
        <w:lastRenderedPageBreak/>
        <w:t>Pàgines GSP</w:t>
      </w:r>
      <w:bookmarkEnd w:id="2070"/>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071" w:name="_Toc418673032"/>
      <w:r>
        <w:t xml:space="preserve">Figura </w:t>
      </w:r>
      <w:fldSimple w:instr=" SEQ Figura \* ARABIC ">
        <w:ins w:id="2072" w:author="UPC" w:date="2015-05-06T10:51:00Z">
          <w:r w:rsidR="00D367B5">
            <w:rPr>
              <w:noProof/>
            </w:rPr>
            <w:t>91</w:t>
          </w:r>
        </w:ins>
        <w:del w:id="2073" w:author="UPC" w:date="2015-04-29T07:58:00Z">
          <w:r w:rsidR="00DD31AB" w:rsidDel="00154CE0">
            <w:rPr>
              <w:noProof/>
            </w:rPr>
            <w:delText>90</w:delText>
          </w:r>
        </w:del>
      </w:fldSimple>
      <w:r>
        <w:t>: Afegir CKeditor de manera ràpida a una vista GSP</w:t>
      </w:r>
      <w:bookmarkEnd w:id="2071"/>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074" w:name="_Toc418673033"/>
      <w:r>
        <w:t xml:space="preserve">Figura </w:t>
      </w:r>
      <w:fldSimple w:instr=" SEQ Figura \* ARABIC ">
        <w:ins w:id="2075" w:author="UPC" w:date="2015-05-06T10:51:00Z">
          <w:r w:rsidR="00D367B5">
            <w:rPr>
              <w:noProof/>
            </w:rPr>
            <w:t>92</w:t>
          </w:r>
        </w:ins>
        <w:del w:id="2076" w:author="UPC" w:date="2015-04-29T07:58:00Z">
          <w:r w:rsidR="00DD31AB" w:rsidDel="00154CE0">
            <w:rPr>
              <w:noProof/>
            </w:rPr>
            <w:delText>91</w:delText>
          </w:r>
        </w:del>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07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077" w:name="_Toc418673034"/>
      <w:r>
        <w:t xml:space="preserve">Figura </w:t>
      </w:r>
      <w:fldSimple w:instr=" SEQ Figura \* ARABIC ">
        <w:ins w:id="2078" w:author="UPC" w:date="2015-05-06T10:51:00Z">
          <w:r w:rsidR="00D367B5">
            <w:rPr>
              <w:noProof/>
            </w:rPr>
            <w:t>93</w:t>
          </w:r>
        </w:ins>
        <w:del w:id="2079" w:author="UPC" w:date="2015-04-29T07:58:00Z">
          <w:r w:rsidR="00DD31AB" w:rsidDel="00154CE0">
            <w:rPr>
              <w:noProof/>
            </w:rPr>
            <w:delText>92</w:delText>
          </w:r>
        </w:del>
      </w:fldSimple>
      <w:r>
        <w:t>: Codi GSP que provoca e</w:t>
      </w:r>
      <w:r w:rsidRPr="00312F9B">
        <w:t>spais/tabulacions afegides en l'editor de codi HTML/GSP</w:t>
      </w:r>
      <w:bookmarkEnd w:id="2077"/>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080" w:name="_Toc418672903"/>
      <w:r>
        <w:t>Controladors</w:t>
      </w:r>
      <w:bookmarkEnd w:id="2080"/>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081" w:name="_Toc418672904"/>
      <w:r>
        <w:t>Modificacions</w:t>
      </w:r>
      <w:bookmarkEnd w:id="2081"/>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367B5">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2082" w:author="UPC" w:date="2015-05-06T10:51:00Z">
        <w:r w:rsidR="00D367B5" w:rsidRPr="00D367B5">
          <w:rPr>
            <w:b/>
            <w:rPrChange w:id="2083" w:author="UPC" w:date="2015-05-06T10:51:00Z">
              <w:rPr/>
            </w:rPrChange>
          </w:rPr>
          <w:t>Modificació al plugin de la ruta de pujada d’arxius al servidor</w:t>
        </w:r>
      </w:ins>
      <w:del w:id="2084"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367B5">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085" w:author="UPC" w:date="2015-05-06T10:51:00Z">
        <w:r w:rsidR="00D367B5" w:rsidRPr="00D367B5">
          <w:rPr>
            <w:b/>
            <w:rPrChange w:id="2086" w:author="UPC" w:date="2015-05-06T10:51:00Z">
              <w:rPr/>
            </w:rPrChange>
          </w:rPr>
          <w:t>Codemirror per a rich editor</w:t>
        </w:r>
      </w:ins>
      <w:del w:id="2087"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088" w:name="_Ref416859194"/>
      <w:bookmarkStart w:id="2089" w:name="_Ref416859196"/>
      <w:bookmarkStart w:id="2090" w:name="_Toc418672905"/>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52"/>
      <w:bookmarkEnd w:id="2088"/>
      <w:bookmarkEnd w:id="2089"/>
      <w:bookmarkEnd w:id="209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091" w:name="_Toc418673035"/>
      <w:r>
        <w:lastRenderedPageBreak/>
        <w:t xml:space="preserve">Figura </w:t>
      </w:r>
      <w:fldSimple w:instr=" SEQ Figura \* ARABIC ">
        <w:ins w:id="2092" w:author="UPC" w:date="2015-05-06T10:51:00Z">
          <w:r w:rsidR="00D367B5">
            <w:rPr>
              <w:noProof/>
            </w:rPr>
            <w:t>94</w:t>
          </w:r>
        </w:ins>
        <w:del w:id="2093" w:author="UPC" w:date="2015-04-29T07:58:00Z">
          <w:r w:rsidR="00DD31AB" w:rsidDel="00154CE0">
            <w:rPr>
              <w:noProof/>
            </w:rPr>
            <w:delText>93</w:delText>
          </w:r>
        </w:del>
      </w:fldSimple>
      <w:r>
        <w:t xml:space="preserve">: </w:t>
      </w:r>
      <w:r w:rsidRPr="0061511F">
        <w:t xml:space="preserve">Arxiu </w:t>
      </w:r>
      <w:r w:rsidRPr="00CE1C47">
        <w:rPr>
          <w:i/>
        </w:rPr>
        <w:t>config.js</w:t>
      </w:r>
      <w:r w:rsidRPr="0061511F">
        <w:t xml:space="preserve"> (CKEditor) de l’aplicació Editor (gcrrhh)</w:t>
      </w:r>
      <w:bookmarkEnd w:id="2091"/>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367B5">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094" w:author="UPC" w:date="2015-05-06T10:51:00Z">
        <w:r w:rsidR="00D367B5" w:rsidRPr="00D367B5">
          <w:rPr>
            <w:b/>
            <w:rPrChange w:id="2095" w:author="UPC" w:date="2015-05-06T10:51:00Z">
              <w:rPr/>
            </w:rPrChange>
          </w:rPr>
          <w:t>Fulles d'estils aplicades a l’àrea d’edició</w:t>
        </w:r>
      </w:ins>
      <w:del w:id="2096"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097" w:name="_Ref416762051"/>
      <w:bookmarkStart w:id="2098" w:name="_Toc418672906"/>
      <w:r>
        <w:t xml:space="preserve">CKEditor: configuració del plugin al </w:t>
      </w:r>
      <w:r w:rsidRPr="00825B4F">
        <w:rPr>
          <w:i/>
        </w:rPr>
        <w:t>Config.groovy</w:t>
      </w:r>
      <w:r>
        <w:t xml:space="preserve"> del gcrrhh</w:t>
      </w:r>
      <w:bookmarkEnd w:id="2097"/>
      <w:bookmarkEnd w:id="2098"/>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99" w:author="UPC" w:date="2015-05-06T08:19:00Z">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PrChange>
      </w:tblPr>
      <w:tblGrid>
        <w:gridCol w:w="436"/>
        <w:gridCol w:w="8515"/>
        <w:tblGridChange w:id="2100">
          <w:tblGrid>
            <w:gridCol w:w="430"/>
            <w:gridCol w:w="8291"/>
          </w:tblGrid>
        </w:tblGridChange>
      </w:tblGrid>
      <w:tr w:rsidR="005860E9" w:rsidTr="0091592F">
        <w:tc>
          <w:tcPr>
            <w:tcW w:w="534" w:type="dxa"/>
            <w:tcBorders>
              <w:top w:val="nil"/>
              <w:bottom w:val="nil"/>
              <w:right w:val="nil"/>
            </w:tcBorders>
            <w:shd w:val="pct12" w:color="auto" w:fill="auto"/>
            <w:tcPrChange w:id="2101" w:author="UPC" w:date="2015-05-06T08:19:00Z">
              <w:tcPr>
                <w:tcW w:w="436" w:type="dxa"/>
                <w:tcBorders>
                  <w:top w:val="nil"/>
                  <w:bottom w:val="nil"/>
                  <w:right w:val="nil"/>
                </w:tcBorders>
                <w:shd w:val="pct12" w:color="auto" w:fill="auto"/>
              </w:tcPr>
            </w:tcPrChange>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Change w:id="2102" w:author="UPC" w:date="2015-05-06T08:19:00Z">
              <w:tcPr>
                <w:tcW w:w="8177" w:type="dxa"/>
                <w:tcBorders>
                  <w:left w:val="nil"/>
                </w:tcBorders>
                <w:shd w:val="pct5" w:color="auto" w:fill="auto"/>
              </w:tcPr>
            </w:tcPrChange>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2103" w:author="UPC" w:date="2015-04-29T08:09:00Z"/>
              </w:rPr>
              <w:pPrChange w:id="2104" w:author="UPC" w:date="2015-04-29T08:10:00Z">
                <w:pPr>
                  <w:pStyle w:val="Codi"/>
                  <w:ind w:left="698"/>
                </w:pPr>
              </w:pPrChange>
            </w:pPr>
            <w:r>
              <w:t>baseurl</w:t>
            </w:r>
            <w:r w:rsidR="005860E9">
              <w:t>=</w:t>
            </w:r>
          </w:p>
          <w:p w:rsidR="005860E9" w:rsidRDefault="003D5179">
            <w:pPr>
              <w:pStyle w:val="Codi"/>
              <w:ind w:left="988" w:hanging="277"/>
              <w:pPrChange w:id="2105" w:author="UPC" w:date="2015-05-06T08:0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del w:id="2106" w:author="UPC" w:date="2015-05-06T08:00:00Z">
              <w:r w:rsidR="005860E9" w:rsidDel="006726CD">
                <w:rPr>
                  <w:i/>
                  <w:iCs/>
                  <w:color w:val="FF00CC"/>
                </w:rPr>
                <w:delText>_resources</w:delText>
              </w:r>
            </w:del>
            <w:r w:rsidR="005860E9">
              <w:rPr>
                <w:i/>
                <w:iCs/>
                <w:color w:val="FF00CC"/>
              </w:rPr>
              <w:t>/</w:t>
            </w:r>
            <w:ins w:id="2107"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108" w:name="_Toc418673036"/>
      <w:r>
        <w:lastRenderedPageBreak/>
        <w:t xml:space="preserve">Figura </w:t>
      </w:r>
      <w:fldSimple w:instr=" SEQ Figura \* ARABIC ">
        <w:ins w:id="2109" w:author="UPC" w:date="2015-05-06T10:51:00Z">
          <w:r w:rsidR="00D367B5">
            <w:rPr>
              <w:noProof/>
            </w:rPr>
            <w:t>95</w:t>
          </w:r>
        </w:ins>
        <w:del w:id="2110" w:author="UPC" w:date="2015-04-29T07:58:00Z">
          <w:r w:rsidR="00DD31AB" w:rsidDel="00154CE0">
            <w:rPr>
              <w:noProof/>
            </w:rPr>
            <w:delText>94</w:delText>
          </w:r>
        </w:del>
      </w:fldSimple>
      <w:r>
        <w:t xml:space="preserve">: </w:t>
      </w:r>
      <w:r w:rsidRPr="009939F9">
        <w:t xml:space="preserve">CKEditor: configuració del plugin al </w:t>
      </w:r>
      <w:r w:rsidRPr="00CE1C47">
        <w:rPr>
          <w:i/>
        </w:rPr>
        <w:t>Config.groovy</w:t>
      </w:r>
      <w:r w:rsidRPr="009939F9">
        <w:t xml:space="preserve"> del gcrrhh</w:t>
      </w:r>
      <w:bookmarkEnd w:id="2108"/>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111" w:name="_Ref417021500"/>
      <w:bookmarkStart w:id="2112" w:name="_Ref417021503"/>
      <w:bookmarkStart w:id="2113" w:name="_Toc418672907"/>
      <w:r>
        <w:t>Taglib's per renderitzar HTML des del controlador en una vista GSP</w:t>
      </w:r>
      <w:bookmarkEnd w:id="2111"/>
      <w:bookmarkEnd w:id="2112"/>
      <w:bookmarkEnd w:id="2113"/>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114" w:author="UPC" w:date="2015-04-28T16:32:00Z">
        <w:r w:rsidDel="00FE0A33">
          <w:delText xml:space="preserve">insertats </w:delText>
        </w:r>
      </w:del>
      <w:ins w:id="2115"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r w:rsidR="00EE07E6">
        <w:fldChar w:fldCharType="begin"/>
      </w:r>
      <w:r w:rsidR="00EE07E6">
        <w:instrText xml:space="preserve"> HYPERLINK \l "_Crear_un_Taglib" </w:instrText>
      </w:r>
      <w:ins w:id="2116" w:author="UPC" w:date="2015-05-06T10:51:00Z"/>
      <w:r w:rsidR="00EE07E6">
        <w:fldChar w:fldCharType="separate"/>
      </w:r>
      <w:r w:rsidR="001D4BBA" w:rsidRPr="00FB1E73">
        <w:rPr>
          <w:rStyle w:val="Enlla"/>
        </w:rPr>
        <w:t>crear un Taglib personalitzat</w:t>
      </w:r>
      <w:r w:rsidR="00EE07E6">
        <w:rPr>
          <w:rStyle w:val="Enlla"/>
        </w:rPr>
        <w:fldChar w:fldCharType="end"/>
      </w:r>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lastRenderedPageBreak/>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117" w:name="_Toc418673037"/>
      <w:r>
        <w:lastRenderedPageBreak/>
        <w:t xml:space="preserve">Figura </w:t>
      </w:r>
      <w:fldSimple w:instr=" SEQ Figura \* ARABIC ">
        <w:ins w:id="2118" w:author="UPC" w:date="2015-05-06T10:51:00Z">
          <w:r w:rsidR="00D367B5">
            <w:rPr>
              <w:noProof/>
            </w:rPr>
            <w:t>96</w:t>
          </w:r>
        </w:ins>
        <w:del w:id="2119" w:author="UPC" w:date="2015-04-29T07:58:00Z">
          <w:r w:rsidR="00DD31AB" w:rsidDel="00154CE0">
            <w:rPr>
              <w:noProof/>
            </w:rPr>
            <w:delText>95</w:delText>
          </w:r>
        </w:del>
      </w:fldSimple>
      <w:r>
        <w:t>: Taglib personalitzat</w:t>
      </w:r>
      <w:r w:rsidR="00FB1E73">
        <w:t xml:space="preserve"> per a les aplicacions RPPAS, RPPDI i RPBEC</w:t>
      </w:r>
      <w:bookmarkEnd w:id="2117"/>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120" w:name="_Ref417470918"/>
      <w:bookmarkStart w:id="2121" w:name="_Ref417470922"/>
      <w:bookmarkStart w:id="2122" w:name="_Toc418672908"/>
      <w:r>
        <w:t xml:space="preserve">Modificar la versió de </w:t>
      </w:r>
      <w:r w:rsidRPr="003A2F63">
        <w:t>Java</w:t>
      </w:r>
      <w:bookmarkEnd w:id="2120"/>
      <w:bookmarkEnd w:id="2121"/>
      <w:r w:rsidR="003A2F63" w:rsidRPr="003A2F63">
        <w:t xml:space="preserve"> (JRE System Library)</w:t>
      </w:r>
      <w:bookmarkEnd w:id="2122"/>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3977D39" wp14:editId="45ABE034">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43">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123" w:name="_Toc418672931"/>
      <w:r>
        <w:t xml:space="preserve">Imatge </w:t>
      </w:r>
      <w:fldSimple w:instr=" SEQ Imatge \* ARABIC ">
        <w:ins w:id="2124" w:author="UPC" w:date="2015-05-06T10:51:00Z">
          <w:r w:rsidR="00D367B5">
            <w:rPr>
              <w:noProof/>
            </w:rPr>
            <w:t>14</w:t>
          </w:r>
        </w:ins>
        <w:del w:id="2125" w:author="UPC" w:date="2015-04-28T16:46:00Z">
          <w:r w:rsidR="00AF455E" w:rsidDel="006B5605">
            <w:rPr>
              <w:noProof/>
            </w:rPr>
            <w:delText>13</w:delText>
          </w:r>
        </w:del>
      </w:fldSimple>
      <w:r>
        <w:t>: JRE al Project Explorer</w:t>
      </w:r>
      <w:bookmarkEnd w:id="2123"/>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6DC50554" wp14:editId="3A6A4A92">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126" w:name="_Toc418672932"/>
      <w:r>
        <w:t xml:space="preserve">Imatge </w:t>
      </w:r>
      <w:fldSimple w:instr=" SEQ Imatge \* ARABIC ">
        <w:ins w:id="2127" w:author="UPC" w:date="2015-05-06T10:51:00Z">
          <w:r w:rsidR="00D367B5">
            <w:rPr>
              <w:noProof/>
            </w:rPr>
            <w:t>15</w:t>
          </w:r>
        </w:ins>
        <w:del w:id="2128" w:author="UPC" w:date="2015-04-28T16:46:00Z">
          <w:r w:rsidR="00AF455E" w:rsidDel="006B5605">
            <w:rPr>
              <w:noProof/>
            </w:rPr>
            <w:delText>14</w:delText>
          </w:r>
        </w:del>
      </w:fldSimple>
      <w:r>
        <w:t xml:space="preserve">: </w:t>
      </w:r>
      <w:r w:rsidR="002E6EDA">
        <w:t>JRE’s instal·lats a l’entorn GGTS</w:t>
      </w:r>
      <w:bookmarkEnd w:id="2126"/>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1ABBA1D3" wp14:editId="2B3BECE0">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45">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129" w:name="_Toc418672933"/>
      <w:r>
        <w:t xml:space="preserve">Imatge </w:t>
      </w:r>
      <w:fldSimple w:instr=" SEQ Imatge \* ARABIC ">
        <w:ins w:id="2130" w:author="UPC" w:date="2015-05-06T10:51:00Z">
          <w:r w:rsidR="00D367B5">
            <w:rPr>
              <w:noProof/>
            </w:rPr>
            <w:t>16</w:t>
          </w:r>
        </w:ins>
        <w:del w:id="2131" w:author="UPC" w:date="2015-04-28T16:46:00Z">
          <w:r w:rsidR="00AF455E" w:rsidDel="006B5605">
            <w:rPr>
              <w:noProof/>
            </w:rPr>
            <w:delText>15</w:delText>
          </w:r>
        </w:del>
      </w:fldSimple>
      <w:r>
        <w:t xml:space="preserve">: </w:t>
      </w:r>
      <w:r w:rsidR="002E6EDA">
        <w:t>Afegir un JRE</w:t>
      </w:r>
      <w:bookmarkEnd w:id="2129"/>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34FB2352" wp14:editId="2186C161">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46">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132" w:name="_Toc418672934"/>
      <w:r>
        <w:t xml:space="preserve">Imatge </w:t>
      </w:r>
      <w:fldSimple w:instr=" SEQ Imatge \* ARABIC ">
        <w:ins w:id="2133" w:author="UPC" w:date="2015-05-06T10:51:00Z">
          <w:r w:rsidR="00D367B5">
            <w:rPr>
              <w:noProof/>
            </w:rPr>
            <w:t>17</w:t>
          </w:r>
        </w:ins>
        <w:del w:id="2134" w:author="UPC" w:date="2015-04-28T16:46:00Z">
          <w:r w:rsidR="00AF455E" w:rsidDel="006B5605">
            <w:rPr>
              <w:noProof/>
            </w:rPr>
            <w:delText>16</w:delText>
          </w:r>
        </w:del>
      </w:fldSimple>
      <w:r>
        <w:t xml:space="preserve">: </w:t>
      </w:r>
      <w:r w:rsidR="002E6EDA">
        <w:t>Definició del JRE</w:t>
      </w:r>
      <w:bookmarkEnd w:id="2132"/>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49B56FBE" wp14:editId="508CAD21">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135" w:name="_Ref417467456"/>
      <w:bookmarkStart w:id="2136" w:name="_Toc418672935"/>
      <w:r>
        <w:t xml:space="preserve">Imatge </w:t>
      </w:r>
      <w:fldSimple w:instr=" SEQ Imatge \* ARABIC ">
        <w:ins w:id="2137" w:author="UPC" w:date="2015-05-06T10:51:00Z">
          <w:r w:rsidR="00D367B5">
            <w:rPr>
              <w:noProof/>
            </w:rPr>
            <w:t>18</w:t>
          </w:r>
        </w:ins>
        <w:del w:id="2138" w:author="UPC" w:date="2015-04-28T16:46:00Z">
          <w:r w:rsidR="00AF455E" w:rsidDel="006B5605">
            <w:rPr>
              <w:noProof/>
            </w:rPr>
            <w:delText>17</w:delText>
          </w:r>
        </w:del>
      </w:fldSimple>
      <w:r>
        <w:t xml:space="preserve">: </w:t>
      </w:r>
      <w:r w:rsidR="002E6EDA">
        <w:t>JRE’s instal·lats</w:t>
      </w:r>
      <w:bookmarkEnd w:id="2135"/>
      <w:bookmarkEnd w:id="2136"/>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139" w:name="_Toc418672909"/>
      <w:r>
        <w:t>Modificar la versió Java de tot el workspace</w:t>
      </w:r>
      <w:bookmarkEnd w:id="2139"/>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140" w:author="UPC" w:date="2015-05-06T10:51:00Z">
        <w:r w:rsidR="00D367B5" w:rsidRPr="00D367B5">
          <w:rPr>
            <w:b/>
            <w:rPrChange w:id="2141" w:author="UPC" w:date="2015-05-06T10:51:00Z">
              <w:rPr/>
            </w:rPrChange>
          </w:rPr>
          <w:t xml:space="preserve">Imatge </w:t>
        </w:r>
        <w:r w:rsidR="00D367B5" w:rsidRPr="00D367B5">
          <w:rPr>
            <w:b/>
            <w:noProof/>
            <w:rPrChange w:id="2142" w:author="UPC" w:date="2015-05-06T10:51:00Z">
              <w:rPr>
                <w:noProof/>
              </w:rPr>
            </w:rPrChange>
          </w:rPr>
          <w:t>18</w:t>
        </w:r>
        <w:r w:rsidR="00D367B5" w:rsidRPr="00D367B5">
          <w:rPr>
            <w:b/>
            <w:rPrChange w:id="2143" w:author="UPC" w:date="2015-05-06T10:51:00Z">
              <w:rPr/>
            </w:rPrChange>
          </w:rPr>
          <w:t>: JRE’s instal·lats</w:t>
        </w:r>
      </w:ins>
      <w:del w:id="2144"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3FDAB46A" wp14:editId="44480FCA">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145" w:name="_Toc418672936"/>
      <w:r>
        <w:t xml:space="preserve">Imatge </w:t>
      </w:r>
      <w:fldSimple w:instr=" SEQ Imatge \* ARABIC ">
        <w:ins w:id="2146" w:author="UPC" w:date="2015-05-06T10:51:00Z">
          <w:r w:rsidR="00D367B5">
            <w:rPr>
              <w:noProof/>
            </w:rPr>
            <w:t>19</w:t>
          </w:r>
        </w:ins>
        <w:del w:id="2147" w:author="UPC" w:date="2015-04-28T16:46:00Z">
          <w:r w:rsidR="00AF455E" w:rsidDel="006B5605">
            <w:rPr>
              <w:noProof/>
            </w:rPr>
            <w:delText>18</w:delText>
          </w:r>
        </w:del>
      </w:fldSimple>
      <w:r>
        <w:t>: Canvi de JDK a l’entorn GGTS</w:t>
      </w:r>
      <w:bookmarkEnd w:id="2145"/>
    </w:p>
    <w:p w:rsidR="00A950C1" w:rsidRPr="00A950C1" w:rsidRDefault="008D7B5C"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49" o:title=""/>
            <w10:wrap type="through"/>
          </v:shape>
          <o:OLEObject Type="Embed" ProgID="PBrush" ShapeID="_x0000_s1046" DrawAspect="Content" ObjectID="_1492414797" r:id="rId50"/>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148" w:author="UPC" w:date="2015-05-06T10:51:00Z">
        <w:r w:rsidR="00D367B5">
          <w:rPr>
            <w:b/>
          </w:rPr>
          <w:t>6.8.3</w:t>
        </w:r>
      </w:ins>
      <w:del w:id="2149"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150" w:author="UPC" w:date="2015-05-06T10:51:00Z">
        <w:r w:rsidR="00D367B5" w:rsidRPr="00D367B5">
          <w:rPr>
            <w:b/>
            <w:rPrChange w:id="2151" w:author="UPC" w:date="2015-05-06T10:51:00Z">
              <w:rPr/>
            </w:rPrChange>
          </w:rPr>
          <w:t>Warning de versió del</w:t>
        </w:r>
        <w:r w:rsidR="00D367B5">
          <w:t xml:space="preserve"> compilador</w:t>
        </w:r>
      </w:ins>
      <w:del w:id="2152"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153" w:name="_Toc418672910"/>
      <w:r>
        <w:t>Modificar la versió Java d’un projecte</w:t>
      </w:r>
      <w:bookmarkEnd w:id="2153"/>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154" w:author="UPC" w:date="2015-05-06T10:51:00Z">
        <w:r w:rsidR="00D367B5">
          <w:rPr>
            <w:b/>
          </w:rPr>
          <w:t>6.8</w:t>
        </w:r>
      </w:ins>
      <w:del w:id="2155"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156" w:author="UPC" w:date="2015-05-06T10:51:00Z">
        <w:r w:rsidR="00D367B5" w:rsidRPr="00D367B5">
          <w:rPr>
            <w:b/>
            <w:rPrChange w:id="2157" w:author="UPC" w:date="2015-05-06T10:51:00Z">
              <w:rPr/>
            </w:rPrChange>
          </w:rPr>
          <w:t>Modificar la versió de Java</w:t>
        </w:r>
      </w:ins>
      <w:del w:id="2158"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1B928496" wp14:editId="5EF53DEA">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51">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159" w:name="_Ref417472146"/>
      <w:bookmarkStart w:id="2160" w:name="_Toc418672937"/>
      <w:r>
        <w:t xml:space="preserve">Imatge </w:t>
      </w:r>
      <w:fldSimple w:instr=" SEQ Imatge \* ARABIC ">
        <w:ins w:id="2161" w:author="UPC" w:date="2015-05-06T10:51:00Z">
          <w:r w:rsidR="00D367B5">
            <w:rPr>
              <w:noProof/>
            </w:rPr>
            <w:t>20</w:t>
          </w:r>
        </w:ins>
        <w:del w:id="2162" w:author="UPC" w:date="2015-04-28T16:46:00Z">
          <w:r w:rsidR="00AF455E" w:rsidDel="006B5605">
            <w:rPr>
              <w:noProof/>
            </w:rPr>
            <w:delText>19</w:delText>
          </w:r>
        </w:del>
      </w:fldSimple>
      <w:r>
        <w:t>: Diàleg de canvi de JRE System Library</w:t>
      </w:r>
      <w:bookmarkEnd w:id="2159"/>
      <w:bookmarkEnd w:id="2160"/>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163" w:author="UPC" w:date="2015-05-06T10:51:00Z">
        <w:r w:rsidR="00D367B5" w:rsidRPr="00D367B5">
          <w:rPr>
            <w:b/>
            <w:rPrChange w:id="2164" w:author="UPC" w:date="2015-05-06T10:51:00Z">
              <w:rPr/>
            </w:rPrChange>
          </w:rPr>
          <w:t xml:space="preserve">Imatge </w:t>
        </w:r>
        <w:r w:rsidR="00D367B5" w:rsidRPr="00D367B5">
          <w:rPr>
            <w:b/>
            <w:noProof/>
            <w:rPrChange w:id="2165" w:author="UPC" w:date="2015-05-06T10:51:00Z">
              <w:rPr>
                <w:noProof/>
              </w:rPr>
            </w:rPrChange>
          </w:rPr>
          <w:t>20</w:t>
        </w:r>
        <w:r w:rsidR="00D367B5" w:rsidRPr="00D367B5">
          <w:rPr>
            <w:b/>
            <w:rPrChange w:id="2166" w:author="UPC" w:date="2015-05-06T10:51:00Z">
              <w:rPr/>
            </w:rPrChange>
          </w:rPr>
          <w:t>: Diàleg de canvi de JRE System Library</w:t>
        </w:r>
      </w:ins>
      <w:del w:id="2167"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01552888" wp14:editId="3B0099D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168" w:name="_Toc418672938"/>
      <w:r>
        <w:t xml:space="preserve">Imatge </w:t>
      </w:r>
      <w:fldSimple w:instr=" SEQ Imatge \* ARABIC ">
        <w:ins w:id="2169" w:author="UPC" w:date="2015-05-06T10:51:00Z">
          <w:r w:rsidR="00D367B5">
            <w:rPr>
              <w:noProof/>
            </w:rPr>
            <w:t>21</w:t>
          </w:r>
        </w:ins>
        <w:del w:id="2170" w:author="UPC" w:date="2015-04-28T16:46:00Z">
          <w:r w:rsidR="00AF455E" w:rsidDel="006B5605">
            <w:rPr>
              <w:noProof/>
            </w:rPr>
            <w:delText>20</w:delText>
          </w:r>
        </w:del>
      </w:fldSimple>
      <w:r>
        <w:t>: Modificació del Java Build Path</w:t>
      </w:r>
      <w:bookmarkEnd w:id="2168"/>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171" w:name="_Ref417464984"/>
      <w:bookmarkStart w:id="2172" w:name="_Toc418672911"/>
      <w:r>
        <w:t xml:space="preserve">Warning de versió </w:t>
      </w:r>
      <w:r w:rsidR="00FC7477">
        <w:t xml:space="preserve">del </w:t>
      </w:r>
      <w:r>
        <w:t>compilador</w:t>
      </w:r>
      <w:bookmarkEnd w:id="2171"/>
      <w:bookmarkEnd w:id="2172"/>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21198114" wp14:editId="6A79AA44">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53">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173" w:name="_Toc418672939"/>
      <w:r>
        <w:t xml:space="preserve">Imatge </w:t>
      </w:r>
      <w:fldSimple w:instr=" SEQ Imatge \* ARABIC ">
        <w:ins w:id="2174" w:author="UPC" w:date="2015-05-06T10:51:00Z">
          <w:r w:rsidR="00D367B5">
            <w:rPr>
              <w:noProof/>
            </w:rPr>
            <w:t>22</w:t>
          </w:r>
        </w:ins>
        <w:del w:id="2175" w:author="UPC" w:date="2015-04-28T16:46:00Z">
          <w:r w:rsidR="00AF455E" w:rsidDel="006B5605">
            <w:rPr>
              <w:noProof/>
            </w:rPr>
            <w:delText>21</w:delText>
          </w:r>
        </w:del>
      </w:fldSimple>
      <w:r>
        <w:t>: Warning degut a versió errònia del compilador</w:t>
      </w:r>
      <w:bookmarkEnd w:id="2173"/>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5885CFEA" wp14:editId="20861C5A">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54">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176" w:name="_Toc418672940"/>
      <w:r>
        <w:t xml:space="preserve">Imatge </w:t>
      </w:r>
      <w:fldSimple w:instr=" SEQ Imatge \* ARABIC ">
        <w:ins w:id="2177" w:author="UPC" w:date="2015-05-06T10:51:00Z">
          <w:r w:rsidR="00D367B5">
            <w:rPr>
              <w:noProof/>
            </w:rPr>
            <w:t>23</w:t>
          </w:r>
        </w:ins>
        <w:del w:id="2178" w:author="UPC" w:date="2015-04-28T16:46:00Z">
          <w:r w:rsidDel="006B5605">
            <w:rPr>
              <w:noProof/>
            </w:rPr>
            <w:delText>22</w:delText>
          </w:r>
        </w:del>
      </w:fldSimple>
      <w:r>
        <w:t>: Java Compiler amb error</w:t>
      </w:r>
      <w:bookmarkEnd w:id="2176"/>
    </w:p>
    <w:p w:rsidR="00AF455E" w:rsidRDefault="00AF455E" w:rsidP="008373A7">
      <w:pPr>
        <w:jc w:val="center"/>
      </w:pPr>
      <w:r>
        <w:rPr>
          <w:noProof/>
          <w:lang w:eastAsia="ca-ES"/>
        </w:rPr>
        <w:drawing>
          <wp:inline distT="0" distB="0" distL="0" distR="0" wp14:anchorId="53FA6217" wp14:editId="4791EB7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55">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179" w:name="_Toc418672941"/>
      <w:r>
        <w:t xml:space="preserve">Imatge </w:t>
      </w:r>
      <w:fldSimple w:instr=" SEQ Imatge \* ARABIC ">
        <w:ins w:id="2180" w:author="UPC" w:date="2015-05-06T10:51:00Z">
          <w:r w:rsidR="00D367B5">
            <w:rPr>
              <w:noProof/>
            </w:rPr>
            <w:t>24</w:t>
          </w:r>
        </w:ins>
        <w:del w:id="2181" w:author="UPC" w:date="2015-04-28T16:46:00Z">
          <w:r w:rsidDel="006B5605">
            <w:rPr>
              <w:noProof/>
            </w:rPr>
            <w:delText>23</w:delText>
          </w:r>
        </w:del>
      </w:fldSimple>
      <w:r>
        <w:t>: Java Compiler modificat sense error</w:t>
      </w:r>
      <w:bookmarkEnd w:id="2179"/>
    </w:p>
    <w:p w:rsidR="00427452" w:rsidRDefault="00427452" w:rsidP="00427452">
      <w:pPr>
        <w:pStyle w:val="Ttol2"/>
      </w:pPr>
      <w:bookmarkStart w:id="2182" w:name="_Toc418672912"/>
      <w:r>
        <w:lastRenderedPageBreak/>
        <w:t>Incompatibilitats amb versions Java</w:t>
      </w:r>
      <w:bookmarkEnd w:id="2182"/>
    </w:p>
    <w:p w:rsidR="00D367B5" w:rsidRPr="00D367B5" w:rsidRDefault="00D84A21" w:rsidP="00D367B5">
      <w:pPr>
        <w:rPr>
          <w:ins w:id="2183" w:author="UPC" w:date="2015-05-06T10:51:00Z"/>
          <w:b/>
          <w:rPrChange w:id="2184" w:author="UPC" w:date="2015-05-06T10:51:00Z">
            <w:rPr>
              <w:ins w:id="2185" w:author="UPC" w:date="2015-05-06T10:51:00Z"/>
              <w:rFonts w:ascii="Consolas" w:hAnsi="Consolas" w:cs="Consolas"/>
              <w:color w:val="E000E0"/>
              <w:sz w:val="20"/>
            </w:rPr>
          </w:rPrChange>
        </w:rPr>
        <w:pPrChange w:id="2186" w:author="UPC" w:date="2015-05-06T10:51: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187" w:author="UPC" w:date="2015-05-06T10:51:00Z">
        <w:r w:rsidR="00D367B5">
          <w:rPr>
            <w:b/>
          </w:rPr>
          <w:t>0</w:t>
        </w:r>
      </w:ins>
      <w:del w:id="2188"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D367B5" w:rsidRPr="00A16144" w:rsidRDefault="00D367B5" w:rsidP="00D367B5">
      <w:pPr>
        <w:rPr>
          <w:ins w:id="2189" w:author="UPC" w:date="2015-05-06T10:51:00Z"/>
          <w:rFonts w:ascii="Consolas" w:hAnsi="Consolas" w:cs="Consolas"/>
          <w:color w:val="E000E0"/>
          <w:sz w:val="20"/>
        </w:rPr>
        <w:pPrChange w:id="2190" w:author="UPC" w:date="2015-05-06T10:51:00Z">
          <w:pPr>
            <w:ind w:left="360"/>
          </w:pPr>
        </w:pPrChange>
      </w:pPr>
      <w:ins w:id="2191" w:author="UPC" w:date="2015-05-06T10:51:00Z">
        <w:r w:rsidRPr="00D367B5">
          <w:rPr>
            <w:b/>
            <w:rPrChange w:id="2192" w:author="UPC" w:date="2015-05-06T10:51: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D367B5" w:rsidP="00D84A21">
      <w:ins w:id="2193" w:author="UPC" w:date="2015-05-06T10:51:00Z">
        <w:r>
          <w:t>Ús amb Java 1.8</w:t>
        </w:r>
      </w:ins>
      <w:del w:id="2194"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195" w:name="_Toc418672913"/>
      <w:r>
        <w:lastRenderedPageBreak/>
        <w:t>Referències</w:t>
      </w:r>
      <w:bookmarkEnd w:id="2195"/>
    </w:p>
    <w:p w:rsidR="007F10E5" w:rsidRDefault="007F10E5" w:rsidP="007F10E5">
      <w:pPr>
        <w:pStyle w:val="Ttol2"/>
      </w:pPr>
      <w:bookmarkStart w:id="2196" w:name="_Toc418672914"/>
      <w:r>
        <w:t>Bootstrap</w:t>
      </w:r>
      <w:bookmarkEnd w:id="2196"/>
    </w:p>
    <w:p w:rsidR="007F10E5" w:rsidRDefault="007F10E5" w:rsidP="007F10E5">
      <w:r>
        <w:t xml:space="preserve">Manual de Bootstrap: </w:t>
      </w:r>
      <w:r w:rsidR="00EE07E6">
        <w:fldChar w:fldCharType="begin"/>
      </w:r>
      <w:r w:rsidR="00EE07E6">
        <w:instrText xml:space="preserve"> HYPERLINK "https://librosweb.es/libro/bootstrap_3/" </w:instrText>
      </w:r>
      <w:ins w:id="2197" w:author="UPC" w:date="2015-05-06T10:51:00Z"/>
      <w:r w:rsidR="00EE07E6">
        <w:fldChar w:fldCharType="separate"/>
      </w:r>
      <w:r w:rsidRPr="00414977">
        <w:rPr>
          <w:rStyle w:val="Enlla"/>
        </w:rPr>
        <w:t>https://librosweb.es/libro/bootstrap_3/</w:t>
      </w:r>
      <w:r w:rsidR="00EE07E6">
        <w:rPr>
          <w:rStyle w:val="Enlla"/>
        </w:rPr>
        <w:fldChar w:fldCharType="end"/>
      </w:r>
    </w:p>
    <w:p w:rsidR="007F10E5" w:rsidRDefault="007F10E5" w:rsidP="007F10E5">
      <w:pPr>
        <w:pStyle w:val="Ttol2"/>
      </w:pPr>
      <w:bookmarkStart w:id="2198" w:name="_Toc418672915"/>
      <w:r>
        <w:t>Spring Security Core</w:t>
      </w:r>
      <w:bookmarkEnd w:id="2198"/>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367B5">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199" w:author="UPC" w:date="2015-05-06T10:51:00Z">
        <w:r w:rsidR="00D367B5" w:rsidRPr="00D367B5">
          <w:rPr>
            <w:b/>
            <w:rPrChange w:id="2200" w:author="UPC" w:date="2015-05-06T10:51:00Z">
              <w:rPr/>
            </w:rPrChange>
          </w:rPr>
          <w:t>Incloure Spring Security CAS i Spring Security Core en una aplicació Grails</w:t>
        </w:r>
      </w:ins>
      <w:del w:id="2201"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r w:rsidR="00EE07E6">
        <w:fldChar w:fldCharType="begin"/>
      </w:r>
      <w:r w:rsidR="00EE07E6">
        <w:instrText xml:space="preserve"> HYPERLINK "http://spring.io/blog/2010/08/11/simplified-spring-security-with-grails/" </w:instrText>
      </w:r>
      <w:ins w:id="2202" w:author="UPC" w:date="2015-05-06T10:51:00Z"/>
      <w:r w:rsidR="00EE07E6">
        <w:fldChar w:fldCharType="separate"/>
      </w:r>
      <w:r w:rsidR="0018332C" w:rsidRPr="00414977">
        <w:rPr>
          <w:rStyle w:val="Enlla"/>
        </w:rPr>
        <w:t>http://spring.io/blog/2010/08/11/simplified-spring-security-with-grails/</w:t>
      </w:r>
      <w:r w:rsidR="00EE07E6">
        <w:rPr>
          <w:rStyle w:val="Enlla"/>
        </w:rPr>
        <w:fldChar w:fldCharType="end"/>
      </w:r>
    </w:p>
    <w:p w:rsidR="00CC435D" w:rsidRDefault="00CC435D" w:rsidP="00785623">
      <w:pPr>
        <w:pStyle w:val="Ttol2"/>
      </w:pPr>
      <w:bookmarkStart w:id="2203" w:name="_Toc418672916"/>
      <w:r>
        <w:t>TreeTable</w:t>
      </w:r>
      <w:bookmarkEnd w:id="2203"/>
    </w:p>
    <w:p w:rsidR="00CC435D" w:rsidRDefault="00CC435D" w:rsidP="00CC435D">
      <w:pPr>
        <w:rPr>
          <w:ins w:id="2204" w:author="UPC" w:date="2015-05-06T10:53:00Z"/>
        </w:rPr>
      </w:pPr>
      <w:r>
        <w:t>Pàgina del plugin i API:</w:t>
      </w:r>
      <w:ins w:id="2205" w:author="UPC" w:date="2015-05-06T10:53:00Z">
        <w:r w:rsidR="00E01301">
          <w:t xml:space="preserve"> </w:t>
        </w:r>
        <w:r w:rsidR="00E01301">
          <w:fldChar w:fldCharType="begin"/>
        </w:r>
        <w:r w:rsidR="00E01301">
          <w:instrText xml:space="preserve"> HYPERLINK "</w:instrText>
        </w:r>
        <w:r w:rsidR="00E01301" w:rsidRPr="00E01301">
          <w:instrText>http://plugins.jquery.com/treetable/</w:instrText>
        </w:r>
        <w:r w:rsidR="00E01301">
          <w:instrText xml:space="preserve">" </w:instrText>
        </w:r>
        <w:r w:rsidR="00E01301">
          <w:fldChar w:fldCharType="separate"/>
        </w:r>
        <w:r w:rsidR="00E01301" w:rsidRPr="00BB46D1">
          <w:rPr>
            <w:rStyle w:val="Enlla"/>
          </w:rPr>
          <w:t>http://plugins.jquery.com/treetable/</w:t>
        </w:r>
        <w:r w:rsidR="00E01301">
          <w:fldChar w:fldCharType="end"/>
        </w:r>
      </w:ins>
    </w:p>
    <w:p w:rsidR="00E01301" w:rsidDel="00E01301" w:rsidRDefault="00E01301" w:rsidP="00CC435D">
      <w:pPr>
        <w:rPr>
          <w:del w:id="2206" w:author="UPC" w:date="2015-05-06T10:53:00Z"/>
        </w:rPr>
      </w:pPr>
    </w:p>
    <w:p w:rsidR="00CC435D" w:rsidRDefault="00CC435D" w:rsidP="00CC435D">
      <w:pPr>
        <w:rPr>
          <w:ins w:id="2207" w:author="UPC" w:date="2015-05-06T10:53:00Z"/>
        </w:rPr>
      </w:pPr>
      <w:bookmarkStart w:id="2208" w:name="_GoBack"/>
      <w:bookmarkEnd w:id="2208"/>
      <w:r>
        <w:t>Pàgina amb exemples:</w:t>
      </w:r>
      <w:ins w:id="2209" w:author="UPC" w:date="2015-05-06T10:53:00Z">
        <w:r w:rsidR="00E01301">
          <w:t xml:space="preserve"> </w:t>
        </w:r>
        <w:r w:rsidR="00E01301">
          <w:fldChar w:fldCharType="begin"/>
        </w:r>
        <w:r w:rsidR="00E01301">
          <w:instrText xml:space="preserve"> HYPERLINK "</w:instrText>
        </w:r>
        <w:r w:rsidR="00E01301" w:rsidRPr="00E01301">
          <w:instrText>http://ludo.cubicphuse.nl/jquery-treetable/</w:instrText>
        </w:r>
        <w:r w:rsidR="00E01301">
          <w:instrText xml:space="preserve">" </w:instrText>
        </w:r>
        <w:r w:rsidR="00E01301">
          <w:fldChar w:fldCharType="separate"/>
        </w:r>
        <w:r w:rsidR="00E01301" w:rsidRPr="00BB46D1">
          <w:rPr>
            <w:rStyle w:val="Enlla"/>
          </w:rPr>
          <w:t>http://ludo.cubicphuse.nl/jquery-treetable/</w:t>
        </w:r>
        <w:r w:rsidR="00E01301">
          <w:fldChar w:fldCharType="end"/>
        </w:r>
      </w:ins>
    </w:p>
    <w:p w:rsidR="00E01301" w:rsidRPr="00CC435D" w:rsidDel="00E01301" w:rsidRDefault="00E01301" w:rsidP="00CC435D">
      <w:pPr>
        <w:rPr>
          <w:del w:id="2210" w:author="UPC" w:date="2015-05-06T10:53:00Z"/>
        </w:rPr>
      </w:pPr>
    </w:p>
    <w:p w:rsidR="00785623" w:rsidRDefault="00785623" w:rsidP="00785623">
      <w:pPr>
        <w:pStyle w:val="Ttol2"/>
      </w:pPr>
      <w:bookmarkStart w:id="2211" w:name="_Toc418672917"/>
      <w:r>
        <w:t>CKEditor</w:t>
      </w:r>
      <w:bookmarkEnd w:id="2211"/>
    </w:p>
    <w:p w:rsidR="004820F8" w:rsidRDefault="00004BB1" w:rsidP="004820F8">
      <w:r>
        <w:t xml:space="preserve">Lloc web de CKEdior 4.4.1.0: </w:t>
      </w:r>
      <w:r w:rsidR="00EE07E6">
        <w:fldChar w:fldCharType="begin"/>
      </w:r>
      <w:r w:rsidR="00EE07E6">
        <w:instrText xml:space="preserve"> HYPERLINK "http://docs.ckeditor.com/" \l "!/guide/dev_installation" </w:instrText>
      </w:r>
      <w:ins w:id="2212" w:author="UPC" w:date="2015-05-06T10:51:00Z"/>
      <w:r w:rsidR="00EE07E6">
        <w:fldChar w:fldCharType="separate"/>
      </w:r>
      <w:r w:rsidRPr="00DD146F">
        <w:rPr>
          <w:rStyle w:val="Enlla"/>
        </w:rPr>
        <w:t>http://docs.ckeditor.com/#!/guide/dev_installation</w:t>
      </w:r>
      <w:r w:rsidR="00EE07E6">
        <w:rPr>
          <w:rStyle w:val="Enlla"/>
        </w:rPr>
        <w:fldChar w:fldCharType="end"/>
      </w:r>
    </w:p>
    <w:p w:rsidR="00004BB1" w:rsidRDefault="00004BB1" w:rsidP="004820F8">
      <w:r>
        <w:t xml:space="preserve">Estils del CKEditor: </w:t>
      </w:r>
      <w:r w:rsidR="00EE07E6">
        <w:fldChar w:fldCharType="begin"/>
      </w:r>
      <w:r w:rsidR="00EE07E6">
        <w:instrText xml:space="preserve"> HYPERLINK "http://get-simple.info/wiki/how_to:editor_configuration_custom_files" </w:instrText>
      </w:r>
      <w:ins w:id="2213" w:author="UPC" w:date="2015-05-06T10:51:00Z"/>
      <w:r w:rsidR="00EE07E6">
        <w:fldChar w:fldCharType="separate"/>
      </w:r>
      <w:r w:rsidRPr="00DD146F">
        <w:rPr>
          <w:rStyle w:val="Enlla"/>
        </w:rPr>
        <w:t>http://get-simple.info/wiki/how_to:editor_configuration_custom_files</w:t>
      </w:r>
      <w:r w:rsidR="00EE07E6">
        <w:rPr>
          <w:rStyle w:val="Enlla"/>
        </w:rPr>
        <w:fldChar w:fldCharType="end"/>
      </w:r>
    </w:p>
    <w:p w:rsidR="00004BB1" w:rsidRDefault="00004BB1" w:rsidP="00004BB1">
      <w:pPr>
        <w:jc w:val="left"/>
      </w:pPr>
      <w:r>
        <w:t xml:space="preserve">API de CKEditor 3 i posteriors: </w:t>
      </w:r>
      <w:r w:rsidR="00EE07E6">
        <w:fldChar w:fldCharType="begin"/>
      </w:r>
      <w:r w:rsidR="00EE07E6">
        <w:instrText xml:space="preserve"> HYPERLINK "http://docs.cksource.com/ckeditor_api/symbols/CKEDITOR.config.html" </w:instrText>
      </w:r>
      <w:ins w:id="2214" w:author="UPC" w:date="2015-05-06T10:51:00Z"/>
      <w:r w:rsidR="00EE07E6">
        <w:fldChar w:fldCharType="separate"/>
      </w:r>
      <w:r w:rsidRPr="00DD146F">
        <w:rPr>
          <w:rStyle w:val="Enlla"/>
        </w:rPr>
        <w:t>http://docs.cksource.com/ckeditor_api/symbols/CKEDITOR.config.html#</w:t>
      </w:r>
      <w:r w:rsidR="00EE07E6">
        <w:rPr>
          <w:rStyle w:val="Enlla"/>
        </w:rPr>
        <w:fldChar w:fldCharType="end"/>
      </w:r>
    </w:p>
    <w:p w:rsidR="00004BB1" w:rsidRDefault="00004BB1" w:rsidP="00004BB1">
      <w:pPr>
        <w:jc w:val="left"/>
      </w:pPr>
      <w:r>
        <w:t>Links relacionats amb la pujada d’arxius al servidor:</w:t>
      </w:r>
    </w:p>
    <w:p w:rsidR="00004BB1" w:rsidRDefault="00EE07E6" w:rsidP="00004BB1">
      <w:pPr>
        <w:jc w:val="left"/>
      </w:pPr>
      <w:r>
        <w:fldChar w:fldCharType="begin"/>
      </w:r>
      <w:r>
        <w:instrText xml:space="preserve"> HYPERLINK "http://ckeditor.com/forums/Support/Having-problems-integrating-Filemanager" </w:instrText>
      </w:r>
      <w:ins w:id="2215" w:author="UPC" w:date="2015-05-06T10:51:00Z"/>
      <w:r>
        <w:fldChar w:fldCharType="separate"/>
      </w:r>
      <w:r w:rsidR="00004BB1" w:rsidRPr="00DD146F">
        <w:rPr>
          <w:rStyle w:val="Enlla"/>
        </w:rPr>
        <w:t>http://ckeditor.com/forums/Support/Having-problems-integrating-Filemanager</w:t>
      </w:r>
      <w:r>
        <w:rPr>
          <w:rStyle w:val="Enlla"/>
        </w:rPr>
        <w:fldChar w:fldCharType="end"/>
      </w:r>
    </w:p>
    <w:p w:rsidR="00004BB1" w:rsidRDefault="00EE07E6" w:rsidP="00004BB1">
      <w:pPr>
        <w:jc w:val="left"/>
      </w:pPr>
      <w:r>
        <w:fldChar w:fldCharType="begin"/>
      </w:r>
      <w:r>
        <w:instrText xml:space="preserve"> HYPERLINK "http://docs.cksource.com/CKEditor_3.x/Developers_Guide/File_Browser_%28Uploader%29" \l "Basic_Configuration" </w:instrText>
      </w:r>
      <w:ins w:id="2216" w:author="UPC" w:date="2015-05-06T10:51:00Z"/>
      <w:r>
        <w:fldChar w:fldCharType="separate"/>
      </w:r>
      <w:r w:rsidR="00004BB1" w:rsidRPr="00DD146F">
        <w:rPr>
          <w:rStyle w:val="Enlla"/>
        </w:rPr>
        <w:t>http://docs.cksource.com/CKEditor_3.x/Developers_Guide/File_Browser_%28Uploader%29#Basic_Configuration</w:t>
      </w:r>
      <w:r>
        <w:rPr>
          <w:rStyle w:val="Enlla"/>
        </w:rPr>
        <w:fldChar w:fldCharType="end"/>
      </w:r>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56"/>
      <w:footerReference w:type="default" r:id="rId57"/>
      <w:headerReference w:type="first" r:id="rId58"/>
      <w:footerReference w:type="first" r:id="rId59"/>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B5C" w:rsidRDefault="008D7B5C" w:rsidP="00271ED2">
      <w:r>
        <w:separator/>
      </w:r>
    </w:p>
  </w:endnote>
  <w:endnote w:type="continuationSeparator" w:id="0">
    <w:p w:rsidR="008D7B5C" w:rsidRDefault="008D7B5C"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537BB" w:rsidRDefault="00F83F68"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3F68" w:rsidRDefault="00F83F68" w:rsidP="00E537BB">
                          <w:pPr>
                            <w:jc w:val="center"/>
                          </w:pPr>
                          <w:r>
                            <w:fldChar w:fldCharType="begin"/>
                          </w:r>
                          <w:r>
                            <w:instrText>PAGE    \* MERGEFORMAT</w:instrText>
                          </w:r>
                          <w:r>
                            <w:fldChar w:fldCharType="separate"/>
                          </w:r>
                          <w:r w:rsidR="00E01301" w:rsidRPr="00E01301">
                            <w:rPr>
                              <w:noProof/>
                              <w:lang w:val="es-ES"/>
                            </w:rPr>
                            <w:t>89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F83F68" w:rsidRDefault="00F83F68" w:rsidP="00E537BB">
                    <w:pPr>
                      <w:jc w:val="center"/>
                    </w:pPr>
                    <w:r>
                      <w:fldChar w:fldCharType="begin"/>
                    </w:r>
                    <w:r>
                      <w:instrText>PAGE    \* MERGEFORMAT</w:instrText>
                    </w:r>
                    <w:r>
                      <w:fldChar w:fldCharType="separate"/>
                    </w:r>
                    <w:r w:rsidR="00E01301" w:rsidRPr="00E01301">
                      <w:rPr>
                        <w:noProof/>
                        <w:lang w:val="es-ES"/>
                      </w:rPr>
                      <w:t>89</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12A69" w:rsidRDefault="00F83F68">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B5C" w:rsidRDefault="008D7B5C" w:rsidP="00271ED2">
      <w:r>
        <w:separator/>
      </w:r>
    </w:p>
  </w:footnote>
  <w:footnote w:type="continuationSeparator" w:id="0">
    <w:p w:rsidR="008D7B5C" w:rsidRDefault="008D7B5C"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3C02"/>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B5C"/>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592F"/>
    <w:rsid w:val="009170FC"/>
    <w:rsid w:val="00920068"/>
    <w:rsid w:val="00920D1E"/>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67B5"/>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DF7D4C"/>
    <w:rsid w:val="00E00A94"/>
    <w:rsid w:val="00E00E8E"/>
    <w:rsid w:val="00E01301"/>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oleObject" Target="embeddings/oleObject10.bin"/><Relationship Id="rId47" Type="http://schemas.openxmlformats.org/officeDocument/2006/relationships/image" Target="media/image28.png"/><Relationship Id="rId50" Type="http://schemas.openxmlformats.org/officeDocument/2006/relationships/oleObject" Target="embeddings/oleObject11.bin"/><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6.bin"/><Relationship Id="rId41" Type="http://schemas.openxmlformats.org/officeDocument/2006/relationships/oleObject" Target="embeddings/oleObject9.bin"/><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footer" Target="footer1.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oleObject" Target="embeddings/oleObject8.bin"/><Relationship Id="rId46" Type="http://schemas.openxmlformats.org/officeDocument/2006/relationships/image" Target="media/image27.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707FB"/>
    <w:rsid w:val="00397B6D"/>
    <w:rsid w:val="003E23A5"/>
    <w:rsid w:val="0049459D"/>
    <w:rsid w:val="004D3141"/>
    <w:rsid w:val="00507F96"/>
    <w:rsid w:val="00591711"/>
    <w:rsid w:val="00596451"/>
    <w:rsid w:val="005C4301"/>
    <w:rsid w:val="00654DAE"/>
    <w:rsid w:val="00655F33"/>
    <w:rsid w:val="00664965"/>
    <w:rsid w:val="006951A4"/>
    <w:rsid w:val="00697DC9"/>
    <w:rsid w:val="00702909"/>
    <w:rsid w:val="007F14E0"/>
    <w:rsid w:val="008443E2"/>
    <w:rsid w:val="00865FD8"/>
    <w:rsid w:val="008A286C"/>
    <w:rsid w:val="008E120D"/>
    <w:rsid w:val="008F62AE"/>
    <w:rsid w:val="00912DCA"/>
    <w:rsid w:val="00925C3D"/>
    <w:rsid w:val="009343B3"/>
    <w:rsid w:val="00A63680"/>
    <w:rsid w:val="00A83898"/>
    <w:rsid w:val="00B631AE"/>
    <w:rsid w:val="00BB6885"/>
    <w:rsid w:val="00C22998"/>
    <w:rsid w:val="00C6636F"/>
    <w:rsid w:val="00CB7607"/>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F868E-2F3D-43A5-8583-F90A1C99D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42</TotalTime>
  <Pages>89</Pages>
  <Words>23993</Words>
  <Characters>136763</Characters>
  <Application>Microsoft Office Word</Application>
  <DocSecurity>0</DocSecurity>
  <Lines>1139</Lines>
  <Paragraphs>320</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160436</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18</cp:revision>
  <cp:lastPrinted>2015-04-13T06:41:00Z</cp:lastPrinted>
  <dcterms:created xsi:type="dcterms:W3CDTF">2015-05-06T05:45:00Z</dcterms:created>
  <dcterms:modified xsi:type="dcterms:W3CDTF">2015-05-06T08:53:00Z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